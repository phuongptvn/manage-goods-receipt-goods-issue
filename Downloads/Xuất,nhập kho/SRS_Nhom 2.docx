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88C96" w14:textId="77777777" w:rsidR="002D6741" w:rsidRDefault="002D6741" w:rsidP="002D6741">
      <w:pPr>
        <w:pStyle w:val="NoSpacing"/>
        <w:spacing w:before="600" w:after="240" w:line="360" w:lineRule="auto"/>
        <w:rPr>
          <w:rFonts w:ascii="Arial" w:eastAsiaTheme="minorHAnsi" w:hAnsi="Arial" w:cs="Arial"/>
          <w:color w:val="5B9BD5" w:themeColor="accent1"/>
          <w:sz w:val="20"/>
          <w:szCs w:val="24"/>
          <w:lang w:val="en-GB" w:eastAsia="en-GB"/>
        </w:rPr>
      </w:pPr>
      <w:r>
        <w:rPr>
          <w:rFonts w:ascii="Arial" w:eastAsiaTheme="minorHAnsi" w:hAnsi="Arial" w:cs="Arial"/>
          <w:color w:val="5B9BD5" w:themeColor="accent1"/>
          <w:sz w:val="20"/>
          <w:szCs w:val="24"/>
          <w:lang w:val="en-GB" w:eastAsia="en-GB"/>
        </w:rPr>
        <w:t>`</w:t>
      </w:r>
    </w:p>
    <w:sdt>
      <w:sdtPr>
        <w:rPr>
          <w:rFonts w:ascii="Arial" w:eastAsiaTheme="minorHAnsi" w:hAnsi="Arial" w:cs="Arial"/>
          <w:color w:val="5B9BD5" w:themeColor="accent1"/>
          <w:sz w:val="20"/>
          <w:szCs w:val="24"/>
          <w:lang w:val="en-GB" w:eastAsia="en-GB"/>
        </w:rPr>
        <w:id w:val="459000621"/>
        <w:docPartObj>
          <w:docPartGallery w:val="Cover Pages"/>
          <w:docPartUnique/>
        </w:docPartObj>
      </w:sdtPr>
      <w:sdtEndPr>
        <w:rPr>
          <w:rFonts w:eastAsia="Times New Roman"/>
          <w:color w:val="auto"/>
        </w:rPr>
      </w:sdtEndPr>
      <w:sdtContent>
        <w:bookmarkStart w:id="0" w:name="_Toc361582627" w:displacedByCustomXml="prev"/>
        <w:bookmarkStart w:id="1" w:name="_Toc362429611" w:displacedByCustomXml="prev"/>
        <w:p w14:paraId="7FF651D2" w14:textId="77777777" w:rsidR="002D6741" w:rsidRPr="008F2D5E" w:rsidRDefault="002D6741" w:rsidP="002D6741">
          <w:pPr>
            <w:pStyle w:val="NoSpacing"/>
            <w:spacing w:before="600" w:after="240" w:line="360" w:lineRule="auto"/>
            <w:rPr>
              <w:rFonts w:ascii="Arial" w:hAnsi="Arial" w:cs="Arial"/>
            </w:rPr>
          </w:pPr>
        </w:p>
        <w:p w14:paraId="27ADE4BE" w14:textId="77777777" w:rsidR="002D6741" w:rsidRPr="008F2D5E" w:rsidRDefault="002D6741" w:rsidP="002D6741">
          <w:pPr>
            <w:tabs>
              <w:tab w:val="left" w:pos="6300"/>
            </w:tabs>
            <w:rPr>
              <w:rFonts w:cs="Arial"/>
              <w:lang w:val="en-SG"/>
            </w:rPr>
          </w:pPr>
          <w:r w:rsidRPr="008F2D5E">
            <w:rPr>
              <w:rFonts w:cs="Arial"/>
              <w:noProof/>
              <w:lang w:val="en-US" w:eastAsia="en-US"/>
            </w:rPr>
            <w:t>&lt;&lt;Customer Logo&gt;&gt;</w:t>
          </w:r>
          <w:r w:rsidRPr="008F2D5E">
            <w:rPr>
              <w:rFonts w:cs="Arial"/>
              <w:lang w:val="en-SG"/>
            </w:rPr>
            <w:tab/>
          </w:r>
        </w:p>
        <w:p w14:paraId="552D25D0" w14:textId="77777777" w:rsidR="002D6741" w:rsidRPr="008F2D5E" w:rsidRDefault="002D6741" w:rsidP="002D6741">
          <w:pPr>
            <w:pStyle w:val="NoSpacing"/>
            <w:spacing w:before="600" w:after="240" w:line="360" w:lineRule="auto"/>
            <w:rPr>
              <w:rFonts w:ascii="Arial" w:hAnsi="Arial" w:cs="Arial"/>
              <w:lang w:val="en-SG"/>
            </w:rPr>
          </w:pPr>
        </w:p>
        <w:p w14:paraId="40107FC5" w14:textId="77777777" w:rsidR="002D6741" w:rsidRPr="008F2D5E" w:rsidRDefault="002D6741" w:rsidP="002D6741">
          <w:pPr>
            <w:rPr>
              <w:rFonts w:cs="Arial"/>
              <w:lang w:val="en-SG"/>
            </w:rPr>
          </w:pPr>
        </w:p>
        <w:p w14:paraId="54026EEC" w14:textId="77777777" w:rsidR="002D6741" w:rsidRPr="008F2D5E" w:rsidRDefault="002D6741" w:rsidP="002D6741">
          <w:pPr>
            <w:rPr>
              <w:rFonts w:cs="Arial"/>
              <w:lang w:val="en-SG"/>
            </w:rPr>
          </w:pPr>
        </w:p>
        <w:p w14:paraId="7C664313" w14:textId="77777777" w:rsidR="002D6741" w:rsidRPr="008F2D5E" w:rsidRDefault="002D6741" w:rsidP="002D6741">
          <w:pPr>
            <w:rPr>
              <w:rFonts w:cs="Arial"/>
              <w:lang w:val="en-SG"/>
            </w:rPr>
          </w:pPr>
        </w:p>
        <w:p w14:paraId="7A282CF4" w14:textId="77777777" w:rsidR="002D6741" w:rsidRPr="008F2D5E" w:rsidRDefault="002D6741" w:rsidP="002D6741">
          <w:pPr>
            <w:rPr>
              <w:rFonts w:cs="Arial"/>
              <w:lang w:val="en-SG"/>
            </w:rPr>
          </w:pPr>
        </w:p>
        <w:p w14:paraId="725192FC" w14:textId="77777777" w:rsidR="002D6741" w:rsidRPr="008F2D5E" w:rsidRDefault="002D6741" w:rsidP="002D6741">
          <w:pPr>
            <w:rPr>
              <w:rFonts w:cs="Arial"/>
              <w:sz w:val="32"/>
              <w:lang w:val="en-SG"/>
            </w:rPr>
          </w:pPr>
        </w:p>
        <w:p w14:paraId="3E80C19C" w14:textId="2C23D516" w:rsidR="002D6741" w:rsidRPr="008F2D5E" w:rsidRDefault="002D6741" w:rsidP="002D6741">
          <w:pPr>
            <w:jc w:val="center"/>
            <w:rPr>
              <w:rFonts w:cs="Arial"/>
              <w:b/>
              <w:sz w:val="36"/>
              <w:szCs w:val="36"/>
              <w:lang w:val="en-SG"/>
            </w:rPr>
          </w:pPr>
          <w:r w:rsidRPr="008F2D5E">
            <w:rPr>
              <w:rFonts w:cs="Arial"/>
              <w:b/>
              <w:sz w:val="36"/>
              <w:szCs w:val="36"/>
              <w:lang w:val="en-SG"/>
            </w:rPr>
            <w:fldChar w:fldCharType="begin"/>
          </w:r>
          <w:r w:rsidRPr="008F2D5E">
            <w:rPr>
              <w:rFonts w:cs="Arial"/>
              <w:b/>
              <w:sz w:val="36"/>
              <w:szCs w:val="36"/>
              <w:lang w:val="en-SG"/>
            </w:rPr>
            <w:instrText xml:space="preserve"> DOCPROPERTY  "_Customer Name"  \* MERGEFORMAT </w:instrText>
          </w:r>
          <w:r w:rsidRPr="008F2D5E">
            <w:rPr>
              <w:rFonts w:cs="Arial"/>
              <w:b/>
              <w:sz w:val="36"/>
              <w:szCs w:val="36"/>
              <w:lang w:val="en-SG"/>
            </w:rPr>
            <w:fldChar w:fldCharType="separate"/>
          </w:r>
          <w:r w:rsidR="00201D76">
            <w:rPr>
              <w:rFonts w:cs="Arial"/>
              <w:b/>
              <w:sz w:val="36"/>
              <w:szCs w:val="36"/>
              <w:lang w:val="en-SG"/>
            </w:rPr>
            <w:t>[Customer Name]</w:t>
          </w:r>
          <w:r w:rsidRPr="008F2D5E">
            <w:rPr>
              <w:rFonts w:cs="Arial"/>
              <w:b/>
              <w:sz w:val="36"/>
              <w:szCs w:val="36"/>
              <w:lang w:val="en-SG"/>
            </w:rPr>
            <w:fldChar w:fldCharType="end"/>
          </w:r>
          <w:r w:rsidRPr="008F2D5E">
            <w:rPr>
              <w:rFonts w:cs="Arial"/>
              <w:b/>
              <w:sz w:val="36"/>
              <w:szCs w:val="36"/>
              <w:lang w:val="en-SG"/>
            </w:rPr>
            <w:t xml:space="preserve"> – </w:t>
          </w:r>
          <w:r w:rsidRPr="008F2D5E">
            <w:rPr>
              <w:rFonts w:cs="Arial"/>
              <w:b/>
              <w:sz w:val="36"/>
              <w:szCs w:val="36"/>
              <w:lang w:val="en-SG"/>
            </w:rPr>
            <w:fldChar w:fldCharType="begin"/>
          </w:r>
          <w:r w:rsidRPr="008F2D5E">
            <w:rPr>
              <w:rFonts w:cs="Arial"/>
              <w:b/>
              <w:sz w:val="36"/>
              <w:szCs w:val="36"/>
              <w:lang w:val="en-SG"/>
            </w:rPr>
            <w:instrText xml:space="preserve"> DOCPROPERTY  "_Project Name"  \* MERGEFORMAT </w:instrText>
          </w:r>
          <w:r w:rsidRPr="008F2D5E">
            <w:rPr>
              <w:rFonts w:cs="Arial"/>
              <w:b/>
              <w:sz w:val="36"/>
              <w:szCs w:val="36"/>
              <w:lang w:val="en-SG"/>
            </w:rPr>
            <w:fldChar w:fldCharType="separate"/>
          </w:r>
          <w:r w:rsidR="00201D76">
            <w:rPr>
              <w:rFonts w:cs="Arial"/>
              <w:b/>
              <w:sz w:val="36"/>
              <w:szCs w:val="36"/>
              <w:lang w:val="en-SG"/>
            </w:rPr>
            <w:t>[Project Name]</w:t>
          </w:r>
          <w:r w:rsidRPr="008F2D5E">
            <w:rPr>
              <w:rFonts w:cs="Arial"/>
              <w:b/>
              <w:sz w:val="36"/>
              <w:szCs w:val="36"/>
              <w:lang w:val="en-SG"/>
            </w:rPr>
            <w:fldChar w:fldCharType="end"/>
          </w:r>
        </w:p>
        <w:p w14:paraId="6C906572" w14:textId="77777777" w:rsidR="002D6741" w:rsidRPr="008F2D5E" w:rsidRDefault="002D6741">
          <w:pPr>
            <w:jc w:val="center"/>
            <w:rPr>
              <w:rFonts w:cs="Arial"/>
              <w:b/>
              <w:sz w:val="36"/>
              <w:szCs w:val="36"/>
              <w:lang w:val="en-SG"/>
            </w:rPr>
            <w:pPrChange w:id="2" w:author="QuangNX2" w:date="2021-03-03T13:56:00Z">
              <w:pPr/>
            </w:pPrChange>
          </w:pPr>
          <w:r>
            <w:rPr>
              <w:rFonts w:cs="Arial"/>
              <w:b/>
              <w:sz w:val="36"/>
              <w:szCs w:val="36"/>
              <w:lang w:val="en-SG"/>
            </w:rPr>
            <w:t>System Requirement Specification</w:t>
          </w:r>
        </w:p>
        <w:p w14:paraId="7A90B634" w14:textId="77777777" w:rsidR="002D6741" w:rsidRPr="008F2D5E" w:rsidRDefault="002D6741">
          <w:pPr>
            <w:jc w:val="center"/>
            <w:rPr>
              <w:rFonts w:cs="Arial"/>
              <w:b/>
              <w:sz w:val="36"/>
              <w:szCs w:val="36"/>
              <w:lang w:val="en-SG"/>
            </w:rPr>
            <w:pPrChange w:id="3" w:author="QuangNX2" w:date="2021-03-03T13:56:00Z">
              <w:pPr/>
            </w:pPrChange>
          </w:pPr>
          <w:r w:rsidRPr="008F2D5E">
            <w:rPr>
              <w:rFonts w:cs="Arial"/>
              <w:b/>
              <w:sz w:val="36"/>
              <w:szCs w:val="36"/>
              <w:lang w:val="en-SG"/>
            </w:rPr>
            <w:t>For [Module name] Module</w:t>
          </w:r>
        </w:p>
        <w:p w14:paraId="1CAAE965" w14:textId="77777777" w:rsidR="002D6741" w:rsidRPr="008F2D5E" w:rsidRDefault="002D6741">
          <w:pPr>
            <w:jc w:val="center"/>
            <w:rPr>
              <w:rFonts w:cs="Arial"/>
              <w:lang w:val="en-SG"/>
            </w:rPr>
            <w:pPrChange w:id="4" w:author="QuangNX2" w:date="2021-03-03T13:56:00Z">
              <w:pPr/>
            </w:pPrChange>
          </w:pPr>
        </w:p>
        <w:p w14:paraId="63C88EF2" w14:textId="5CE88B2E" w:rsidR="002D6741" w:rsidRPr="008F2D5E" w:rsidRDefault="002D6741" w:rsidP="002D6741">
          <w:pPr>
            <w:jc w:val="center"/>
            <w:rPr>
              <w:rFonts w:cs="Arial"/>
              <w:lang w:val="en-SG" w:eastAsia="zh-SG"/>
            </w:rPr>
          </w:pPr>
          <w:r w:rsidRPr="008F2D5E">
            <w:rPr>
              <w:rFonts w:cs="Arial"/>
              <w:lang w:val="en-SG"/>
            </w:rPr>
            <w:t>Versio</w:t>
          </w:r>
          <w:r w:rsidRPr="008F2D5E">
            <w:rPr>
              <w:rFonts w:cs="Arial"/>
              <w:szCs w:val="20"/>
              <w:lang w:val="en-SG"/>
            </w:rPr>
            <w:t xml:space="preserve">n </w:t>
          </w:r>
          <w:r w:rsidRPr="008F2D5E">
            <w:rPr>
              <w:rFonts w:cs="Arial"/>
              <w:szCs w:val="20"/>
              <w:lang w:val="en-SG"/>
            </w:rPr>
            <w:fldChar w:fldCharType="begin"/>
          </w:r>
          <w:r w:rsidRPr="008F2D5E">
            <w:rPr>
              <w:rFonts w:cs="Arial"/>
              <w:szCs w:val="20"/>
              <w:lang w:val="en-SG"/>
            </w:rPr>
            <w:instrText xml:space="preserve"> DOCPROPERTY  _Version  \* MERGEFORMAT </w:instrText>
          </w:r>
          <w:r w:rsidRPr="008F2D5E">
            <w:rPr>
              <w:rFonts w:cs="Arial"/>
              <w:szCs w:val="20"/>
              <w:lang w:val="en-SG"/>
            </w:rPr>
            <w:fldChar w:fldCharType="separate"/>
          </w:r>
          <w:r w:rsidR="00201D76">
            <w:rPr>
              <w:rFonts w:cs="Arial"/>
              <w:szCs w:val="20"/>
              <w:lang w:val="en-SG"/>
            </w:rPr>
            <w:t>0.7.0</w:t>
          </w:r>
          <w:r w:rsidRPr="008F2D5E">
            <w:rPr>
              <w:rFonts w:cs="Arial"/>
              <w:szCs w:val="20"/>
              <w:lang w:val="en-SG"/>
            </w:rPr>
            <w:fldChar w:fldCharType="end"/>
          </w:r>
        </w:p>
        <w:p w14:paraId="2020D027" w14:textId="77777777" w:rsidR="002D6741" w:rsidRPr="008F2D5E" w:rsidRDefault="002D6741" w:rsidP="002D6741">
          <w:pPr>
            <w:rPr>
              <w:rFonts w:cs="Arial"/>
              <w:lang w:val="en-SG"/>
            </w:rPr>
          </w:pPr>
        </w:p>
        <w:p w14:paraId="25DE33C6" w14:textId="77777777" w:rsidR="002D6741" w:rsidRPr="008F2D5E" w:rsidRDefault="002D6741" w:rsidP="002D6741">
          <w:pPr>
            <w:rPr>
              <w:rFonts w:cs="Arial"/>
              <w:lang w:val="en-SG"/>
            </w:rPr>
          </w:pPr>
        </w:p>
        <w:p w14:paraId="5874F0F8" w14:textId="77777777" w:rsidR="002D6741" w:rsidRPr="008F2D5E" w:rsidRDefault="002D6741" w:rsidP="002D6741">
          <w:pPr>
            <w:rPr>
              <w:rFonts w:cs="Arial"/>
              <w:lang w:val="en-SG"/>
            </w:rPr>
          </w:pPr>
        </w:p>
        <w:p w14:paraId="194D4339" w14:textId="77777777" w:rsidR="002D6741" w:rsidRPr="008F2D5E" w:rsidRDefault="002D6741" w:rsidP="002D6741">
          <w:pPr>
            <w:rPr>
              <w:rFonts w:cs="Arial"/>
              <w:lang w:val="en-SG"/>
            </w:rPr>
          </w:pPr>
        </w:p>
        <w:p w14:paraId="44188F1D" w14:textId="77777777" w:rsidR="002D6741" w:rsidRPr="008F2D5E" w:rsidRDefault="002D6741" w:rsidP="002D6741">
          <w:pPr>
            <w:rPr>
              <w:rFonts w:cs="Arial"/>
              <w:lang w:val="en-SG"/>
            </w:rPr>
          </w:pPr>
        </w:p>
        <w:p w14:paraId="7D372838" w14:textId="77777777" w:rsidR="002D6741" w:rsidRPr="008F2D5E" w:rsidRDefault="002D6741" w:rsidP="002D6741">
          <w:pPr>
            <w:rPr>
              <w:rFonts w:cs="Arial"/>
              <w:lang w:val="en-SG"/>
            </w:rPr>
          </w:pPr>
        </w:p>
        <w:p w14:paraId="480EE0A2" w14:textId="77777777" w:rsidR="002D6741" w:rsidRPr="008F2D5E" w:rsidRDefault="002D6741" w:rsidP="002D6741">
          <w:pPr>
            <w:rPr>
              <w:rFonts w:cs="Arial"/>
              <w:lang w:val="en-SG"/>
            </w:rPr>
          </w:pPr>
        </w:p>
        <w:p w14:paraId="7DCC7D17" w14:textId="77777777" w:rsidR="002D6741" w:rsidRPr="008F2D5E" w:rsidRDefault="002D6741" w:rsidP="002D6741">
          <w:pPr>
            <w:rPr>
              <w:rStyle w:val="Strong"/>
              <w:rFonts w:eastAsiaTheme="majorEastAsia" w:cs="Arial"/>
              <w:lang w:val="en-SG"/>
            </w:rPr>
          </w:pPr>
        </w:p>
        <w:p w14:paraId="28E7DE2F" w14:textId="77777777" w:rsidR="002D6741" w:rsidRPr="008F2D5E" w:rsidRDefault="002D6741" w:rsidP="002D6741">
          <w:pPr>
            <w:rPr>
              <w:rStyle w:val="Strong"/>
              <w:rFonts w:eastAsiaTheme="majorEastAsia" w:cs="Arial"/>
              <w:lang w:val="en-SG"/>
            </w:rPr>
          </w:pPr>
        </w:p>
        <w:p w14:paraId="62436A3E" w14:textId="1E078DDD" w:rsidR="002D6741" w:rsidRPr="008F2D5E" w:rsidRDefault="002D6741" w:rsidP="002D6741">
          <w:pPr>
            <w:rPr>
              <w:rStyle w:val="Strong"/>
              <w:rFonts w:eastAsiaTheme="majorEastAsia" w:cs="Arial"/>
              <w:lang w:val="en-SG" w:eastAsia="zh-SG"/>
            </w:rPr>
          </w:pPr>
          <w:r w:rsidRPr="008F2D5E">
            <w:rPr>
              <w:rStyle w:val="Strong"/>
              <w:rFonts w:eastAsiaTheme="majorEastAsia" w:cs="Arial"/>
              <w:lang w:val="en-SG"/>
            </w:rPr>
            <w:lastRenderedPageBreak/>
            <w:t xml:space="preserve">Hanoi, </w:t>
          </w:r>
          <w:r w:rsidRPr="008F2D5E">
            <w:rPr>
              <w:rStyle w:val="Strong"/>
              <w:rFonts w:eastAsiaTheme="majorEastAsia" w:cs="Arial"/>
              <w:lang w:val="en-SG" w:eastAsia="zh-SG"/>
            </w:rPr>
            <w:fldChar w:fldCharType="begin"/>
          </w:r>
          <w:r w:rsidRPr="008F2D5E">
            <w:rPr>
              <w:rStyle w:val="Strong"/>
              <w:rFonts w:eastAsiaTheme="majorEastAsia" w:cs="Arial"/>
              <w:lang w:val="en-SG" w:eastAsia="zh-SG"/>
            </w:rPr>
            <w:instrText xml:space="preserve"> CREATEDATE  \@ "MMMM, yyyy"  \* MERGEFORMAT </w:instrText>
          </w:r>
          <w:r w:rsidRPr="008F2D5E">
            <w:rPr>
              <w:rStyle w:val="Strong"/>
              <w:rFonts w:eastAsiaTheme="majorEastAsia" w:cs="Arial"/>
              <w:lang w:val="en-SG" w:eastAsia="zh-SG"/>
            </w:rPr>
            <w:fldChar w:fldCharType="separate"/>
          </w:r>
          <w:r w:rsidR="00201D76">
            <w:rPr>
              <w:rStyle w:val="Strong"/>
              <w:rFonts w:eastAsiaTheme="majorEastAsia" w:cs="Arial"/>
              <w:noProof/>
              <w:lang w:val="en-SG" w:eastAsia="zh-SG"/>
            </w:rPr>
            <w:t>November, 2023</w:t>
          </w:r>
          <w:r w:rsidRPr="008F2D5E">
            <w:rPr>
              <w:rStyle w:val="Strong"/>
              <w:rFonts w:eastAsiaTheme="majorEastAsia" w:cs="Arial"/>
              <w:lang w:val="en-SG" w:eastAsia="zh-SG"/>
            </w:rPr>
            <w:fldChar w:fldCharType="end"/>
          </w:r>
        </w:p>
        <w:bookmarkEnd w:id="1"/>
        <w:bookmarkEnd w:id="0"/>
        <w:p w14:paraId="4F4FBD11" w14:textId="77777777" w:rsidR="002D6741" w:rsidRPr="008F2D5E" w:rsidRDefault="002D6741" w:rsidP="002D6741">
          <w:pPr>
            <w:pStyle w:val="CoverHeading1"/>
            <w:spacing w:line="360" w:lineRule="auto"/>
            <w:ind w:left="0"/>
            <w:rPr>
              <w:rFonts w:ascii="Arial" w:hAnsi="Arial" w:cs="Arial"/>
              <w:color w:val="auto"/>
              <w:lang w:val="en-GB"/>
            </w:rPr>
          </w:pPr>
          <w:r w:rsidRPr="008F2D5E">
            <w:rPr>
              <w:rFonts w:ascii="Arial" w:hAnsi="Arial" w:cs="Arial"/>
              <w:color w:val="auto"/>
              <w:lang w:val="en-GB"/>
            </w:rPr>
            <w:t>Revision History</w:t>
          </w:r>
        </w:p>
        <w:tbl>
          <w:tblPr>
            <w:tblW w:w="9356"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1560"/>
            <w:gridCol w:w="1175"/>
            <w:gridCol w:w="1869"/>
            <w:gridCol w:w="4752"/>
          </w:tblGrid>
          <w:tr w:rsidR="002D6741" w:rsidRPr="008F2D5E" w14:paraId="298475E8" w14:textId="77777777" w:rsidTr="00F351AB">
            <w:trPr>
              <w:trHeight w:val="253"/>
            </w:trPr>
            <w:tc>
              <w:tcPr>
                <w:tcW w:w="1560" w:type="dxa"/>
                <w:shd w:val="clear" w:color="auto" w:fill="D9D9D9" w:themeFill="background1" w:themeFillShade="D9"/>
              </w:tcPr>
              <w:p w14:paraId="41150846" w14:textId="77777777" w:rsidR="002D6741" w:rsidRPr="008F2D5E" w:rsidRDefault="002D6741" w:rsidP="00D2256A">
                <w:pPr>
                  <w:rPr>
                    <w:rFonts w:cs="Arial"/>
                    <w:b/>
                    <w:bCs/>
                    <w:szCs w:val="20"/>
                    <w:lang w:eastAsia="en-US"/>
                  </w:rPr>
                </w:pPr>
                <w:r w:rsidRPr="008F2D5E">
                  <w:rPr>
                    <w:rFonts w:cs="Arial"/>
                    <w:b/>
                    <w:szCs w:val="20"/>
                    <w:lang w:eastAsia="en-US"/>
                  </w:rPr>
                  <w:t>Date</w:t>
                </w:r>
              </w:p>
            </w:tc>
            <w:tc>
              <w:tcPr>
                <w:tcW w:w="1175" w:type="dxa"/>
                <w:shd w:val="clear" w:color="auto" w:fill="D9D9D9" w:themeFill="background1" w:themeFillShade="D9"/>
                <w:hideMark/>
              </w:tcPr>
              <w:p w14:paraId="5EEB29C3" w14:textId="77777777" w:rsidR="002D6741" w:rsidRPr="008F2D5E" w:rsidRDefault="002D6741" w:rsidP="00D2256A">
                <w:pPr>
                  <w:rPr>
                    <w:rFonts w:cs="Arial"/>
                    <w:b/>
                    <w:bCs/>
                    <w:szCs w:val="20"/>
                    <w:lang w:eastAsia="en-US"/>
                  </w:rPr>
                </w:pPr>
                <w:r w:rsidRPr="008F2D5E">
                  <w:rPr>
                    <w:rFonts w:cs="Arial"/>
                    <w:b/>
                    <w:szCs w:val="20"/>
                    <w:lang w:eastAsia="en-US"/>
                  </w:rPr>
                  <w:t>Version</w:t>
                </w:r>
              </w:p>
            </w:tc>
            <w:tc>
              <w:tcPr>
                <w:tcW w:w="1869" w:type="dxa"/>
                <w:shd w:val="clear" w:color="auto" w:fill="D9D9D9" w:themeFill="background1" w:themeFillShade="D9"/>
              </w:tcPr>
              <w:p w14:paraId="7EAE10DA" w14:textId="77777777" w:rsidR="002D6741" w:rsidRPr="008F2D5E" w:rsidRDefault="002D6741" w:rsidP="00D2256A">
                <w:pPr>
                  <w:rPr>
                    <w:rFonts w:cs="Arial"/>
                    <w:b/>
                    <w:bCs/>
                    <w:szCs w:val="20"/>
                    <w:lang w:eastAsia="en-US"/>
                  </w:rPr>
                </w:pPr>
                <w:r w:rsidRPr="008F2D5E">
                  <w:rPr>
                    <w:rFonts w:cs="Arial"/>
                    <w:b/>
                    <w:szCs w:val="20"/>
                    <w:lang w:eastAsia="en-US"/>
                  </w:rPr>
                  <w:t>Author</w:t>
                </w:r>
              </w:p>
            </w:tc>
            <w:tc>
              <w:tcPr>
                <w:tcW w:w="4752" w:type="dxa"/>
                <w:shd w:val="clear" w:color="auto" w:fill="D9D9D9" w:themeFill="background1" w:themeFillShade="D9"/>
              </w:tcPr>
              <w:p w14:paraId="76C9746D" w14:textId="77777777" w:rsidR="002D6741" w:rsidRPr="008F2D5E" w:rsidRDefault="002D6741" w:rsidP="00D2256A">
                <w:pPr>
                  <w:rPr>
                    <w:rFonts w:cs="Arial"/>
                    <w:b/>
                    <w:bCs/>
                    <w:szCs w:val="20"/>
                    <w:lang w:eastAsia="en-US"/>
                  </w:rPr>
                </w:pPr>
                <w:r w:rsidRPr="008F2D5E">
                  <w:rPr>
                    <w:rFonts w:cs="Arial"/>
                    <w:b/>
                    <w:szCs w:val="20"/>
                    <w:lang w:eastAsia="en-US"/>
                  </w:rPr>
                  <w:t>Change Description</w:t>
                </w:r>
              </w:p>
            </w:tc>
          </w:tr>
          <w:tr w:rsidR="002D6741" w:rsidRPr="008F2D5E" w14:paraId="3EA48406" w14:textId="77777777" w:rsidTr="00F351AB">
            <w:trPr>
              <w:trHeight w:val="253"/>
            </w:trPr>
            <w:tc>
              <w:tcPr>
                <w:tcW w:w="1560" w:type="dxa"/>
              </w:tcPr>
              <w:p w14:paraId="59AC05F1" w14:textId="77777777" w:rsidR="002D6741" w:rsidRPr="008F2D5E" w:rsidRDefault="002D6741" w:rsidP="00D2256A">
                <w:pPr>
                  <w:rPr>
                    <w:rFonts w:cs="Arial"/>
                    <w:color w:val="000000"/>
                    <w:szCs w:val="20"/>
                  </w:rPr>
                </w:pPr>
                <w:r w:rsidRPr="008F2D5E">
                  <w:rPr>
                    <w:rFonts w:cs="Arial"/>
                    <w:color w:val="000000"/>
                    <w:szCs w:val="20"/>
                  </w:rPr>
                  <w:t>YYYY/MM/DD</w:t>
                </w:r>
              </w:p>
            </w:tc>
            <w:tc>
              <w:tcPr>
                <w:tcW w:w="1175" w:type="dxa"/>
              </w:tcPr>
              <w:p w14:paraId="376CE563" w14:textId="77777777" w:rsidR="002D6741" w:rsidRPr="008F2D5E" w:rsidRDefault="002D6741" w:rsidP="00D2256A">
                <w:pPr>
                  <w:rPr>
                    <w:rFonts w:cs="Arial"/>
                    <w:color w:val="000000"/>
                    <w:szCs w:val="20"/>
                  </w:rPr>
                </w:pPr>
                <w:r w:rsidRPr="008F2D5E">
                  <w:rPr>
                    <w:rFonts w:cs="Arial"/>
                    <w:color w:val="000000"/>
                    <w:szCs w:val="20"/>
                  </w:rPr>
                  <w:t>0.5</w:t>
                </w:r>
              </w:p>
            </w:tc>
            <w:tc>
              <w:tcPr>
                <w:tcW w:w="1869" w:type="dxa"/>
              </w:tcPr>
              <w:p w14:paraId="67A8E3F3" w14:textId="77777777" w:rsidR="002D6741" w:rsidRPr="008F2D5E" w:rsidRDefault="002D6741" w:rsidP="00D2256A">
                <w:pPr>
                  <w:rPr>
                    <w:rFonts w:cs="Arial"/>
                    <w:color w:val="000000"/>
                    <w:szCs w:val="20"/>
                  </w:rPr>
                </w:pPr>
                <w:r w:rsidRPr="008F2D5E">
                  <w:rPr>
                    <w:rFonts w:cs="Arial"/>
                    <w:color w:val="000000"/>
                    <w:szCs w:val="20"/>
                  </w:rPr>
                  <w:t>Quang Nguyen</w:t>
                </w:r>
              </w:p>
            </w:tc>
            <w:tc>
              <w:tcPr>
                <w:tcW w:w="4752" w:type="dxa"/>
              </w:tcPr>
              <w:p w14:paraId="553DCB13" w14:textId="77777777" w:rsidR="002D6741" w:rsidRPr="008F2D5E" w:rsidRDefault="002D6741" w:rsidP="00D2256A">
                <w:pPr>
                  <w:rPr>
                    <w:rFonts w:cs="Arial"/>
                    <w:color w:val="000000"/>
                    <w:szCs w:val="20"/>
                  </w:rPr>
                </w:pPr>
                <w:r w:rsidRPr="008F2D5E">
                  <w:rPr>
                    <w:rFonts w:cs="Arial"/>
                    <w:color w:val="000000"/>
                    <w:szCs w:val="20"/>
                  </w:rPr>
                  <w:t>First Creation</w:t>
                </w:r>
              </w:p>
            </w:tc>
          </w:tr>
          <w:tr w:rsidR="002D6741" w:rsidRPr="008F2D5E" w14:paraId="2DBC8F13" w14:textId="77777777" w:rsidTr="00F351AB">
            <w:trPr>
              <w:trHeight w:val="253"/>
            </w:trPr>
            <w:tc>
              <w:tcPr>
                <w:tcW w:w="1560" w:type="dxa"/>
              </w:tcPr>
              <w:p w14:paraId="4869B824" w14:textId="77777777" w:rsidR="002D6741" w:rsidRPr="008F2D5E" w:rsidRDefault="002D6741" w:rsidP="00D2256A">
                <w:pPr>
                  <w:rPr>
                    <w:rFonts w:cs="Arial"/>
                    <w:color w:val="000000"/>
                    <w:szCs w:val="20"/>
                  </w:rPr>
                </w:pPr>
              </w:p>
            </w:tc>
            <w:tc>
              <w:tcPr>
                <w:tcW w:w="1175" w:type="dxa"/>
              </w:tcPr>
              <w:p w14:paraId="1ACA0E61" w14:textId="77777777" w:rsidR="002D6741" w:rsidRPr="008F2D5E" w:rsidRDefault="002D6741" w:rsidP="00D2256A">
                <w:pPr>
                  <w:rPr>
                    <w:rFonts w:cs="Arial"/>
                    <w:color w:val="000000"/>
                    <w:szCs w:val="20"/>
                  </w:rPr>
                </w:pPr>
                <w:r w:rsidRPr="008F2D5E">
                  <w:rPr>
                    <w:rFonts w:cs="Arial"/>
                    <w:color w:val="000000"/>
                    <w:szCs w:val="20"/>
                  </w:rPr>
                  <w:t>0.7</w:t>
                </w:r>
              </w:p>
            </w:tc>
            <w:tc>
              <w:tcPr>
                <w:tcW w:w="1869" w:type="dxa"/>
              </w:tcPr>
              <w:p w14:paraId="549655C9" w14:textId="77777777" w:rsidR="002D6741" w:rsidRPr="008F2D5E" w:rsidRDefault="002D6741" w:rsidP="00D2256A">
                <w:pPr>
                  <w:rPr>
                    <w:rFonts w:cs="Arial"/>
                    <w:color w:val="000000"/>
                    <w:szCs w:val="20"/>
                  </w:rPr>
                </w:pPr>
              </w:p>
            </w:tc>
            <w:tc>
              <w:tcPr>
                <w:tcW w:w="4752" w:type="dxa"/>
              </w:tcPr>
              <w:p w14:paraId="2665E2DA" w14:textId="77777777" w:rsidR="002D6741" w:rsidRPr="008F2D5E" w:rsidRDefault="002D6741" w:rsidP="00D2256A">
                <w:pPr>
                  <w:rPr>
                    <w:rFonts w:cs="Arial"/>
                    <w:color w:val="000000"/>
                    <w:szCs w:val="20"/>
                  </w:rPr>
                </w:pPr>
                <w:r w:rsidRPr="008F2D5E">
                  <w:rPr>
                    <w:rFonts w:cs="Arial"/>
                    <w:color w:val="000000"/>
                    <w:szCs w:val="20"/>
                  </w:rPr>
                  <w:t>For internal review</w:t>
                </w:r>
              </w:p>
            </w:tc>
          </w:tr>
          <w:tr w:rsidR="002D6741" w:rsidRPr="008F2D5E" w14:paraId="5DCE2143" w14:textId="77777777" w:rsidTr="00F351AB">
            <w:trPr>
              <w:trHeight w:val="253"/>
            </w:trPr>
            <w:tc>
              <w:tcPr>
                <w:tcW w:w="1560" w:type="dxa"/>
              </w:tcPr>
              <w:p w14:paraId="35C9A97D" w14:textId="77777777" w:rsidR="002D6741" w:rsidRPr="008F2D5E" w:rsidRDefault="002D6741" w:rsidP="00D2256A">
                <w:pPr>
                  <w:rPr>
                    <w:rFonts w:cs="Arial"/>
                    <w:color w:val="000000"/>
                    <w:szCs w:val="20"/>
                  </w:rPr>
                </w:pPr>
              </w:p>
            </w:tc>
            <w:tc>
              <w:tcPr>
                <w:tcW w:w="1175" w:type="dxa"/>
              </w:tcPr>
              <w:p w14:paraId="1477F53B" w14:textId="77777777" w:rsidR="002D6741" w:rsidRPr="008F2D5E" w:rsidRDefault="002D6741" w:rsidP="00D2256A">
                <w:pPr>
                  <w:rPr>
                    <w:rFonts w:cs="Arial"/>
                    <w:color w:val="000000"/>
                    <w:szCs w:val="20"/>
                  </w:rPr>
                </w:pPr>
                <w:r w:rsidRPr="008F2D5E">
                  <w:rPr>
                    <w:rFonts w:cs="Arial"/>
                    <w:color w:val="000000"/>
                    <w:szCs w:val="20"/>
                  </w:rPr>
                  <w:t>0.8</w:t>
                </w:r>
              </w:p>
            </w:tc>
            <w:tc>
              <w:tcPr>
                <w:tcW w:w="1869" w:type="dxa"/>
              </w:tcPr>
              <w:p w14:paraId="5907A396" w14:textId="77777777" w:rsidR="002D6741" w:rsidRPr="008F2D5E" w:rsidRDefault="002D6741" w:rsidP="00D2256A">
                <w:pPr>
                  <w:rPr>
                    <w:rFonts w:cs="Arial"/>
                    <w:color w:val="000000"/>
                    <w:szCs w:val="20"/>
                  </w:rPr>
                </w:pPr>
              </w:p>
            </w:tc>
            <w:tc>
              <w:tcPr>
                <w:tcW w:w="4752" w:type="dxa"/>
              </w:tcPr>
              <w:p w14:paraId="151B9274" w14:textId="77777777" w:rsidR="002D6741" w:rsidRPr="008F2D5E" w:rsidRDefault="002D6741" w:rsidP="00D2256A">
                <w:pPr>
                  <w:rPr>
                    <w:rFonts w:cs="Arial"/>
                    <w:color w:val="000000"/>
                    <w:szCs w:val="20"/>
                  </w:rPr>
                </w:pPr>
                <w:r w:rsidRPr="008F2D5E">
                  <w:rPr>
                    <w:rFonts w:cs="Arial"/>
                    <w:color w:val="000000"/>
                    <w:szCs w:val="20"/>
                  </w:rPr>
                  <w:t>For the first release to customer</w:t>
                </w:r>
              </w:p>
            </w:tc>
          </w:tr>
          <w:tr w:rsidR="002D6741" w:rsidRPr="008F2D5E" w14:paraId="6895024B" w14:textId="77777777" w:rsidTr="00F351AB">
            <w:trPr>
              <w:trHeight w:val="253"/>
            </w:trPr>
            <w:tc>
              <w:tcPr>
                <w:tcW w:w="1560" w:type="dxa"/>
              </w:tcPr>
              <w:p w14:paraId="47DEFF3A" w14:textId="77777777" w:rsidR="002D6741" w:rsidRPr="008F2D5E" w:rsidRDefault="002D6741" w:rsidP="00D2256A">
                <w:pPr>
                  <w:rPr>
                    <w:rFonts w:cs="Arial"/>
                    <w:color w:val="000000"/>
                    <w:szCs w:val="20"/>
                  </w:rPr>
                </w:pPr>
              </w:p>
            </w:tc>
            <w:tc>
              <w:tcPr>
                <w:tcW w:w="1175" w:type="dxa"/>
              </w:tcPr>
              <w:p w14:paraId="50F21F86" w14:textId="77777777" w:rsidR="002D6741" w:rsidRPr="008F2D5E" w:rsidRDefault="002D6741" w:rsidP="00D2256A">
                <w:pPr>
                  <w:rPr>
                    <w:rFonts w:cs="Arial"/>
                    <w:color w:val="000000"/>
                    <w:szCs w:val="20"/>
                  </w:rPr>
                </w:pPr>
                <w:r w:rsidRPr="008F2D5E">
                  <w:rPr>
                    <w:rFonts w:cs="Arial"/>
                    <w:color w:val="000000"/>
                    <w:szCs w:val="20"/>
                  </w:rPr>
                  <w:t>0.9.x</w:t>
                </w:r>
              </w:p>
            </w:tc>
            <w:tc>
              <w:tcPr>
                <w:tcW w:w="1869" w:type="dxa"/>
              </w:tcPr>
              <w:p w14:paraId="73B02E25" w14:textId="77777777" w:rsidR="002D6741" w:rsidRPr="008F2D5E" w:rsidRDefault="002D6741" w:rsidP="00D2256A">
                <w:pPr>
                  <w:rPr>
                    <w:rFonts w:cs="Arial"/>
                    <w:color w:val="000000"/>
                    <w:szCs w:val="20"/>
                  </w:rPr>
                </w:pPr>
              </w:p>
            </w:tc>
            <w:tc>
              <w:tcPr>
                <w:tcW w:w="4752" w:type="dxa"/>
              </w:tcPr>
              <w:p w14:paraId="48E732CF" w14:textId="77777777" w:rsidR="002D6741" w:rsidRPr="008F2D5E" w:rsidRDefault="002D6741" w:rsidP="00D2256A">
                <w:pPr>
                  <w:rPr>
                    <w:rFonts w:cs="Arial"/>
                    <w:color w:val="000000"/>
                    <w:szCs w:val="20"/>
                  </w:rPr>
                </w:pPr>
                <w:r w:rsidRPr="008F2D5E">
                  <w:rPr>
                    <w:rFonts w:cs="Arial"/>
                    <w:color w:val="000000"/>
                    <w:szCs w:val="20"/>
                  </w:rPr>
                  <w:t>For updating version while reviewing with customer</w:t>
                </w:r>
              </w:p>
            </w:tc>
          </w:tr>
          <w:tr w:rsidR="002D6741" w:rsidRPr="008F2D5E" w14:paraId="5CD125AE" w14:textId="77777777" w:rsidTr="00F351AB">
            <w:trPr>
              <w:trHeight w:val="253"/>
            </w:trPr>
            <w:tc>
              <w:tcPr>
                <w:tcW w:w="1560" w:type="dxa"/>
              </w:tcPr>
              <w:p w14:paraId="3785E1F2" w14:textId="77777777" w:rsidR="002D6741" w:rsidRPr="008F2D5E" w:rsidRDefault="002D6741" w:rsidP="00D2256A">
                <w:pPr>
                  <w:rPr>
                    <w:rFonts w:cs="Arial"/>
                    <w:color w:val="000000"/>
                    <w:szCs w:val="20"/>
                  </w:rPr>
                </w:pPr>
              </w:p>
            </w:tc>
            <w:tc>
              <w:tcPr>
                <w:tcW w:w="1175" w:type="dxa"/>
              </w:tcPr>
              <w:p w14:paraId="2639CD91" w14:textId="77777777" w:rsidR="002D6741" w:rsidRPr="008F2D5E" w:rsidRDefault="002D6741" w:rsidP="00D2256A">
                <w:pPr>
                  <w:rPr>
                    <w:rFonts w:cs="Arial"/>
                    <w:color w:val="000000"/>
                    <w:szCs w:val="20"/>
                  </w:rPr>
                </w:pPr>
                <w:r w:rsidRPr="008F2D5E">
                  <w:rPr>
                    <w:rFonts w:cs="Arial"/>
                    <w:color w:val="000000"/>
                    <w:szCs w:val="20"/>
                  </w:rPr>
                  <w:t>1.0</w:t>
                </w:r>
              </w:p>
            </w:tc>
            <w:tc>
              <w:tcPr>
                <w:tcW w:w="1869" w:type="dxa"/>
              </w:tcPr>
              <w:p w14:paraId="1290068D" w14:textId="77777777" w:rsidR="002D6741" w:rsidRPr="008F2D5E" w:rsidRDefault="002D6741" w:rsidP="00D2256A">
                <w:pPr>
                  <w:rPr>
                    <w:rFonts w:cs="Arial"/>
                    <w:color w:val="000000"/>
                    <w:szCs w:val="20"/>
                  </w:rPr>
                </w:pPr>
              </w:p>
            </w:tc>
            <w:tc>
              <w:tcPr>
                <w:tcW w:w="4752" w:type="dxa"/>
              </w:tcPr>
              <w:p w14:paraId="3A57FEA7" w14:textId="77777777" w:rsidR="002D6741" w:rsidRPr="008F2D5E" w:rsidRDefault="002D6741" w:rsidP="00D2256A">
                <w:pPr>
                  <w:rPr>
                    <w:rFonts w:cs="Arial"/>
                    <w:color w:val="000000"/>
                    <w:szCs w:val="20"/>
                  </w:rPr>
                </w:pPr>
                <w:r w:rsidRPr="008F2D5E">
                  <w:rPr>
                    <w:rFonts w:cs="Arial"/>
                    <w:color w:val="000000"/>
                    <w:szCs w:val="20"/>
                  </w:rPr>
                  <w:t>For off</w:t>
                </w:r>
                <w:del w:id="5" w:author="Asus" w:date="2020-12-24T20:47:00Z">
                  <w:r w:rsidRPr="008F2D5E" w:rsidDel="006F04B9">
                    <w:rPr>
                      <w:rFonts w:cs="Arial"/>
                      <w:color w:val="000000"/>
                      <w:szCs w:val="20"/>
                    </w:rPr>
                    <w:delText>icial sign-off</w:delText>
                  </w:r>
                </w:del>
              </w:p>
            </w:tc>
          </w:tr>
        </w:tbl>
        <w:sdt>
          <w:sdtPr>
            <w:rPr>
              <w:rFonts w:ascii="Arial" w:eastAsiaTheme="minorHAnsi" w:hAnsi="Arial" w:cs="Arial"/>
              <w:color w:val="5B9BD5" w:themeColor="accent1"/>
              <w:sz w:val="20"/>
              <w:szCs w:val="24"/>
              <w:lang w:val="en-GB" w:eastAsia="en-GB"/>
            </w:rPr>
            <w:id w:val="-666866783"/>
            <w:docPartObj>
              <w:docPartGallery w:val="Cover Pages"/>
              <w:docPartUnique/>
            </w:docPartObj>
          </w:sdtPr>
          <w:sdtEndPr>
            <w:rPr>
              <w:rFonts w:eastAsia="Times New Roman"/>
              <w:color w:val="auto"/>
            </w:rPr>
          </w:sdtEndPr>
          <w:sdtContent>
            <w:p w14:paraId="5E9F7C52" w14:textId="77777777" w:rsidR="002D6741" w:rsidRPr="008F2D5E" w:rsidRDefault="002D6741" w:rsidP="002D6741">
              <w:pPr>
                <w:pStyle w:val="NoSpacing"/>
                <w:spacing w:before="600" w:after="240" w:line="360" w:lineRule="auto"/>
                <w:rPr>
                  <w:rFonts w:ascii="Arial" w:eastAsia="Calibri" w:hAnsi="Arial" w:cs="Arial"/>
                  <w:b/>
                  <w:bCs/>
                  <w:sz w:val="32"/>
                  <w:szCs w:val="32"/>
                  <w:lang w:val="en-GB" w:eastAsia="ja-JP"/>
                </w:rPr>
              </w:pPr>
              <w:r w:rsidRPr="008F2D5E">
                <w:rPr>
                  <w:rFonts w:ascii="Arial" w:eastAsia="Calibri" w:hAnsi="Arial" w:cs="Arial"/>
                  <w:b/>
                  <w:bCs/>
                  <w:sz w:val="32"/>
                  <w:szCs w:val="32"/>
                  <w:lang w:val="en-GB" w:eastAsia="ja-JP"/>
                </w:rPr>
                <w:t>Reviewers</w:t>
              </w:r>
            </w:p>
            <w:tbl>
              <w:tblPr>
                <w:tblW w:w="9345"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1560"/>
                <w:gridCol w:w="1175"/>
                <w:gridCol w:w="1930"/>
                <w:gridCol w:w="2250"/>
                <w:gridCol w:w="2430"/>
              </w:tblGrid>
              <w:tr w:rsidR="002D6741" w:rsidRPr="008F2D5E" w14:paraId="5B4E0610" w14:textId="77777777" w:rsidTr="00895FEA">
                <w:trPr>
                  <w:trHeight w:val="253"/>
                </w:trPr>
                <w:tc>
                  <w:tcPr>
                    <w:tcW w:w="1560" w:type="dxa"/>
                    <w:shd w:val="clear" w:color="auto" w:fill="D9D9D9" w:themeFill="background1" w:themeFillShade="D9"/>
                  </w:tcPr>
                  <w:p w14:paraId="27713626" w14:textId="77777777" w:rsidR="002D6741" w:rsidRPr="008F2D5E" w:rsidRDefault="002D6741" w:rsidP="00D2256A">
                    <w:pPr>
                      <w:rPr>
                        <w:rFonts w:cs="Arial"/>
                        <w:b/>
                        <w:bCs/>
                        <w:szCs w:val="20"/>
                        <w:lang w:eastAsia="en-US"/>
                      </w:rPr>
                    </w:pPr>
                    <w:r w:rsidRPr="008F2D5E">
                      <w:rPr>
                        <w:rFonts w:cs="Arial"/>
                        <w:b/>
                        <w:szCs w:val="20"/>
                        <w:lang w:eastAsia="en-US"/>
                      </w:rPr>
                      <w:t>Name</w:t>
                    </w:r>
                  </w:p>
                </w:tc>
                <w:tc>
                  <w:tcPr>
                    <w:tcW w:w="1175" w:type="dxa"/>
                    <w:shd w:val="clear" w:color="auto" w:fill="D9D9D9" w:themeFill="background1" w:themeFillShade="D9"/>
                    <w:hideMark/>
                  </w:tcPr>
                  <w:p w14:paraId="3D3719E9" w14:textId="77777777" w:rsidR="002D6741" w:rsidRPr="008F2D5E" w:rsidRDefault="002D6741" w:rsidP="00D2256A">
                    <w:pPr>
                      <w:rPr>
                        <w:rFonts w:cs="Arial"/>
                        <w:b/>
                        <w:bCs/>
                        <w:szCs w:val="20"/>
                        <w:lang w:eastAsia="en-US"/>
                      </w:rPr>
                    </w:pPr>
                    <w:r w:rsidRPr="008F2D5E">
                      <w:rPr>
                        <w:rFonts w:cs="Arial"/>
                        <w:b/>
                        <w:szCs w:val="20"/>
                        <w:lang w:eastAsia="en-US"/>
                      </w:rPr>
                      <w:t>Company</w:t>
                    </w:r>
                  </w:p>
                </w:tc>
                <w:tc>
                  <w:tcPr>
                    <w:tcW w:w="1930" w:type="dxa"/>
                    <w:shd w:val="clear" w:color="auto" w:fill="D9D9D9" w:themeFill="background1" w:themeFillShade="D9"/>
                  </w:tcPr>
                  <w:p w14:paraId="05E9CBC7" w14:textId="77777777" w:rsidR="002D6741" w:rsidRPr="008F2D5E" w:rsidRDefault="002D6741" w:rsidP="00D2256A">
                    <w:pPr>
                      <w:rPr>
                        <w:rFonts w:cs="Arial"/>
                        <w:b/>
                        <w:szCs w:val="20"/>
                        <w:lang w:eastAsia="en-US"/>
                      </w:rPr>
                    </w:pPr>
                    <w:r w:rsidRPr="008F2D5E">
                      <w:rPr>
                        <w:rFonts w:cs="Arial"/>
                        <w:b/>
                        <w:szCs w:val="20"/>
                        <w:lang w:eastAsia="en-US"/>
                      </w:rPr>
                      <w:t>Version</w:t>
                    </w:r>
                  </w:p>
                </w:tc>
                <w:tc>
                  <w:tcPr>
                    <w:tcW w:w="2250" w:type="dxa"/>
                    <w:shd w:val="clear" w:color="auto" w:fill="D9D9D9" w:themeFill="background1" w:themeFillShade="D9"/>
                  </w:tcPr>
                  <w:p w14:paraId="753B3362" w14:textId="77777777" w:rsidR="002D6741" w:rsidRPr="008F2D5E" w:rsidRDefault="002D6741" w:rsidP="00D2256A">
                    <w:pPr>
                      <w:rPr>
                        <w:rFonts w:cs="Arial"/>
                        <w:b/>
                        <w:szCs w:val="20"/>
                        <w:lang w:eastAsia="en-US"/>
                      </w:rPr>
                    </w:pPr>
                    <w:r w:rsidRPr="008F2D5E">
                      <w:rPr>
                        <w:rFonts w:cs="Arial"/>
                        <w:b/>
                        <w:szCs w:val="20"/>
                        <w:lang w:eastAsia="en-US"/>
                      </w:rPr>
                      <w:t>Position</w:t>
                    </w:r>
                  </w:p>
                </w:tc>
                <w:tc>
                  <w:tcPr>
                    <w:tcW w:w="2430" w:type="dxa"/>
                    <w:shd w:val="clear" w:color="auto" w:fill="D9D9D9" w:themeFill="background1" w:themeFillShade="D9"/>
                  </w:tcPr>
                  <w:p w14:paraId="7B2F293D" w14:textId="77777777" w:rsidR="002D6741" w:rsidRPr="008F2D5E" w:rsidRDefault="002D6741" w:rsidP="00D2256A">
                    <w:pPr>
                      <w:rPr>
                        <w:rFonts w:cs="Arial"/>
                        <w:b/>
                        <w:bCs/>
                        <w:szCs w:val="20"/>
                        <w:lang w:eastAsia="en-US"/>
                      </w:rPr>
                    </w:pPr>
                    <w:r w:rsidRPr="008F2D5E">
                      <w:rPr>
                        <w:rFonts w:cs="Arial"/>
                        <w:b/>
                        <w:szCs w:val="20"/>
                        <w:lang w:eastAsia="en-US"/>
                      </w:rPr>
                      <w:t>Date</w:t>
                    </w:r>
                  </w:p>
                </w:tc>
              </w:tr>
              <w:tr w:rsidR="002D6741" w:rsidRPr="008F2D5E" w14:paraId="067A2856" w14:textId="77777777" w:rsidTr="00895FEA">
                <w:trPr>
                  <w:trHeight w:val="253"/>
                </w:trPr>
                <w:tc>
                  <w:tcPr>
                    <w:tcW w:w="1560" w:type="dxa"/>
                  </w:tcPr>
                  <w:p w14:paraId="5B4B8C39" w14:textId="77777777" w:rsidR="002D6741" w:rsidRPr="008F2D5E" w:rsidRDefault="002D6741" w:rsidP="00D2256A">
                    <w:pPr>
                      <w:rPr>
                        <w:rFonts w:cs="Arial"/>
                        <w:color w:val="000000"/>
                        <w:szCs w:val="20"/>
                      </w:rPr>
                    </w:pPr>
                    <w:r>
                      <w:rPr>
                        <w:rFonts w:cs="Arial"/>
                        <w:color w:val="000000"/>
                        <w:szCs w:val="20"/>
                      </w:rPr>
                      <w:t>Quang Nguyen</w:t>
                    </w:r>
                  </w:p>
                </w:tc>
                <w:tc>
                  <w:tcPr>
                    <w:tcW w:w="1175" w:type="dxa"/>
                  </w:tcPr>
                  <w:p w14:paraId="7C4F3C92" w14:textId="77777777" w:rsidR="002D6741" w:rsidRPr="008F2D5E" w:rsidRDefault="002D6741" w:rsidP="00D2256A">
                    <w:pPr>
                      <w:rPr>
                        <w:rFonts w:cs="Arial"/>
                        <w:color w:val="000000"/>
                        <w:szCs w:val="20"/>
                      </w:rPr>
                    </w:pPr>
                    <w:r>
                      <w:rPr>
                        <w:rFonts w:cs="Arial"/>
                        <w:color w:val="000000"/>
                        <w:szCs w:val="20"/>
                      </w:rPr>
                      <w:t>XXX</w:t>
                    </w:r>
                  </w:p>
                </w:tc>
                <w:tc>
                  <w:tcPr>
                    <w:tcW w:w="1930" w:type="dxa"/>
                  </w:tcPr>
                  <w:p w14:paraId="06D3B364" w14:textId="77777777" w:rsidR="002D6741" w:rsidRPr="008F2D5E" w:rsidRDefault="002D6741" w:rsidP="00D2256A">
                    <w:pPr>
                      <w:rPr>
                        <w:rFonts w:cs="Arial"/>
                        <w:color w:val="000000"/>
                        <w:szCs w:val="20"/>
                      </w:rPr>
                    </w:pPr>
                    <w:r w:rsidRPr="008F2D5E">
                      <w:rPr>
                        <w:rFonts w:cs="Arial"/>
                        <w:color w:val="000000"/>
                        <w:szCs w:val="20"/>
                      </w:rPr>
                      <w:t>0.8</w:t>
                    </w:r>
                  </w:p>
                </w:tc>
                <w:tc>
                  <w:tcPr>
                    <w:tcW w:w="2250" w:type="dxa"/>
                  </w:tcPr>
                  <w:p w14:paraId="0295AAAB" w14:textId="77777777" w:rsidR="002D6741" w:rsidRPr="008F2D5E" w:rsidRDefault="002D6741" w:rsidP="00D2256A">
                    <w:pPr>
                      <w:rPr>
                        <w:rFonts w:cs="Arial"/>
                        <w:color w:val="000000"/>
                        <w:szCs w:val="20"/>
                      </w:rPr>
                    </w:pPr>
                    <w:r w:rsidRPr="008F2D5E">
                      <w:rPr>
                        <w:rFonts w:cs="Arial"/>
                        <w:color w:val="000000"/>
                        <w:szCs w:val="20"/>
                      </w:rPr>
                      <w:t>Senior BA</w:t>
                    </w:r>
                  </w:p>
                </w:tc>
                <w:tc>
                  <w:tcPr>
                    <w:tcW w:w="2430" w:type="dxa"/>
                  </w:tcPr>
                  <w:p w14:paraId="42C12375" w14:textId="77777777" w:rsidR="002D6741" w:rsidRPr="008F2D5E" w:rsidRDefault="002D6741" w:rsidP="00D2256A">
                    <w:pPr>
                      <w:rPr>
                        <w:rFonts w:cs="Arial"/>
                        <w:color w:val="000000"/>
                        <w:szCs w:val="20"/>
                      </w:rPr>
                    </w:pPr>
                    <w:r w:rsidRPr="008F2D5E">
                      <w:rPr>
                        <w:rFonts w:cs="Arial"/>
                        <w:color w:val="000000"/>
                        <w:szCs w:val="20"/>
                      </w:rPr>
                      <w:t>YYYY/MM/DD</w:t>
                    </w:r>
                  </w:p>
                </w:tc>
              </w:tr>
              <w:tr w:rsidR="002D6741" w:rsidRPr="008F2D5E" w14:paraId="47E75D02" w14:textId="77777777" w:rsidTr="00895FEA">
                <w:trPr>
                  <w:trHeight w:val="253"/>
                </w:trPr>
                <w:tc>
                  <w:tcPr>
                    <w:tcW w:w="1560" w:type="dxa"/>
                  </w:tcPr>
                  <w:p w14:paraId="176A13C8" w14:textId="77777777" w:rsidR="002D6741" w:rsidRPr="008F2D5E" w:rsidRDefault="002D6741" w:rsidP="00D2256A">
                    <w:pPr>
                      <w:rPr>
                        <w:rFonts w:cs="Arial"/>
                        <w:color w:val="000000"/>
                        <w:szCs w:val="20"/>
                      </w:rPr>
                    </w:pPr>
                    <w:r>
                      <w:rPr>
                        <w:rFonts w:cs="Arial"/>
                        <w:color w:val="000000"/>
                        <w:szCs w:val="20"/>
                      </w:rPr>
                      <w:t>Quang Nguyen</w:t>
                    </w:r>
                  </w:p>
                </w:tc>
                <w:tc>
                  <w:tcPr>
                    <w:tcW w:w="1175" w:type="dxa"/>
                  </w:tcPr>
                  <w:p w14:paraId="5B859D65" w14:textId="77777777" w:rsidR="002D6741" w:rsidRPr="008F2D5E" w:rsidRDefault="002D6741" w:rsidP="00D2256A">
                    <w:pPr>
                      <w:rPr>
                        <w:rFonts w:cs="Arial"/>
                        <w:color w:val="000000"/>
                        <w:szCs w:val="20"/>
                      </w:rPr>
                    </w:pPr>
                    <w:r>
                      <w:rPr>
                        <w:rFonts w:cs="Arial"/>
                        <w:color w:val="000000"/>
                        <w:szCs w:val="20"/>
                      </w:rPr>
                      <w:t>XXX</w:t>
                    </w:r>
                  </w:p>
                </w:tc>
                <w:tc>
                  <w:tcPr>
                    <w:tcW w:w="1930" w:type="dxa"/>
                  </w:tcPr>
                  <w:p w14:paraId="2FF41F4F" w14:textId="77777777" w:rsidR="002D6741" w:rsidRPr="008F2D5E" w:rsidRDefault="002D6741" w:rsidP="00D2256A">
                    <w:pPr>
                      <w:rPr>
                        <w:rFonts w:cs="Arial"/>
                        <w:color w:val="000000"/>
                        <w:szCs w:val="20"/>
                      </w:rPr>
                    </w:pPr>
                    <w:r w:rsidRPr="008F2D5E">
                      <w:rPr>
                        <w:rFonts w:cs="Arial"/>
                        <w:color w:val="000000"/>
                        <w:szCs w:val="20"/>
                      </w:rPr>
                      <w:t>1.0</w:t>
                    </w:r>
                  </w:p>
                </w:tc>
                <w:tc>
                  <w:tcPr>
                    <w:tcW w:w="2250" w:type="dxa"/>
                  </w:tcPr>
                  <w:p w14:paraId="4361D797" w14:textId="77777777" w:rsidR="002D6741" w:rsidRPr="008F2D5E" w:rsidRDefault="002D6741" w:rsidP="00D2256A">
                    <w:pPr>
                      <w:rPr>
                        <w:rFonts w:cs="Arial"/>
                        <w:color w:val="000000"/>
                        <w:szCs w:val="20"/>
                      </w:rPr>
                    </w:pPr>
                    <w:r w:rsidRPr="008F2D5E">
                      <w:rPr>
                        <w:rFonts w:cs="Arial"/>
                        <w:color w:val="000000"/>
                        <w:szCs w:val="20"/>
                      </w:rPr>
                      <w:t>Senior BA</w:t>
                    </w:r>
                  </w:p>
                </w:tc>
                <w:tc>
                  <w:tcPr>
                    <w:tcW w:w="2430" w:type="dxa"/>
                  </w:tcPr>
                  <w:p w14:paraId="1B98970C" w14:textId="77777777" w:rsidR="002D6741" w:rsidRPr="008F2D5E" w:rsidRDefault="002D6741" w:rsidP="00D2256A">
                    <w:pPr>
                      <w:rPr>
                        <w:rFonts w:cs="Arial"/>
                        <w:color w:val="000000"/>
                        <w:szCs w:val="20"/>
                      </w:rPr>
                    </w:pPr>
                    <w:r w:rsidRPr="008F2D5E">
                      <w:rPr>
                        <w:rFonts w:cs="Arial"/>
                        <w:color w:val="000000"/>
                        <w:szCs w:val="20"/>
                      </w:rPr>
                      <w:t>YYYY/MM/DD</w:t>
                    </w:r>
                  </w:p>
                </w:tc>
              </w:tr>
            </w:tbl>
            <w:p w14:paraId="11E7F1AB" w14:textId="77777777" w:rsidR="002D6741" w:rsidRPr="008F2D5E" w:rsidRDefault="00000000" w:rsidP="002D6741">
              <w:pPr>
                <w:rPr>
                  <w:rFonts w:cs="Arial"/>
                </w:rPr>
              </w:pPr>
            </w:p>
          </w:sdtContent>
        </w:sdt>
        <w:sdt>
          <w:sdtPr>
            <w:rPr>
              <w:rFonts w:ascii="Arial" w:eastAsiaTheme="minorHAnsi" w:hAnsi="Arial" w:cs="Arial"/>
              <w:color w:val="5B9BD5" w:themeColor="accent1"/>
              <w:sz w:val="20"/>
              <w:szCs w:val="24"/>
              <w:lang w:val="en-GB" w:eastAsia="en-GB"/>
            </w:rPr>
            <w:id w:val="1801178223"/>
            <w:docPartObj>
              <w:docPartGallery w:val="Cover Pages"/>
              <w:docPartUnique/>
            </w:docPartObj>
          </w:sdtPr>
          <w:sdtEndPr>
            <w:rPr>
              <w:rFonts w:eastAsia="Times New Roman"/>
              <w:color w:val="auto"/>
            </w:rPr>
          </w:sdtEndPr>
          <w:sdtContent>
            <w:p w14:paraId="0A2EDBBB" w14:textId="77777777" w:rsidR="002D6741" w:rsidRPr="008F2D5E" w:rsidRDefault="002D6741" w:rsidP="002D6741">
              <w:pPr>
                <w:pStyle w:val="NoSpacing"/>
                <w:spacing w:before="600" w:after="240" w:line="360" w:lineRule="auto"/>
                <w:rPr>
                  <w:rFonts w:ascii="Arial" w:eastAsia="Calibri" w:hAnsi="Arial" w:cs="Arial"/>
                  <w:b/>
                  <w:bCs/>
                  <w:sz w:val="32"/>
                  <w:szCs w:val="32"/>
                  <w:lang w:val="en-GB" w:eastAsia="ja-JP"/>
                </w:rPr>
              </w:pPr>
              <w:r w:rsidRPr="008F2D5E">
                <w:rPr>
                  <w:rFonts w:ascii="Arial" w:eastAsia="Calibri" w:hAnsi="Arial" w:cs="Arial"/>
                  <w:b/>
                  <w:bCs/>
                  <w:sz w:val="32"/>
                  <w:szCs w:val="32"/>
                  <w:lang w:val="en-GB" w:eastAsia="ja-JP"/>
                </w:rPr>
                <w:t>Approval</w:t>
              </w:r>
            </w:p>
            <w:tbl>
              <w:tblPr>
                <w:tblW w:w="9345"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1560"/>
                <w:gridCol w:w="1175"/>
                <w:gridCol w:w="1930"/>
                <w:gridCol w:w="2250"/>
                <w:gridCol w:w="2430"/>
              </w:tblGrid>
              <w:tr w:rsidR="002D6741" w:rsidRPr="008F2D5E" w14:paraId="0A61E70B" w14:textId="77777777" w:rsidTr="00895FEA">
                <w:trPr>
                  <w:trHeight w:val="253"/>
                </w:trPr>
                <w:tc>
                  <w:tcPr>
                    <w:tcW w:w="1560" w:type="dxa"/>
                    <w:shd w:val="clear" w:color="auto" w:fill="D9D9D9" w:themeFill="background1" w:themeFillShade="D9"/>
                  </w:tcPr>
                  <w:p w14:paraId="42B047A9" w14:textId="77777777" w:rsidR="002D6741" w:rsidRPr="008F2D5E" w:rsidRDefault="002D6741" w:rsidP="00D2256A">
                    <w:pPr>
                      <w:rPr>
                        <w:rFonts w:cs="Arial"/>
                        <w:b/>
                        <w:bCs/>
                        <w:szCs w:val="20"/>
                        <w:lang w:eastAsia="en-US"/>
                      </w:rPr>
                    </w:pPr>
                    <w:r w:rsidRPr="008F2D5E">
                      <w:rPr>
                        <w:rFonts w:cs="Arial"/>
                        <w:b/>
                        <w:szCs w:val="20"/>
                        <w:lang w:eastAsia="en-US"/>
                      </w:rPr>
                      <w:t>Name</w:t>
                    </w:r>
                  </w:p>
                </w:tc>
                <w:tc>
                  <w:tcPr>
                    <w:tcW w:w="1175" w:type="dxa"/>
                    <w:shd w:val="clear" w:color="auto" w:fill="D9D9D9" w:themeFill="background1" w:themeFillShade="D9"/>
                    <w:hideMark/>
                  </w:tcPr>
                  <w:p w14:paraId="7FB9F71B" w14:textId="77777777" w:rsidR="002D6741" w:rsidRPr="008F2D5E" w:rsidRDefault="002D6741" w:rsidP="00D2256A">
                    <w:pPr>
                      <w:rPr>
                        <w:rFonts w:cs="Arial"/>
                        <w:b/>
                        <w:bCs/>
                        <w:szCs w:val="20"/>
                        <w:lang w:eastAsia="en-US"/>
                      </w:rPr>
                    </w:pPr>
                    <w:r w:rsidRPr="008F2D5E">
                      <w:rPr>
                        <w:rFonts w:cs="Arial"/>
                        <w:b/>
                        <w:szCs w:val="20"/>
                        <w:lang w:eastAsia="en-US"/>
                      </w:rPr>
                      <w:t>Company</w:t>
                    </w:r>
                  </w:p>
                </w:tc>
                <w:tc>
                  <w:tcPr>
                    <w:tcW w:w="1930" w:type="dxa"/>
                    <w:shd w:val="clear" w:color="auto" w:fill="D9D9D9" w:themeFill="background1" w:themeFillShade="D9"/>
                  </w:tcPr>
                  <w:p w14:paraId="1C49C969" w14:textId="77777777" w:rsidR="002D6741" w:rsidRPr="008F2D5E" w:rsidRDefault="002D6741" w:rsidP="00D2256A">
                    <w:pPr>
                      <w:rPr>
                        <w:rFonts w:cs="Arial"/>
                        <w:b/>
                        <w:szCs w:val="20"/>
                        <w:lang w:eastAsia="en-US"/>
                      </w:rPr>
                    </w:pPr>
                    <w:r w:rsidRPr="008F2D5E">
                      <w:rPr>
                        <w:rFonts w:cs="Arial"/>
                        <w:b/>
                        <w:szCs w:val="20"/>
                        <w:lang w:eastAsia="en-US"/>
                      </w:rPr>
                      <w:t>Version</w:t>
                    </w:r>
                  </w:p>
                </w:tc>
                <w:tc>
                  <w:tcPr>
                    <w:tcW w:w="2250" w:type="dxa"/>
                    <w:shd w:val="clear" w:color="auto" w:fill="D9D9D9" w:themeFill="background1" w:themeFillShade="D9"/>
                  </w:tcPr>
                  <w:p w14:paraId="55C08BB2" w14:textId="77777777" w:rsidR="002D6741" w:rsidRPr="008F2D5E" w:rsidRDefault="002D6741" w:rsidP="00D2256A">
                    <w:pPr>
                      <w:rPr>
                        <w:rFonts w:cs="Arial"/>
                        <w:b/>
                        <w:szCs w:val="20"/>
                        <w:lang w:eastAsia="en-US"/>
                      </w:rPr>
                    </w:pPr>
                    <w:r w:rsidRPr="008F2D5E">
                      <w:rPr>
                        <w:rFonts w:cs="Arial"/>
                        <w:b/>
                        <w:szCs w:val="20"/>
                        <w:lang w:eastAsia="en-US"/>
                      </w:rPr>
                      <w:t>Position</w:t>
                    </w:r>
                  </w:p>
                </w:tc>
                <w:tc>
                  <w:tcPr>
                    <w:tcW w:w="2430" w:type="dxa"/>
                    <w:shd w:val="clear" w:color="auto" w:fill="D9D9D9" w:themeFill="background1" w:themeFillShade="D9"/>
                  </w:tcPr>
                  <w:p w14:paraId="56BC219A" w14:textId="77777777" w:rsidR="002D6741" w:rsidRPr="008F2D5E" w:rsidRDefault="002D6741" w:rsidP="00D2256A">
                    <w:pPr>
                      <w:rPr>
                        <w:rFonts w:cs="Arial"/>
                        <w:b/>
                        <w:bCs/>
                        <w:szCs w:val="20"/>
                        <w:lang w:eastAsia="en-US"/>
                      </w:rPr>
                    </w:pPr>
                    <w:r w:rsidRPr="008F2D5E">
                      <w:rPr>
                        <w:rFonts w:cs="Arial"/>
                        <w:b/>
                        <w:szCs w:val="20"/>
                        <w:lang w:eastAsia="en-US"/>
                      </w:rPr>
                      <w:t>Date</w:t>
                    </w:r>
                  </w:p>
                </w:tc>
              </w:tr>
              <w:tr w:rsidR="002D6741" w:rsidRPr="008F2D5E" w14:paraId="5A85BE26" w14:textId="77777777" w:rsidTr="00895FEA">
                <w:trPr>
                  <w:trHeight w:val="253"/>
                </w:trPr>
                <w:tc>
                  <w:tcPr>
                    <w:tcW w:w="1560" w:type="dxa"/>
                  </w:tcPr>
                  <w:p w14:paraId="68E93928" w14:textId="77777777" w:rsidR="002D6741" w:rsidRPr="008F2D5E" w:rsidRDefault="002D6741" w:rsidP="00D2256A">
                    <w:pPr>
                      <w:rPr>
                        <w:rFonts w:cs="Arial"/>
                        <w:color w:val="000000"/>
                        <w:szCs w:val="20"/>
                      </w:rPr>
                    </w:pPr>
                    <w:del w:id="6" w:author="QuangNX2" w:date="2021-03-03T14:27:00Z">
                      <w:r w:rsidDel="00F84D45">
                        <w:rPr>
                          <w:rFonts w:cs="Arial"/>
                          <w:color w:val="000000"/>
                          <w:szCs w:val="20"/>
                        </w:rPr>
                        <w:delText>Thanh Ngo</w:delText>
                      </w:r>
                    </w:del>
                  </w:p>
                </w:tc>
                <w:tc>
                  <w:tcPr>
                    <w:tcW w:w="1175" w:type="dxa"/>
                  </w:tcPr>
                  <w:p w14:paraId="56429B28" w14:textId="77777777" w:rsidR="002D6741" w:rsidRPr="008F2D5E" w:rsidRDefault="002D6741" w:rsidP="00D2256A">
                    <w:pPr>
                      <w:rPr>
                        <w:rFonts w:cs="Arial"/>
                        <w:color w:val="000000"/>
                        <w:szCs w:val="20"/>
                      </w:rPr>
                    </w:pPr>
                  </w:p>
                </w:tc>
                <w:tc>
                  <w:tcPr>
                    <w:tcW w:w="1930" w:type="dxa"/>
                  </w:tcPr>
                  <w:p w14:paraId="54472F63" w14:textId="77777777" w:rsidR="002D6741" w:rsidRPr="008F2D5E" w:rsidRDefault="002D6741" w:rsidP="00D2256A">
                    <w:pPr>
                      <w:rPr>
                        <w:rFonts w:cs="Arial"/>
                        <w:color w:val="000000"/>
                        <w:szCs w:val="20"/>
                      </w:rPr>
                    </w:pPr>
                    <w:r w:rsidRPr="008F2D5E">
                      <w:rPr>
                        <w:rFonts w:cs="Arial"/>
                        <w:color w:val="000000"/>
                        <w:szCs w:val="20"/>
                      </w:rPr>
                      <w:t>0.7</w:t>
                    </w:r>
                  </w:p>
                </w:tc>
                <w:tc>
                  <w:tcPr>
                    <w:tcW w:w="2250" w:type="dxa"/>
                  </w:tcPr>
                  <w:p w14:paraId="49F1CB58" w14:textId="77777777" w:rsidR="002D6741" w:rsidRPr="008F2D5E" w:rsidRDefault="002D6741" w:rsidP="00D2256A">
                    <w:pPr>
                      <w:rPr>
                        <w:rFonts w:cs="Arial"/>
                        <w:color w:val="000000"/>
                        <w:szCs w:val="20"/>
                      </w:rPr>
                    </w:pPr>
                    <w:r w:rsidRPr="008F2D5E">
                      <w:rPr>
                        <w:rFonts w:cs="Arial"/>
                        <w:color w:val="000000"/>
                        <w:szCs w:val="20"/>
                      </w:rPr>
                      <w:t>Project Manager</w:t>
                    </w:r>
                  </w:p>
                </w:tc>
                <w:tc>
                  <w:tcPr>
                    <w:tcW w:w="2430" w:type="dxa"/>
                  </w:tcPr>
                  <w:p w14:paraId="5C12DBC3" w14:textId="77777777" w:rsidR="002D6741" w:rsidRPr="008F2D5E" w:rsidRDefault="002D6741" w:rsidP="00D2256A">
                    <w:pPr>
                      <w:rPr>
                        <w:rFonts w:cs="Arial"/>
                        <w:color w:val="000000"/>
                        <w:szCs w:val="20"/>
                      </w:rPr>
                    </w:pPr>
                    <w:r w:rsidRPr="008F2D5E">
                      <w:rPr>
                        <w:rFonts w:cs="Arial"/>
                        <w:color w:val="000000"/>
                        <w:szCs w:val="20"/>
                      </w:rPr>
                      <w:t>YYYY/MM/DD</w:t>
                    </w:r>
                  </w:p>
                </w:tc>
              </w:tr>
            </w:tbl>
            <w:p w14:paraId="57DCB0BD" w14:textId="77777777" w:rsidR="002D6741" w:rsidRPr="008F2D5E" w:rsidRDefault="00000000" w:rsidP="002D6741">
              <w:pPr>
                <w:rPr>
                  <w:rFonts w:cs="Arial"/>
                </w:rPr>
              </w:pPr>
            </w:p>
          </w:sdtContent>
        </w:sdt>
        <w:p w14:paraId="487522F1" w14:textId="77777777" w:rsidR="002D6741" w:rsidRPr="008F2D5E" w:rsidRDefault="00000000" w:rsidP="002D6741">
          <w:pPr>
            <w:rPr>
              <w:rFonts w:cs="Arial"/>
            </w:rPr>
          </w:pPr>
        </w:p>
      </w:sdtContent>
    </w:sdt>
    <w:p w14:paraId="50CA610D" w14:textId="77777777" w:rsidR="002D6741" w:rsidRPr="008F2D5E" w:rsidRDefault="002D6741" w:rsidP="002D6741">
      <w:pPr>
        <w:spacing w:after="160"/>
        <w:rPr>
          <w:rFonts w:cs="Arial"/>
        </w:rPr>
      </w:pPr>
    </w:p>
    <w:p w14:paraId="7EF9FFF8" w14:textId="77777777" w:rsidR="002D6741" w:rsidRPr="008F2D5E" w:rsidRDefault="002D6741" w:rsidP="002D6741">
      <w:pPr>
        <w:spacing w:after="160"/>
        <w:rPr>
          <w:rFonts w:cs="Arial"/>
          <w:color w:val="1F3864" w:themeColor="accent5" w:themeShade="80"/>
          <w:sz w:val="28"/>
        </w:rPr>
      </w:pPr>
      <w:bookmarkStart w:id="7" w:name="_Toc356227235"/>
      <w:bookmarkStart w:id="8" w:name="_Toc362429612"/>
      <w:r w:rsidRPr="008F2D5E">
        <w:rPr>
          <w:rFonts w:cs="Arial"/>
          <w:color w:val="1F3864" w:themeColor="accent5" w:themeShade="80"/>
          <w:sz w:val="28"/>
        </w:rPr>
        <w:br w:type="page"/>
      </w:r>
    </w:p>
    <w:sdt>
      <w:sdtPr>
        <w:rPr>
          <w:rFonts w:ascii="Arial" w:eastAsia="Times New Roman" w:hAnsi="Arial" w:cs="Arial"/>
          <w:caps w:val="0"/>
          <w:color w:val="auto"/>
          <w:sz w:val="20"/>
          <w:szCs w:val="24"/>
          <w:lang w:val="en-GB" w:eastAsia="en-GB"/>
        </w:rPr>
        <w:id w:val="908886829"/>
        <w:docPartObj>
          <w:docPartGallery w:val="Table of Contents"/>
          <w:docPartUnique/>
        </w:docPartObj>
      </w:sdtPr>
      <w:sdtEndPr>
        <w:rPr>
          <w:b/>
          <w:bCs/>
          <w:noProof/>
        </w:rPr>
      </w:sdtEndPr>
      <w:sdtContent>
        <w:p w14:paraId="57DDBB89" w14:textId="77777777" w:rsidR="002D6741" w:rsidRPr="008F2D5E" w:rsidRDefault="002D6741" w:rsidP="002D6741">
          <w:pPr>
            <w:pStyle w:val="TOCHeading"/>
            <w:numPr>
              <w:ilvl w:val="0"/>
              <w:numId w:val="0"/>
            </w:numPr>
            <w:spacing w:line="360" w:lineRule="auto"/>
            <w:rPr>
              <w:rFonts w:ascii="Arial" w:hAnsi="Arial" w:cs="Arial"/>
              <w:b/>
            </w:rPr>
          </w:pPr>
          <w:r w:rsidRPr="008F2D5E">
            <w:rPr>
              <w:rFonts w:ascii="Arial" w:hAnsi="Arial" w:cs="Arial"/>
              <w:b/>
            </w:rPr>
            <w:t>Table of Contents</w:t>
          </w:r>
        </w:p>
        <w:p w14:paraId="70706D14" w14:textId="77777777" w:rsidR="002D6741" w:rsidRPr="008F2D5E" w:rsidRDefault="002D6741" w:rsidP="002D6741">
          <w:pPr>
            <w:rPr>
              <w:rFonts w:cs="Arial"/>
              <w:lang w:val="en-US" w:eastAsia="en-US"/>
            </w:rPr>
          </w:pPr>
        </w:p>
        <w:p w14:paraId="24FB8962" w14:textId="111E9697" w:rsidR="00B30AC9" w:rsidRDefault="002D6741">
          <w:pPr>
            <w:pStyle w:val="TOC1"/>
            <w:rPr>
              <w:rFonts w:asciiTheme="minorHAnsi" w:eastAsiaTheme="minorEastAsia" w:hAnsiTheme="minorHAnsi" w:cstheme="minorBidi"/>
              <w:noProof/>
              <w:kern w:val="2"/>
              <w:sz w:val="22"/>
              <w:szCs w:val="22"/>
              <w:lang w:val="en-US" w:eastAsia="en-US"/>
              <w14:ligatures w14:val="standardContextual"/>
            </w:rPr>
          </w:pPr>
          <w:r w:rsidRPr="008F2D5E">
            <w:rPr>
              <w:rFonts w:cs="Arial"/>
            </w:rPr>
            <w:fldChar w:fldCharType="begin"/>
          </w:r>
          <w:r w:rsidRPr="008F2D5E">
            <w:rPr>
              <w:rFonts w:cs="Arial"/>
            </w:rPr>
            <w:instrText xml:space="preserve"> TOC \o "1-3" \h \z \u </w:instrText>
          </w:r>
          <w:r w:rsidRPr="008F2D5E">
            <w:rPr>
              <w:rFonts w:cs="Arial"/>
            </w:rPr>
            <w:fldChar w:fldCharType="separate"/>
          </w:r>
          <w:hyperlink w:anchor="_Toc152340745" w:history="1">
            <w:r w:rsidR="00B30AC9" w:rsidRPr="00D82ED6">
              <w:rPr>
                <w:rStyle w:val="Hyperlink"/>
                <w:rFonts w:eastAsiaTheme="majorEastAsia" w:cs="Arial"/>
                <w:noProof/>
              </w:rPr>
              <w:t>1.</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Introduction</w:t>
            </w:r>
            <w:r w:rsidR="00B30AC9">
              <w:rPr>
                <w:noProof/>
                <w:webHidden/>
              </w:rPr>
              <w:tab/>
            </w:r>
            <w:r w:rsidR="00B30AC9">
              <w:rPr>
                <w:noProof/>
                <w:webHidden/>
              </w:rPr>
              <w:fldChar w:fldCharType="begin"/>
            </w:r>
            <w:r w:rsidR="00B30AC9">
              <w:rPr>
                <w:noProof/>
                <w:webHidden/>
              </w:rPr>
              <w:instrText xml:space="preserve"> PAGEREF _Toc152340745 \h </w:instrText>
            </w:r>
            <w:r w:rsidR="00B30AC9">
              <w:rPr>
                <w:noProof/>
                <w:webHidden/>
              </w:rPr>
            </w:r>
            <w:r w:rsidR="00B30AC9">
              <w:rPr>
                <w:noProof/>
                <w:webHidden/>
              </w:rPr>
              <w:fldChar w:fldCharType="separate"/>
            </w:r>
            <w:r w:rsidR="00201D76">
              <w:rPr>
                <w:noProof/>
                <w:webHidden/>
              </w:rPr>
              <w:t>5</w:t>
            </w:r>
            <w:r w:rsidR="00B30AC9">
              <w:rPr>
                <w:noProof/>
                <w:webHidden/>
              </w:rPr>
              <w:fldChar w:fldCharType="end"/>
            </w:r>
          </w:hyperlink>
        </w:p>
        <w:p w14:paraId="60D2315E" w14:textId="31A652B1" w:rsidR="00B30AC9" w:rsidRDefault="00000000">
          <w:pPr>
            <w:pStyle w:val="TOC2"/>
            <w:tabs>
              <w:tab w:val="left" w:pos="88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46" w:history="1">
            <w:r w:rsidR="00B30AC9" w:rsidRPr="00D82ED6">
              <w:rPr>
                <w:rStyle w:val="Hyperlink"/>
                <w:rFonts w:eastAsiaTheme="majorEastAsia" w:cs="Arial"/>
                <w:noProof/>
              </w:rPr>
              <w:t>1.1</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Purpose</w:t>
            </w:r>
            <w:r w:rsidR="00B30AC9">
              <w:rPr>
                <w:noProof/>
                <w:webHidden/>
              </w:rPr>
              <w:tab/>
            </w:r>
            <w:r w:rsidR="00B30AC9">
              <w:rPr>
                <w:noProof/>
                <w:webHidden/>
              </w:rPr>
              <w:fldChar w:fldCharType="begin"/>
            </w:r>
            <w:r w:rsidR="00B30AC9">
              <w:rPr>
                <w:noProof/>
                <w:webHidden/>
              </w:rPr>
              <w:instrText xml:space="preserve"> PAGEREF _Toc152340746 \h </w:instrText>
            </w:r>
            <w:r w:rsidR="00B30AC9">
              <w:rPr>
                <w:noProof/>
                <w:webHidden/>
              </w:rPr>
            </w:r>
            <w:r w:rsidR="00B30AC9">
              <w:rPr>
                <w:noProof/>
                <w:webHidden/>
              </w:rPr>
              <w:fldChar w:fldCharType="separate"/>
            </w:r>
            <w:r w:rsidR="00201D76">
              <w:rPr>
                <w:noProof/>
                <w:webHidden/>
              </w:rPr>
              <w:t>5</w:t>
            </w:r>
            <w:r w:rsidR="00B30AC9">
              <w:rPr>
                <w:noProof/>
                <w:webHidden/>
              </w:rPr>
              <w:fldChar w:fldCharType="end"/>
            </w:r>
          </w:hyperlink>
        </w:p>
        <w:p w14:paraId="7ABCC8E6" w14:textId="53F5688D" w:rsidR="00B30AC9" w:rsidRDefault="00000000">
          <w:pPr>
            <w:pStyle w:val="TOC2"/>
            <w:tabs>
              <w:tab w:val="left" w:pos="88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47" w:history="1">
            <w:r w:rsidR="00B30AC9" w:rsidRPr="00D82ED6">
              <w:rPr>
                <w:rStyle w:val="Hyperlink"/>
                <w:rFonts w:eastAsiaTheme="majorEastAsia" w:cs="Arial"/>
                <w:noProof/>
              </w:rPr>
              <w:t>1.2</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Application Overview</w:t>
            </w:r>
            <w:r w:rsidR="00B30AC9">
              <w:rPr>
                <w:noProof/>
                <w:webHidden/>
              </w:rPr>
              <w:tab/>
            </w:r>
            <w:r w:rsidR="00B30AC9">
              <w:rPr>
                <w:noProof/>
                <w:webHidden/>
              </w:rPr>
              <w:fldChar w:fldCharType="begin"/>
            </w:r>
            <w:r w:rsidR="00B30AC9">
              <w:rPr>
                <w:noProof/>
                <w:webHidden/>
              </w:rPr>
              <w:instrText xml:space="preserve"> PAGEREF _Toc152340747 \h </w:instrText>
            </w:r>
            <w:r w:rsidR="00B30AC9">
              <w:rPr>
                <w:noProof/>
                <w:webHidden/>
              </w:rPr>
            </w:r>
            <w:r w:rsidR="00B30AC9">
              <w:rPr>
                <w:noProof/>
                <w:webHidden/>
              </w:rPr>
              <w:fldChar w:fldCharType="separate"/>
            </w:r>
            <w:r w:rsidR="00201D76">
              <w:rPr>
                <w:noProof/>
                <w:webHidden/>
              </w:rPr>
              <w:t>5</w:t>
            </w:r>
            <w:r w:rsidR="00B30AC9">
              <w:rPr>
                <w:noProof/>
                <w:webHidden/>
              </w:rPr>
              <w:fldChar w:fldCharType="end"/>
            </w:r>
          </w:hyperlink>
        </w:p>
        <w:p w14:paraId="37741305" w14:textId="448F60D0" w:rsidR="00B30AC9" w:rsidRDefault="00000000">
          <w:pPr>
            <w:pStyle w:val="TOC2"/>
            <w:tabs>
              <w:tab w:val="left" w:pos="88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48" w:history="1">
            <w:r w:rsidR="00B30AC9" w:rsidRPr="00D82ED6">
              <w:rPr>
                <w:rStyle w:val="Hyperlink"/>
                <w:rFonts w:eastAsiaTheme="majorEastAsia" w:cs="Arial"/>
                <w:noProof/>
              </w:rPr>
              <w:t>1.3</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Intended Audience and Reading Suggestions</w:t>
            </w:r>
            <w:r w:rsidR="00B30AC9">
              <w:rPr>
                <w:noProof/>
                <w:webHidden/>
              </w:rPr>
              <w:tab/>
            </w:r>
            <w:r w:rsidR="00B30AC9">
              <w:rPr>
                <w:noProof/>
                <w:webHidden/>
              </w:rPr>
              <w:fldChar w:fldCharType="begin"/>
            </w:r>
            <w:r w:rsidR="00B30AC9">
              <w:rPr>
                <w:noProof/>
                <w:webHidden/>
              </w:rPr>
              <w:instrText xml:space="preserve"> PAGEREF _Toc152340748 \h </w:instrText>
            </w:r>
            <w:r w:rsidR="00B30AC9">
              <w:rPr>
                <w:noProof/>
                <w:webHidden/>
              </w:rPr>
            </w:r>
            <w:r w:rsidR="00B30AC9">
              <w:rPr>
                <w:noProof/>
                <w:webHidden/>
              </w:rPr>
              <w:fldChar w:fldCharType="separate"/>
            </w:r>
            <w:r w:rsidR="00201D76">
              <w:rPr>
                <w:noProof/>
                <w:webHidden/>
              </w:rPr>
              <w:t>5</w:t>
            </w:r>
            <w:r w:rsidR="00B30AC9">
              <w:rPr>
                <w:noProof/>
                <w:webHidden/>
              </w:rPr>
              <w:fldChar w:fldCharType="end"/>
            </w:r>
          </w:hyperlink>
        </w:p>
        <w:p w14:paraId="7B0A7D35" w14:textId="57E7116A" w:rsidR="00B30AC9" w:rsidRDefault="00000000">
          <w:pPr>
            <w:pStyle w:val="TOC2"/>
            <w:tabs>
              <w:tab w:val="left" w:pos="88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49" w:history="1">
            <w:r w:rsidR="00B30AC9" w:rsidRPr="00D82ED6">
              <w:rPr>
                <w:rStyle w:val="Hyperlink"/>
                <w:rFonts w:eastAsiaTheme="majorEastAsia" w:cs="Arial"/>
                <w:noProof/>
              </w:rPr>
              <w:t>1.4</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Abbreviations</w:t>
            </w:r>
            <w:r w:rsidR="00B30AC9">
              <w:rPr>
                <w:noProof/>
                <w:webHidden/>
              </w:rPr>
              <w:tab/>
            </w:r>
            <w:r w:rsidR="00B30AC9">
              <w:rPr>
                <w:noProof/>
                <w:webHidden/>
              </w:rPr>
              <w:fldChar w:fldCharType="begin"/>
            </w:r>
            <w:r w:rsidR="00B30AC9">
              <w:rPr>
                <w:noProof/>
                <w:webHidden/>
              </w:rPr>
              <w:instrText xml:space="preserve"> PAGEREF _Toc152340749 \h </w:instrText>
            </w:r>
            <w:r w:rsidR="00B30AC9">
              <w:rPr>
                <w:noProof/>
                <w:webHidden/>
              </w:rPr>
            </w:r>
            <w:r w:rsidR="00B30AC9">
              <w:rPr>
                <w:noProof/>
                <w:webHidden/>
              </w:rPr>
              <w:fldChar w:fldCharType="separate"/>
            </w:r>
            <w:r w:rsidR="00201D76">
              <w:rPr>
                <w:noProof/>
                <w:webHidden/>
              </w:rPr>
              <w:t>5</w:t>
            </w:r>
            <w:r w:rsidR="00B30AC9">
              <w:rPr>
                <w:noProof/>
                <w:webHidden/>
              </w:rPr>
              <w:fldChar w:fldCharType="end"/>
            </w:r>
          </w:hyperlink>
        </w:p>
        <w:p w14:paraId="5C7244A7" w14:textId="1B1182EF" w:rsidR="00B30AC9" w:rsidRDefault="00000000">
          <w:pPr>
            <w:pStyle w:val="TOC2"/>
            <w:tabs>
              <w:tab w:val="left" w:pos="88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50" w:history="1">
            <w:r w:rsidR="00B30AC9" w:rsidRPr="00D82ED6">
              <w:rPr>
                <w:rStyle w:val="Hyperlink"/>
                <w:rFonts w:eastAsiaTheme="majorEastAsia" w:cs="Arial"/>
                <w:noProof/>
              </w:rPr>
              <w:t>1.5</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References</w:t>
            </w:r>
            <w:r w:rsidR="00B30AC9">
              <w:rPr>
                <w:noProof/>
                <w:webHidden/>
              </w:rPr>
              <w:tab/>
            </w:r>
            <w:r w:rsidR="00B30AC9">
              <w:rPr>
                <w:noProof/>
                <w:webHidden/>
              </w:rPr>
              <w:fldChar w:fldCharType="begin"/>
            </w:r>
            <w:r w:rsidR="00B30AC9">
              <w:rPr>
                <w:noProof/>
                <w:webHidden/>
              </w:rPr>
              <w:instrText xml:space="preserve"> PAGEREF _Toc152340750 \h </w:instrText>
            </w:r>
            <w:r w:rsidR="00B30AC9">
              <w:rPr>
                <w:noProof/>
                <w:webHidden/>
              </w:rPr>
            </w:r>
            <w:r w:rsidR="00B30AC9">
              <w:rPr>
                <w:noProof/>
                <w:webHidden/>
              </w:rPr>
              <w:fldChar w:fldCharType="separate"/>
            </w:r>
            <w:r w:rsidR="00201D76">
              <w:rPr>
                <w:noProof/>
                <w:webHidden/>
              </w:rPr>
              <w:t>6</w:t>
            </w:r>
            <w:r w:rsidR="00B30AC9">
              <w:rPr>
                <w:noProof/>
                <w:webHidden/>
              </w:rPr>
              <w:fldChar w:fldCharType="end"/>
            </w:r>
          </w:hyperlink>
        </w:p>
        <w:p w14:paraId="26C091D0" w14:textId="3271A0CD" w:rsidR="00B30AC9" w:rsidRDefault="00000000">
          <w:pPr>
            <w:pStyle w:val="TOC1"/>
            <w:rPr>
              <w:rFonts w:asciiTheme="minorHAnsi" w:eastAsiaTheme="minorEastAsia" w:hAnsiTheme="minorHAnsi" w:cstheme="minorBidi"/>
              <w:noProof/>
              <w:kern w:val="2"/>
              <w:sz w:val="22"/>
              <w:szCs w:val="22"/>
              <w:lang w:val="en-US" w:eastAsia="en-US"/>
              <w14:ligatures w14:val="standardContextual"/>
            </w:rPr>
          </w:pPr>
          <w:hyperlink w:anchor="_Toc152340751" w:history="1">
            <w:r w:rsidR="00B30AC9" w:rsidRPr="00D82ED6">
              <w:rPr>
                <w:rStyle w:val="Hyperlink"/>
                <w:rFonts w:eastAsiaTheme="majorEastAsia" w:cs="Arial"/>
                <w:noProof/>
              </w:rPr>
              <w:t>2.</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High Level Requirement</w:t>
            </w:r>
            <w:r w:rsidR="00B30AC9">
              <w:rPr>
                <w:noProof/>
                <w:webHidden/>
              </w:rPr>
              <w:tab/>
            </w:r>
            <w:r w:rsidR="00B30AC9">
              <w:rPr>
                <w:noProof/>
                <w:webHidden/>
              </w:rPr>
              <w:fldChar w:fldCharType="begin"/>
            </w:r>
            <w:r w:rsidR="00B30AC9">
              <w:rPr>
                <w:noProof/>
                <w:webHidden/>
              </w:rPr>
              <w:instrText xml:space="preserve"> PAGEREF _Toc152340751 \h </w:instrText>
            </w:r>
            <w:r w:rsidR="00B30AC9">
              <w:rPr>
                <w:noProof/>
                <w:webHidden/>
              </w:rPr>
            </w:r>
            <w:r w:rsidR="00B30AC9">
              <w:rPr>
                <w:noProof/>
                <w:webHidden/>
              </w:rPr>
              <w:fldChar w:fldCharType="separate"/>
            </w:r>
            <w:r w:rsidR="00201D76">
              <w:rPr>
                <w:noProof/>
                <w:webHidden/>
              </w:rPr>
              <w:t>7</w:t>
            </w:r>
            <w:r w:rsidR="00B30AC9">
              <w:rPr>
                <w:noProof/>
                <w:webHidden/>
              </w:rPr>
              <w:fldChar w:fldCharType="end"/>
            </w:r>
          </w:hyperlink>
        </w:p>
        <w:p w14:paraId="44A6958E" w14:textId="667ED37E" w:rsidR="00B30AC9" w:rsidRDefault="00000000">
          <w:pPr>
            <w:pStyle w:val="TOC2"/>
            <w:tabs>
              <w:tab w:val="left" w:pos="88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52" w:history="1">
            <w:r w:rsidR="00B30AC9" w:rsidRPr="00D82ED6">
              <w:rPr>
                <w:rStyle w:val="Hyperlink"/>
                <w:rFonts w:eastAsiaTheme="majorEastAsia" w:cs="Arial"/>
                <w:noProof/>
              </w:rPr>
              <w:t>2.1</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Object Relationship Diagram</w:t>
            </w:r>
            <w:r w:rsidR="00B30AC9">
              <w:rPr>
                <w:noProof/>
                <w:webHidden/>
              </w:rPr>
              <w:tab/>
            </w:r>
            <w:r w:rsidR="00B30AC9">
              <w:rPr>
                <w:noProof/>
                <w:webHidden/>
              </w:rPr>
              <w:fldChar w:fldCharType="begin"/>
            </w:r>
            <w:r w:rsidR="00B30AC9">
              <w:rPr>
                <w:noProof/>
                <w:webHidden/>
              </w:rPr>
              <w:instrText xml:space="preserve"> PAGEREF _Toc152340752 \h </w:instrText>
            </w:r>
            <w:r w:rsidR="00B30AC9">
              <w:rPr>
                <w:noProof/>
                <w:webHidden/>
              </w:rPr>
            </w:r>
            <w:r w:rsidR="00B30AC9">
              <w:rPr>
                <w:noProof/>
                <w:webHidden/>
              </w:rPr>
              <w:fldChar w:fldCharType="separate"/>
            </w:r>
            <w:r w:rsidR="00201D76">
              <w:rPr>
                <w:noProof/>
                <w:webHidden/>
              </w:rPr>
              <w:t>7</w:t>
            </w:r>
            <w:r w:rsidR="00B30AC9">
              <w:rPr>
                <w:noProof/>
                <w:webHidden/>
              </w:rPr>
              <w:fldChar w:fldCharType="end"/>
            </w:r>
          </w:hyperlink>
        </w:p>
        <w:p w14:paraId="45C43CE1" w14:textId="462EF86D" w:rsidR="00B30AC9" w:rsidRDefault="00000000">
          <w:pPr>
            <w:pStyle w:val="TOC2"/>
            <w:tabs>
              <w:tab w:val="left" w:pos="88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53" w:history="1">
            <w:r w:rsidR="00B30AC9" w:rsidRPr="00D82ED6">
              <w:rPr>
                <w:rStyle w:val="Hyperlink"/>
                <w:rFonts w:eastAsiaTheme="majorEastAsia" w:cs="Arial"/>
                <w:noProof/>
              </w:rPr>
              <w:t>2.2</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Workflow Diagram</w:t>
            </w:r>
            <w:r w:rsidR="00B30AC9">
              <w:rPr>
                <w:noProof/>
                <w:webHidden/>
              </w:rPr>
              <w:tab/>
            </w:r>
            <w:r w:rsidR="00B30AC9">
              <w:rPr>
                <w:noProof/>
                <w:webHidden/>
              </w:rPr>
              <w:fldChar w:fldCharType="begin"/>
            </w:r>
            <w:r w:rsidR="00B30AC9">
              <w:rPr>
                <w:noProof/>
                <w:webHidden/>
              </w:rPr>
              <w:instrText xml:space="preserve"> PAGEREF _Toc152340753 \h </w:instrText>
            </w:r>
            <w:r w:rsidR="00B30AC9">
              <w:rPr>
                <w:noProof/>
                <w:webHidden/>
              </w:rPr>
            </w:r>
            <w:r w:rsidR="00B30AC9">
              <w:rPr>
                <w:noProof/>
                <w:webHidden/>
              </w:rPr>
              <w:fldChar w:fldCharType="separate"/>
            </w:r>
            <w:r w:rsidR="00201D76">
              <w:rPr>
                <w:noProof/>
                <w:webHidden/>
              </w:rPr>
              <w:t>9</w:t>
            </w:r>
            <w:r w:rsidR="00B30AC9">
              <w:rPr>
                <w:noProof/>
                <w:webHidden/>
              </w:rPr>
              <w:fldChar w:fldCharType="end"/>
            </w:r>
          </w:hyperlink>
        </w:p>
        <w:p w14:paraId="14606AD8" w14:textId="46917923" w:rsidR="00B30AC9" w:rsidRDefault="00000000">
          <w:pPr>
            <w:pStyle w:val="TOC2"/>
            <w:tabs>
              <w:tab w:val="left" w:pos="88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54" w:history="1">
            <w:r w:rsidR="00B30AC9" w:rsidRPr="00D82ED6">
              <w:rPr>
                <w:rStyle w:val="Hyperlink"/>
                <w:rFonts w:eastAsiaTheme="majorEastAsia" w:cs="Arial"/>
                <w:noProof/>
              </w:rPr>
              <w:t>2.3</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State Transition Diagram</w:t>
            </w:r>
            <w:r w:rsidR="00B30AC9">
              <w:rPr>
                <w:noProof/>
                <w:webHidden/>
              </w:rPr>
              <w:tab/>
            </w:r>
            <w:r w:rsidR="00B30AC9">
              <w:rPr>
                <w:noProof/>
                <w:webHidden/>
              </w:rPr>
              <w:fldChar w:fldCharType="begin"/>
            </w:r>
            <w:r w:rsidR="00B30AC9">
              <w:rPr>
                <w:noProof/>
                <w:webHidden/>
              </w:rPr>
              <w:instrText xml:space="preserve"> PAGEREF _Toc152340754 \h </w:instrText>
            </w:r>
            <w:r w:rsidR="00B30AC9">
              <w:rPr>
                <w:noProof/>
                <w:webHidden/>
              </w:rPr>
            </w:r>
            <w:r w:rsidR="00B30AC9">
              <w:rPr>
                <w:noProof/>
                <w:webHidden/>
              </w:rPr>
              <w:fldChar w:fldCharType="separate"/>
            </w:r>
            <w:r w:rsidR="00201D76">
              <w:rPr>
                <w:noProof/>
                <w:webHidden/>
              </w:rPr>
              <w:t>11</w:t>
            </w:r>
            <w:r w:rsidR="00B30AC9">
              <w:rPr>
                <w:noProof/>
                <w:webHidden/>
              </w:rPr>
              <w:fldChar w:fldCharType="end"/>
            </w:r>
          </w:hyperlink>
        </w:p>
        <w:p w14:paraId="51EF918C" w14:textId="163E557F" w:rsidR="00B30AC9" w:rsidRDefault="00000000">
          <w:pPr>
            <w:pStyle w:val="TOC2"/>
            <w:tabs>
              <w:tab w:val="left" w:pos="88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55" w:history="1">
            <w:r w:rsidR="00B30AC9" w:rsidRPr="00D82ED6">
              <w:rPr>
                <w:rStyle w:val="Hyperlink"/>
                <w:rFonts w:eastAsiaTheme="majorEastAsia"/>
                <w:noProof/>
              </w:rPr>
              <w:t>2.4</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Use Case Diagram</w:t>
            </w:r>
            <w:r w:rsidR="00B30AC9">
              <w:rPr>
                <w:noProof/>
                <w:webHidden/>
              </w:rPr>
              <w:tab/>
            </w:r>
            <w:r w:rsidR="00B30AC9">
              <w:rPr>
                <w:noProof/>
                <w:webHidden/>
              </w:rPr>
              <w:fldChar w:fldCharType="begin"/>
            </w:r>
            <w:r w:rsidR="00B30AC9">
              <w:rPr>
                <w:noProof/>
                <w:webHidden/>
              </w:rPr>
              <w:instrText xml:space="preserve"> PAGEREF _Toc152340755 \h </w:instrText>
            </w:r>
            <w:r w:rsidR="00B30AC9">
              <w:rPr>
                <w:noProof/>
                <w:webHidden/>
              </w:rPr>
            </w:r>
            <w:r w:rsidR="00B30AC9">
              <w:rPr>
                <w:noProof/>
                <w:webHidden/>
              </w:rPr>
              <w:fldChar w:fldCharType="separate"/>
            </w:r>
            <w:r w:rsidR="00201D76">
              <w:rPr>
                <w:noProof/>
                <w:webHidden/>
              </w:rPr>
              <w:t>13</w:t>
            </w:r>
            <w:r w:rsidR="00B30AC9">
              <w:rPr>
                <w:noProof/>
                <w:webHidden/>
              </w:rPr>
              <w:fldChar w:fldCharType="end"/>
            </w:r>
          </w:hyperlink>
        </w:p>
        <w:p w14:paraId="6EAF80B9" w14:textId="7D1DD956" w:rsidR="00B30AC9" w:rsidRDefault="00000000">
          <w:pPr>
            <w:pStyle w:val="TOC1"/>
            <w:rPr>
              <w:rFonts w:asciiTheme="minorHAnsi" w:eastAsiaTheme="minorEastAsia" w:hAnsiTheme="minorHAnsi" w:cstheme="minorBidi"/>
              <w:noProof/>
              <w:kern w:val="2"/>
              <w:sz w:val="22"/>
              <w:szCs w:val="22"/>
              <w:lang w:val="en-US" w:eastAsia="en-US"/>
              <w14:ligatures w14:val="standardContextual"/>
            </w:rPr>
          </w:pPr>
          <w:hyperlink w:anchor="_Toc152340756" w:history="1">
            <w:r w:rsidR="00B30AC9" w:rsidRPr="00D82ED6">
              <w:rPr>
                <w:rStyle w:val="Hyperlink"/>
                <w:rFonts w:eastAsiaTheme="majorEastAsia" w:cs="Arial"/>
                <w:noProof/>
              </w:rPr>
              <w:t>3.</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Security Requirement</w:t>
            </w:r>
            <w:r w:rsidR="00B30AC9">
              <w:rPr>
                <w:noProof/>
                <w:webHidden/>
              </w:rPr>
              <w:tab/>
            </w:r>
            <w:r w:rsidR="00B30AC9">
              <w:rPr>
                <w:noProof/>
                <w:webHidden/>
              </w:rPr>
              <w:fldChar w:fldCharType="begin"/>
            </w:r>
            <w:r w:rsidR="00B30AC9">
              <w:rPr>
                <w:noProof/>
                <w:webHidden/>
              </w:rPr>
              <w:instrText xml:space="preserve"> PAGEREF _Toc152340756 \h </w:instrText>
            </w:r>
            <w:r w:rsidR="00B30AC9">
              <w:rPr>
                <w:noProof/>
                <w:webHidden/>
              </w:rPr>
            </w:r>
            <w:r w:rsidR="00B30AC9">
              <w:rPr>
                <w:noProof/>
                <w:webHidden/>
              </w:rPr>
              <w:fldChar w:fldCharType="separate"/>
            </w:r>
            <w:r w:rsidR="00201D76">
              <w:rPr>
                <w:noProof/>
                <w:webHidden/>
              </w:rPr>
              <w:t>19</w:t>
            </w:r>
            <w:r w:rsidR="00B30AC9">
              <w:rPr>
                <w:noProof/>
                <w:webHidden/>
              </w:rPr>
              <w:fldChar w:fldCharType="end"/>
            </w:r>
          </w:hyperlink>
        </w:p>
        <w:p w14:paraId="5DEA2361" w14:textId="454B9A93" w:rsidR="00B30AC9" w:rsidRDefault="00000000">
          <w:pPr>
            <w:pStyle w:val="TOC1"/>
            <w:rPr>
              <w:rFonts w:asciiTheme="minorHAnsi" w:eastAsiaTheme="minorEastAsia" w:hAnsiTheme="minorHAnsi" w:cstheme="minorBidi"/>
              <w:noProof/>
              <w:kern w:val="2"/>
              <w:sz w:val="22"/>
              <w:szCs w:val="22"/>
              <w:lang w:val="en-US" w:eastAsia="en-US"/>
              <w14:ligatures w14:val="standardContextual"/>
            </w:rPr>
          </w:pPr>
          <w:hyperlink w:anchor="_Toc152340757" w:history="1">
            <w:r w:rsidR="00B30AC9" w:rsidRPr="00D82ED6">
              <w:rPr>
                <w:rStyle w:val="Hyperlink"/>
                <w:rFonts w:eastAsiaTheme="majorEastAsia" w:cs="Arial"/>
                <w:noProof/>
              </w:rPr>
              <w:t>4.</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Wireframes</w:t>
            </w:r>
            <w:r w:rsidR="00B30AC9">
              <w:rPr>
                <w:noProof/>
                <w:webHidden/>
              </w:rPr>
              <w:tab/>
            </w:r>
            <w:r w:rsidR="00B30AC9">
              <w:rPr>
                <w:noProof/>
                <w:webHidden/>
              </w:rPr>
              <w:fldChar w:fldCharType="begin"/>
            </w:r>
            <w:r w:rsidR="00B30AC9">
              <w:rPr>
                <w:noProof/>
                <w:webHidden/>
              </w:rPr>
              <w:instrText xml:space="preserve"> PAGEREF _Toc152340757 \h </w:instrText>
            </w:r>
            <w:r w:rsidR="00B30AC9">
              <w:rPr>
                <w:noProof/>
                <w:webHidden/>
              </w:rPr>
            </w:r>
            <w:r w:rsidR="00B30AC9">
              <w:rPr>
                <w:noProof/>
                <w:webHidden/>
              </w:rPr>
              <w:fldChar w:fldCharType="separate"/>
            </w:r>
            <w:r w:rsidR="00201D76">
              <w:rPr>
                <w:noProof/>
                <w:webHidden/>
              </w:rPr>
              <w:t>22</w:t>
            </w:r>
            <w:r w:rsidR="00B30AC9">
              <w:rPr>
                <w:noProof/>
                <w:webHidden/>
              </w:rPr>
              <w:fldChar w:fldCharType="end"/>
            </w:r>
          </w:hyperlink>
        </w:p>
        <w:p w14:paraId="7A5C28E9" w14:textId="2A2772DA" w:rsidR="00B30AC9" w:rsidRDefault="00000000">
          <w:pPr>
            <w:pStyle w:val="TOC1"/>
            <w:rPr>
              <w:rFonts w:asciiTheme="minorHAnsi" w:eastAsiaTheme="minorEastAsia" w:hAnsiTheme="minorHAnsi" w:cstheme="minorBidi"/>
              <w:noProof/>
              <w:kern w:val="2"/>
              <w:sz w:val="22"/>
              <w:szCs w:val="22"/>
              <w:lang w:val="en-US" w:eastAsia="en-US"/>
              <w14:ligatures w14:val="standardContextual"/>
            </w:rPr>
          </w:pPr>
          <w:hyperlink w:anchor="_Toc152340758" w:history="1">
            <w:r w:rsidR="00B30AC9" w:rsidRPr="00D82ED6">
              <w:rPr>
                <w:rStyle w:val="Hyperlink"/>
                <w:rFonts w:eastAsiaTheme="majorEastAsia" w:cs="Arial"/>
                <w:noProof/>
              </w:rPr>
              <w:t>5.</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Use Case Specifications</w:t>
            </w:r>
            <w:r w:rsidR="00B30AC9">
              <w:rPr>
                <w:noProof/>
                <w:webHidden/>
              </w:rPr>
              <w:tab/>
            </w:r>
            <w:r w:rsidR="00B30AC9">
              <w:rPr>
                <w:noProof/>
                <w:webHidden/>
              </w:rPr>
              <w:fldChar w:fldCharType="begin"/>
            </w:r>
            <w:r w:rsidR="00B30AC9">
              <w:rPr>
                <w:noProof/>
                <w:webHidden/>
              </w:rPr>
              <w:instrText xml:space="preserve"> PAGEREF _Toc152340758 \h </w:instrText>
            </w:r>
            <w:r w:rsidR="00B30AC9">
              <w:rPr>
                <w:noProof/>
                <w:webHidden/>
              </w:rPr>
            </w:r>
            <w:r w:rsidR="00B30AC9">
              <w:rPr>
                <w:noProof/>
                <w:webHidden/>
              </w:rPr>
              <w:fldChar w:fldCharType="separate"/>
            </w:r>
            <w:r w:rsidR="00201D76">
              <w:rPr>
                <w:noProof/>
                <w:webHidden/>
              </w:rPr>
              <w:t>22</w:t>
            </w:r>
            <w:r w:rsidR="00B30AC9">
              <w:rPr>
                <w:noProof/>
                <w:webHidden/>
              </w:rPr>
              <w:fldChar w:fldCharType="end"/>
            </w:r>
          </w:hyperlink>
        </w:p>
        <w:p w14:paraId="3C9A6955" w14:textId="233F387F" w:rsidR="00B30AC9" w:rsidRDefault="00000000">
          <w:pPr>
            <w:pStyle w:val="TOC2"/>
            <w:tabs>
              <w:tab w:val="left" w:pos="88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59" w:history="1">
            <w:r w:rsidR="00B30AC9" w:rsidRPr="00D82ED6">
              <w:rPr>
                <w:rStyle w:val="Hyperlink"/>
                <w:rFonts w:eastAsiaTheme="majorEastAsia"/>
                <w:noProof/>
              </w:rPr>
              <w:t>5.1</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Common</w:t>
            </w:r>
            <w:r w:rsidR="00B30AC9">
              <w:rPr>
                <w:noProof/>
                <w:webHidden/>
              </w:rPr>
              <w:tab/>
            </w:r>
            <w:r w:rsidR="00B30AC9">
              <w:rPr>
                <w:noProof/>
                <w:webHidden/>
              </w:rPr>
              <w:fldChar w:fldCharType="begin"/>
            </w:r>
            <w:r w:rsidR="00B30AC9">
              <w:rPr>
                <w:noProof/>
                <w:webHidden/>
              </w:rPr>
              <w:instrText xml:space="preserve"> PAGEREF _Toc152340759 \h </w:instrText>
            </w:r>
            <w:r w:rsidR="00B30AC9">
              <w:rPr>
                <w:noProof/>
                <w:webHidden/>
              </w:rPr>
            </w:r>
            <w:r w:rsidR="00B30AC9">
              <w:rPr>
                <w:noProof/>
                <w:webHidden/>
              </w:rPr>
              <w:fldChar w:fldCharType="separate"/>
            </w:r>
            <w:r w:rsidR="00201D76">
              <w:rPr>
                <w:noProof/>
                <w:webHidden/>
              </w:rPr>
              <w:t>22</w:t>
            </w:r>
            <w:r w:rsidR="00B30AC9">
              <w:rPr>
                <w:noProof/>
                <w:webHidden/>
              </w:rPr>
              <w:fldChar w:fldCharType="end"/>
            </w:r>
          </w:hyperlink>
        </w:p>
        <w:p w14:paraId="0AC7B0EF" w14:textId="60D6CDC7"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60" w:history="1">
            <w:r w:rsidR="00B30AC9" w:rsidRPr="00D82ED6">
              <w:rPr>
                <w:rStyle w:val="Hyperlink"/>
                <w:rFonts w:eastAsiaTheme="majorEastAsia"/>
                <w:noProof/>
              </w:rPr>
              <w:t>5.1.1</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UC1</w:t>
            </w:r>
            <w:r w:rsidR="00B30AC9" w:rsidRPr="00D82ED6">
              <w:rPr>
                <w:rStyle w:val="Hyperlink"/>
                <w:rFonts w:eastAsiaTheme="majorEastAsia"/>
                <w:noProof/>
                <w:lang w:val="vi-VN"/>
              </w:rPr>
              <w:t xml:space="preserve">: </w:t>
            </w:r>
            <w:r w:rsidR="00B30AC9" w:rsidRPr="00D82ED6">
              <w:rPr>
                <w:rStyle w:val="Hyperlink"/>
                <w:rFonts w:eastAsiaTheme="majorEastAsia"/>
                <w:noProof/>
              </w:rPr>
              <w:t>Đăng nhập</w:t>
            </w:r>
            <w:r w:rsidR="00B30AC9">
              <w:rPr>
                <w:noProof/>
                <w:webHidden/>
              </w:rPr>
              <w:tab/>
            </w:r>
            <w:r w:rsidR="00B30AC9">
              <w:rPr>
                <w:noProof/>
                <w:webHidden/>
              </w:rPr>
              <w:fldChar w:fldCharType="begin"/>
            </w:r>
            <w:r w:rsidR="00B30AC9">
              <w:rPr>
                <w:noProof/>
                <w:webHidden/>
              </w:rPr>
              <w:instrText xml:space="preserve"> PAGEREF _Toc152340760 \h </w:instrText>
            </w:r>
            <w:r w:rsidR="00B30AC9">
              <w:rPr>
                <w:noProof/>
                <w:webHidden/>
              </w:rPr>
            </w:r>
            <w:r w:rsidR="00B30AC9">
              <w:rPr>
                <w:noProof/>
                <w:webHidden/>
              </w:rPr>
              <w:fldChar w:fldCharType="separate"/>
            </w:r>
            <w:r w:rsidR="00201D76">
              <w:rPr>
                <w:noProof/>
                <w:webHidden/>
              </w:rPr>
              <w:t>22</w:t>
            </w:r>
            <w:r w:rsidR="00B30AC9">
              <w:rPr>
                <w:noProof/>
                <w:webHidden/>
              </w:rPr>
              <w:fldChar w:fldCharType="end"/>
            </w:r>
          </w:hyperlink>
        </w:p>
        <w:p w14:paraId="29DB6624" w14:textId="06654136"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61" w:history="1">
            <w:r w:rsidR="00B30AC9" w:rsidRPr="00D82ED6">
              <w:rPr>
                <w:rStyle w:val="Hyperlink"/>
                <w:rFonts w:eastAsiaTheme="majorEastAsia"/>
                <w:noProof/>
              </w:rPr>
              <w:t>5.1.2</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UC2</w:t>
            </w:r>
            <w:r w:rsidR="00B30AC9" w:rsidRPr="00D82ED6">
              <w:rPr>
                <w:rStyle w:val="Hyperlink"/>
                <w:rFonts w:eastAsiaTheme="majorEastAsia"/>
                <w:noProof/>
                <w:lang w:val="vi-VN"/>
              </w:rPr>
              <w:t xml:space="preserve">: </w:t>
            </w:r>
            <w:r w:rsidR="00B30AC9" w:rsidRPr="00D82ED6">
              <w:rPr>
                <w:rStyle w:val="Hyperlink"/>
                <w:rFonts w:eastAsiaTheme="majorEastAsia"/>
                <w:noProof/>
              </w:rPr>
              <w:t>Quên mật khẩu</w:t>
            </w:r>
            <w:r w:rsidR="00B30AC9">
              <w:rPr>
                <w:noProof/>
                <w:webHidden/>
              </w:rPr>
              <w:tab/>
            </w:r>
            <w:r w:rsidR="00B30AC9">
              <w:rPr>
                <w:noProof/>
                <w:webHidden/>
              </w:rPr>
              <w:fldChar w:fldCharType="begin"/>
            </w:r>
            <w:r w:rsidR="00B30AC9">
              <w:rPr>
                <w:noProof/>
                <w:webHidden/>
              </w:rPr>
              <w:instrText xml:space="preserve"> PAGEREF _Toc152340761 \h </w:instrText>
            </w:r>
            <w:r w:rsidR="00B30AC9">
              <w:rPr>
                <w:noProof/>
                <w:webHidden/>
              </w:rPr>
            </w:r>
            <w:r w:rsidR="00B30AC9">
              <w:rPr>
                <w:noProof/>
                <w:webHidden/>
              </w:rPr>
              <w:fldChar w:fldCharType="separate"/>
            </w:r>
            <w:r w:rsidR="00201D76">
              <w:rPr>
                <w:noProof/>
                <w:webHidden/>
              </w:rPr>
              <w:t>24</w:t>
            </w:r>
            <w:r w:rsidR="00B30AC9">
              <w:rPr>
                <w:noProof/>
                <w:webHidden/>
              </w:rPr>
              <w:fldChar w:fldCharType="end"/>
            </w:r>
          </w:hyperlink>
        </w:p>
        <w:p w14:paraId="60EA3816" w14:textId="4E69F479"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62" w:history="1">
            <w:r w:rsidR="00B30AC9" w:rsidRPr="00D82ED6">
              <w:rPr>
                <w:rStyle w:val="Hyperlink"/>
                <w:rFonts w:eastAsiaTheme="majorEastAsia"/>
                <w:noProof/>
              </w:rPr>
              <w:t>5.1.3</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UC3</w:t>
            </w:r>
            <w:r w:rsidR="00B30AC9" w:rsidRPr="00D82ED6">
              <w:rPr>
                <w:rStyle w:val="Hyperlink"/>
                <w:rFonts w:eastAsiaTheme="majorEastAsia"/>
                <w:noProof/>
                <w:lang w:val="vi-VN"/>
              </w:rPr>
              <w:t xml:space="preserve">: </w:t>
            </w:r>
            <w:r w:rsidR="00B30AC9" w:rsidRPr="00D82ED6">
              <w:rPr>
                <w:rStyle w:val="Hyperlink"/>
                <w:rFonts w:eastAsiaTheme="majorEastAsia"/>
                <w:noProof/>
              </w:rPr>
              <w:t>Đổi mật khẩu</w:t>
            </w:r>
            <w:r w:rsidR="00B30AC9">
              <w:rPr>
                <w:noProof/>
                <w:webHidden/>
              </w:rPr>
              <w:tab/>
            </w:r>
            <w:r w:rsidR="00B30AC9">
              <w:rPr>
                <w:noProof/>
                <w:webHidden/>
              </w:rPr>
              <w:fldChar w:fldCharType="begin"/>
            </w:r>
            <w:r w:rsidR="00B30AC9">
              <w:rPr>
                <w:noProof/>
                <w:webHidden/>
              </w:rPr>
              <w:instrText xml:space="preserve"> PAGEREF _Toc152340762 \h </w:instrText>
            </w:r>
            <w:r w:rsidR="00B30AC9">
              <w:rPr>
                <w:noProof/>
                <w:webHidden/>
              </w:rPr>
            </w:r>
            <w:r w:rsidR="00B30AC9">
              <w:rPr>
                <w:noProof/>
                <w:webHidden/>
              </w:rPr>
              <w:fldChar w:fldCharType="separate"/>
            </w:r>
            <w:r w:rsidR="00201D76">
              <w:rPr>
                <w:noProof/>
                <w:webHidden/>
              </w:rPr>
              <w:t>28</w:t>
            </w:r>
            <w:r w:rsidR="00B30AC9">
              <w:rPr>
                <w:noProof/>
                <w:webHidden/>
              </w:rPr>
              <w:fldChar w:fldCharType="end"/>
            </w:r>
          </w:hyperlink>
        </w:p>
        <w:p w14:paraId="14768900" w14:textId="5E55C2BB"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63" w:history="1">
            <w:r w:rsidR="00B30AC9" w:rsidRPr="00D82ED6">
              <w:rPr>
                <w:rStyle w:val="Hyperlink"/>
                <w:rFonts w:eastAsiaTheme="majorEastAsia"/>
                <w:noProof/>
              </w:rPr>
              <w:t>5.1.4</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UC4</w:t>
            </w:r>
            <w:r w:rsidR="00B30AC9" w:rsidRPr="00D82ED6">
              <w:rPr>
                <w:rStyle w:val="Hyperlink"/>
                <w:rFonts w:eastAsiaTheme="majorEastAsia"/>
                <w:noProof/>
                <w:lang w:val="vi-VN"/>
              </w:rPr>
              <w:t xml:space="preserve">: </w:t>
            </w:r>
            <w:r w:rsidR="00B30AC9" w:rsidRPr="00D82ED6">
              <w:rPr>
                <w:rStyle w:val="Hyperlink"/>
                <w:rFonts w:eastAsiaTheme="majorEastAsia"/>
                <w:noProof/>
              </w:rPr>
              <w:t>Xem hồ sơ nhân viên</w:t>
            </w:r>
            <w:r w:rsidR="00B30AC9">
              <w:rPr>
                <w:noProof/>
                <w:webHidden/>
              </w:rPr>
              <w:tab/>
            </w:r>
            <w:r w:rsidR="00B30AC9">
              <w:rPr>
                <w:noProof/>
                <w:webHidden/>
              </w:rPr>
              <w:fldChar w:fldCharType="begin"/>
            </w:r>
            <w:r w:rsidR="00B30AC9">
              <w:rPr>
                <w:noProof/>
                <w:webHidden/>
              </w:rPr>
              <w:instrText xml:space="preserve"> PAGEREF _Toc152340763 \h </w:instrText>
            </w:r>
            <w:r w:rsidR="00B30AC9">
              <w:rPr>
                <w:noProof/>
                <w:webHidden/>
              </w:rPr>
            </w:r>
            <w:r w:rsidR="00B30AC9">
              <w:rPr>
                <w:noProof/>
                <w:webHidden/>
              </w:rPr>
              <w:fldChar w:fldCharType="separate"/>
            </w:r>
            <w:r w:rsidR="00201D76">
              <w:rPr>
                <w:noProof/>
                <w:webHidden/>
              </w:rPr>
              <w:t>30</w:t>
            </w:r>
            <w:r w:rsidR="00B30AC9">
              <w:rPr>
                <w:noProof/>
                <w:webHidden/>
              </w:rPr>
              <w:fldChar w:fldCharType="end"/>
            </w:r>
          </w:hyperlink>
        </w:p>
        <w:p w14:paraId="227272C9" w14:textId="4DD0FBEA" w:rsidR="00B30AC9" w:rsidRDefault="00000000">
          <w:pPr>
            <w:pStyle w:val="TOC2"/>
            <w:tabs>
              <w:tab w:val="left" w:pos="88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64" w:history="1">
            <w:r w:rsidR="00B30AC9" w:rsidRPr="00D82ED6">
              <w:rPr>
                <w:rStyle w:val="Hyperlink"/>
                <w:rFonts w:eastAsiaTheme="majorEastAsia" w:cs="Arial"/>
                <w:noProof/>
                <w:lang w:val="vi-VN"/>
              </w:rPr>
              <w:t>5.2</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Quản</w:t>
            </w:r>
            <w:r w:rsidR="00B30AC9" w:rsidRPr="00D82ED6">
              <w:rPr>
                <w:rStyle w:val="Hyperlink"/>
                <w:rFonts w:eastAsiaTheme="majorEastAsia" w:cs="Arial"/>
                <w:noProof/>
                <w:lang w:val="vi-VN"/>
              </w:rPr>
              <w:t xml:space="preserve"> lý chi tiết đơn xuất nhập kho</w:t>
            </w:r>
            <w:r w:rsidR="00B30AC9">
              <w:rPr>
                <w:noProof/>
                <w:webHidden/>
              </w:rPr>
              <w:tab/>
            </w:r>
            <w:r w:rsidR="00B30AC9">
              <w:rPr>
                <w:noProof/>
                <w:webHidden/>
              </w:rPr>
              <w:fldChar w:fldCharType="begin"/>
            </w:r>
            <w:r w:rsidR="00B30AC9">
              <w:rPr>
                <w:noProof/>
                <w:webHidden/>
              </w:rPr>
              <w:instrText xml:space="preserve"> PAGEREF _Toc152340764 \h </w:instrText>
            </w:r>
            <w:r w:rsidR="00B30AC9">
              <w:rPr>
                <w:noProof/>
                <w:webHidden/>
              </w:rPr>
            </w:r>
            <w:r w:rsidR="00B30AC9">
              <w:rPr>
                <w:noProof/>
                <w:webHidden/>
              </w:rPr>
              <w:fldChar w:fldCharType="separate"/>
            </w:r>
            <w:r w:rsidR="00201D76">
              <w:rPr>
                <w:noProof/>
                <w:webHidden/>
              </w:rPr>
              <w:t>31</w:t>
            </w:r>
            <w:r w:rsidR="00B30AC9">
              <w:rPr>
                <w:noProof/>
                <w:webHidden/>
              </w:rPr>
              <w:fldChar w:fldCharType="end"/>
            </w:r>
          </w:hyperlink>
        </w:p>
        <w:p w14:paraId="1BAA3BD3" w14:textId="084BB4A8"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65" w:history="1">
            <w:r w:rsidR="00B30AC9" w:rsidRPr="00D82ED6">
              <w:rPr>
                <w:rStyle w:val="Hyperlink"/>
                <w:rFonts w:eastAsiaTheme="majorEastAsia" w:cs="Arial"/>
                <w:noProof/>
                <w:lang w:val="vi-VN"/>
              </w:rPr>
              <w:t>5.2.1</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UC 1: Xác</w:t>
            </w:r>
            <w:r w:rsidR="00B30AC9" w:rsidRPr="00D82ED6">
              <w:rPr>
                <w:rStyle w:val="Hyperlink"/>
                <w:rFonts w:eastAsiaTheme="majorEastAsia" w:cs="Arial"/>
                <w:noProof/>
                <w:lang w:val="vi-VN"/>
              </w:rPr>
              <w:t xml:space="preserve"> nhận bởi nhân viên quản lý kho</w:t>
            </w:r>
            <w:r w:rsidR="00B30AC9">
              <w:rPr>
                <w:noProof/>
                <w:webHidden/>
              </w:rPr>
              <w:tab/>
            </w:r>
            <w:r w:rsidR="00B30AC9">
              <w:rPr>
                <w:noProof/>
                <w:webHidden/>
              </w:rPr>
              <w:fldChar w:fldCharType="begin"/>
            </w:r>
            <w:r w:rsidR="00B30AC9">
              <w:rPr>
                <w:noProof/>
                <w:webHidden/>
              </w:rPr>
              <w:instrText xml:space="preserve"> PAGEREF _Toc152340765 \h </w:instrText>
            </w:r>
            <w:r w:rsidR="00B30AC9">
              <w:rPr>
                <w:noProof/>
                <w:webHidden/>
              </w:rPr>
            </w:r>
            <w:r w:rsidR="00B30AC9">
              <w:rPr>
                <w:noProof/>
                <w:webHidden/>
              </w:rPr>
              <w:fldChar w:fldCharType="separate"/>
            </w:r>
            <w:r w:rsidR="00201D76">
              <w:rPr>
                <w:noProof/>
                <w:webHidden/>
              </w:rPr>
              <w:t>31</w:t>
            </w:r>
            <w:r w:rsidR="00B30AC9">
              <w:rPr>
                <w:noProof/>
                <w:webHidden/>
              </w:rPr>
              <w:fldChar w:fldCharType="end"/>
            </w:r>
          </w:hyperlink>
        </w:p>
        <w:p w14:paraId="6CC5C6F8" w14:textId="71D3F335"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66" w:history="1">
            <w:r w:rsidR="00B30AC9" w:rsidRPr="00D82ED6">
              <w:rPr>
                <w:rStyle w:val="Hyperlink"/>
                <w:rFonts w:eastAsiaTheme="majorEastAsia"/>
                <w:noProof/>
              </w:rPr>
              <w:t>5.2.2</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UC</w:t>
            </w:r>
            <w:r w:rsidR="00B30AC9" w:rsidRPr="00D82ED6">
              <w:rPr>
                <w:rStyle w:val="Hyperlink"/>
                <w:rFonts w:eastAsiaTheme="majorEastAsia"/>
                <w:noProof/>
                <w:lang w:val="vi-VN"/>
              </w:rPr>
              <w:t xml:space="preserve"> 2: </w:t>
            </w:r>
            <w:r w:rsidR="00B30AC9" w:rsidRPr="00D82ED6">
              <w:rPr>
                <w:rStyle w:val="Hyperlink"/>
                <w:rFonts w:eastAsiaTheme="majorEastAsia"/>
                <w:noProof/>
              </w:rPr>
              <w:t>Hủy xác nhận bởi nhân viên quản lý kho</w:t>
            </w:r>
            <w:r w:rsidR="00B30AC9">
              <w:rPr>
                <w:noProof/>
                <w:webHidden/>
              </w:rPr>
              <w:tab/>
            </w:r>
            <w:r w:rsidR="00B30AC9">
              <w:rPr>
                <w:noProof/>
                <w:webHidden/>
              </w:rPr>
              <w:fldChar w:fldCharType="begin"/>
            </w:r>
            <w:r w:rsidR="00B30AC9">
              <w:rPr>
                <w:noProof/>
                <w:webHidden/>
              </w:rPr>
              <w:instrText xml:space="preserve"> PAGEREF _Toc152340766 \h </w:instrText>
            </w:r>
            <w:r w:rsidR="00B30AC9">
              <w:rPr>
                <w:noProof/>
                <w:webHidden/>
              </w:rPr>
            </w:r>
            <w:r w:rsidR="00B30AC9">
              <w:rPr>
                <w:noProof/>
                <w:webHidden/>
              </w:rPr>
              <w:fldChar w:fldCharType="separate"/>
            </w:r>
            <w:r w:rsidR="00201D76">
              <w:rPr>
                <w:noProof/>
                <w:webHidden/>
              </w:rPr>
              <w:t>33</w:t>
            </w:r>
            <w:r w:rsidR="00B30AC9">
              <w:rPr>
                <w:noProof/>
                <w:webHidden/>
              </w:rPr>
              <w:fldChar w:fldCharType="end"/>
            </w:r>
          </w:hyperlink>
        </w:p>
        <w:p w14:paraId="7A6F1692" w14:textId="65EAAB38"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67" w:history="1">
            <w:r w:rsidR="00B30AC9" w:rsidRPr="00D82ED6">
              <w:rPr>
                <w:rStyle w:val="Hyperlink"/>
                <w:rFonts w:eastAsiaTheme="majorEastAsia"/>
                <w:noProof/>
              </w:rPr>
              <w:t>5.2.3</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UC</w:t>
            </w:r>
            <w:r w:rsidR="00B30AC9" w:rsidRPr="00D82ED6">
              <w:rPr>
                <w:rStyle w:val="Hyperlink"/>
                <w:rFonts w:eastAsiaTheme="majorEastAsia"/>
                <w:noProof/>
                <w:lang w:val="vi-VN"/>
              </w:rPr>
              <w:t xml:space="preserve"> 3: </w:t>
            </w:r>
            <w:r w:rsidR="00B30AC9" w:rsidRPr="00D82ED6">
              <w:rPr>
                <w:rStyle w:val="Hyperlink"/>
                <w:rFonts w:eastAsiaTheme="majorEastAsia"/>
                <w:noProof/>
              </w:rPr>
              <w:t>Lưu nháp</w:t>
            </w:r>
            <w:r w:rsidR="00B30AC9">
              <w:rPr>
                <w:noProof/>
                <w:webHidden/>
              </w:rPr>
              <w:tab/>
            </w:r>
            <w:r w:rsidR="00B30AC9">
              <w:rPr>
                <w:noProof/>
                <w:webHidden/>
              </w:rPr>
              <w:fldChar w:fldCharType="begin"/>
            </w:r>
            <w:r w:rsidR="00B30AC9">
              <w:rPr>
                <w:noProof/>
                <w:webHidden/>
              </w:rPr>
              <w:instrText xml:space="preserve"> PAGEREF _Toc152340767 \h </w:instrText>
            </w:r>
            <w:r w:rsidR="00B30AC9">
              <w:rPr>
                <w:noProof/>
                <w:webHidden/>
              </w:rPr>
            </w:r>
            <w:r w:rsidR="00B30AC9">
              <w:rPr>
                <w:noProof/>
                <w:webHidden/>
              </w:rPr>
              <w:fldChar w:fldCharType="separate"/>
            </w:r>
            <w:r w:rsidR="00201D76">
              <w:rPr>
                <w:noProof/>
                <w:webHidden/>
              </w:rPr>
              <w:t>35</w:t>
            </w:r>
            <w:r w:rsidR="00B30AC9">
              <w:rPr>
                <w:noProof/>
                <w:webHidden/>
              </w:rPr>
              <w:fldChar w:fldCharType="end"/>
            </w:r>
          </w:hyperlink>
        </w:p>
        <w:p w14:paraId="12C1D042" w14:textId="4A4061CC"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68" w:history="1">
            <w:r w:rsidR="00B30AC9" w:rsidRPr="00D82ED6">
              <w:rPr>
                <w:rStyle w:val="Hyperlink"/>
                <w:rFonts w:eastAsiaTheme="majorEastAsia"/>
                <w:noProof/>
              </w:rPr>
              <w:t>5.2.4</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UC 2: Xác nhận chi tiết đơn bởi lái xe</w:t>
            </w:r>
            <w:r w:rsidR="00B30AC9">
              <w:rPr>
                <w:noProof/>
                <w:webHidden/>
              </w:rPr>
              <w:tab/>
            </w:r>
            <w:r w:rsidR="00B30AC9">
              <w:rPr>
                <w:noProof/>
                <w:webHidden/>
              </w:rPr>
              <w:fldChar w:fldCharType="begin"/>
            </w:r>
            <w:r w:rsidR="00B30AC9">
              <w:rPr>
                <w:noProof/>
                <w:webHidden/>
              </w:rPr>
              <w:instrText xml:space="preserve"> PAGEREF _Toc152340768 \h </w:instrText>
            </w:r>
            <w:r w:rsidR="00B30AC9">
              <w:rPr>
                <w:noProof/>
                <w:webHidden/>
              </w:rPr>
            </w:r>
            <w:r w:rsidR="00B30AC9">
              <w:rPr>
                <w:noProof/>
                <w:webHidden/>
              </w:rPr>
              <w:fldChar w:fldCharType="separate"/>
            </w:r>
            <w:r w:rsidR="00201D76">
              <w:rPr>
                <w:noProof/>
                <w:webHidden/>
              </w:rPr>
              <w:t>36</w:t>
            </w:r>
            <w:r w:rsidR="00B30AC9">
              <w:rPr>
                <w:noProof/>
                <w:webHidden/>
              </w:rPr>
              <w:fldChar w:fldCharType="end"/>
            </w:r>
          </w:hyperlink>
        </w:p>
        <w:p w14:paraId="305F3923" w14:textId="1695B562"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69" w:history="1">
            <w:r w:rsidR="00B30AC9" w:rsidRPr="00D82ED6">
              <w:rPr>
                <w:rStyle w:val="Hyperlink"/>
                <w:rFonts w:eastAsiaTheme="majorEastAsia" w:cs="Arial"/>
                <w:noProof/>
              </w:rPr>
              <w:t>5.2.5</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UC 3: Từ</w:t>
            </w:r>
            <w:r w:rsidR="00B30AC9" w:rsidRPr="00D82ED6">
              <w:rPr>
                <w:rStyle w:val="Hyperlink"/>
                <w:rFonts w:eastAsiaTheme="majorEastAsia" w:cs="Arial"/>
                <w:noProof/>
                <w:lang w:val="vi-VN"/>
              </w:rPr>
              <w:t xml:space="preserve"> chối chi tiết đơn dành cho lái xe</w:t>
            </w:r>
            <w:r w:rsidR="00B30AC9">
              <w:rPr>
                <w:noProof/>
                <w:webHidden/>
              </w:rPr>
              <w:tab/>
            </w:r>
            <w:r w:rsidR="00B30AC9">
              <w:rPr>
                <w:noProof/>
                <w:webHidden/>
              </w:rPr>
              <w:fldChar w:fldCharType="begin"/>
            </w:r>
            <w:r w:rsidR="00B30AC9">
              <w:rPr>
                <w:noProof/>
                <w:webHidden/>
              </w:rPr>
              <w:instrText xml:space="preserve"> PAGEREF _Toc152340769 \h </w:instrText>
            </w:r>
            <w:r w:rsidR="00B30AC9">
              <w:rPr>
                <w:noProof/>
                <w:webHidden/>
              </w:rPr>
            </w:r>
            <w:r w:rsidR="00B30AC9">
              <w:rPr>
                <w:noProof/>
                <w:webHidden/>
              </w:rPr>
              <w:fldChar w:fldCharType="separate"/>
            </w:r>
            <w:r w:rsidR="00201D76">
              <w:rPr>
                <w:noProof/>
                <w:webHidden/>
              </w:rPr>
              <w:t>39</w:t>
            </w:r>
            <w:r w:rsidR="00B30AC9">
              <w:rPr>
                <w:noProof/>
                <w:webHidden/>
              </w:rPr>
              <w:fldChar w:fldCharType="end"/>
            </w:r>
          </w:hyperlink>
        </w:p>
        <w:p w14:paraId="501FC04A" w14:textId="1D802F92"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70" w:history="1">
            <w:r w:rsidR="00B30AC9" w:rsidRPr="00D82ED6">
              <w:rPr>
                <w:rStyle w:val="Hyperlink"/>
                <w:rFonts w:eastAsiaTheme="majorEastAsia" w:cs="Arial"/>
                <w:noProof/>
              </w:rPr>
              <w:t>5.2.6</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 xml:space="preserve">UC 4: </w:t>
            </w:r>
            <w:r w:rsidR="00B30AC9" w:rsidRPr="00D82ED6">
              <w:rPr>
                <w:rStyle w:val="Hyperlink"/>
                <w:rFonts w:eastAsiaTheme="majorEastAsia"/>
                <w:noProof/>
              </w:rPr>
              <w:t>Xem danh sách đơn nhập/xuất kho</w:t>
            </w:r>
            <w:r w:rsidR="00B30AC9" w:rsidRPr="00D82ED6">
              <w:rPr>
                <w:rStyle w:val="Hyperlink"/>
                <w:rFonts w:eastAsiaTheme="majorEastAsia" w:cs="Arial"/>
                <w:noProof/>
              </w:rPr>
              <w:t xml:space="preserve"> </w:t>
            </w:r>
            <w:r w:rsidR="00B30AC9" w:rsidRPr="00D82ED6">
              <w:rPr>
                <w:rStyle w:val="Hyperlink"/>
                <w:rFonts w:eastAsiaTheme="majorEastAsia" w:cs="Arial"/>
                <w:noProof/>
                <w:lang w:val="vi-VN"/>
              </w:rPr>
              <w:t xml:space="preserve"> dành cho nhân viên quản lý kho</w:t>
            </w:r>
            <w:r w:rsidR="00B30AC9">
              <w:rPr>
                <w:noProof/>
                <w:webHidden/>
              </w:rPr>
              <w:tab/>
            </w:r>
            <w:r w:rsidR="00B30AC9">
              <w:rPr>
                <w:noProof/>
                <w:webHidden/>
              </w:rPr>
              <w:fldChar w:fldCharType="begin"/>
            </w:r>
            <w:r w:rsidR="00B30AC9">
              <w:rPr>
                <w:noProof/>
                <w:webHidden/>
              </w:rPr>
              <w:instrText xml:space="preserve"> PAGEREF _Toc152340770 \h </w:instrText>
            </w:r>
            <w:r w:rsidR="00B30AC9">
              <w:rPr>
                <w:noProof/>
                <w:webHidden/>
              </w:rPr>
            </w:r>
            <w:r w:rsidR="00B30AC9">
              <w:rPr>
                <w:noProof/>
                <w:webHidden/>
              </w:rPr>
              <w:fldChar w:fldCharType="separate"/>
            </w:r>
            <w:r w:rsidR="00201D76">
              <w:rPr>
                <w:noProof/>
                <w:webHidden/>
              </w:rPr>
              <w:t>41</w:t>
            </w:r>
            <w:r w:rsidR="00B30AC9">
              <w:rPr>
                <w:noProof/>
                <w:webHidden/>
              </w:rPr>
              <w:fldChar w:fldCharType="end"/>
            </w:r>
          </w:hyperlink>
        </w:p>
        <w:p w14:paraId="6D20C925" w14:textId="76AB9846"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71" w:history="1">
            <w:r w:rsidR="00B30AC9" w:rsidRPr="00D82ED6">
              <w:rPr>
                <w:rStyle w:val="Hyperlink"/>
                <w:rFonts w:eastAsiaTheme="majorEastAsia"/>
                <w:noProof/>
              </w:rPr>
              <w:t>5.2.7</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UC 5: Xem chi tiết đơn nhập/xuất kho</w:t>
            </w:r>
            <w:r w:rsidR="00B30AC9" w:rsidRPr="00D82ED6">
              <w:rPr>
                <w:rStyle w:val="Hyperlink"/>
                <w:rFonts w:eastAsiaTheme="majorEastAsia"/>
                <w:noProof/>
                <w:lang w:val="vi-VN"/>
              </w:rPr>
              <w:t xml:space="preserve"> dành cho nhân viên quản lý kho</w:t>
            </w:r>
            <w:r w:rsidR="00B30AC9">
              <w:rPr>
                <w:noProof/>
                <w:webHidden/>
              </w:rPr>
              <w:tab/>
            </w:r>
            <w:r w:rsidR="00B30AC9">
              <w:rPr>
                <w:noProof/>
                <w:webHidden/>
              </w:rPr>
              <w:fldChar w:fldCharType="begin"/>
            </w:r>
            <w:r w:rsidR="00B30AC9">
              <w:rPr>
                <w:noProof/>
                <w:webHidden/>
              </w:rPr>
              <w:instrText xml:space="preserve"> PAGEREF _Toc152340771 \h </w:instrText>
            </w:r>
            <w:r w:rsidR="00B30AC9">
              <w:rPr>
                <w:noProof/>
                <w:webHidden/>
              </w:rPr>
            </w:r>
            <w:r w:rsidR="00B30AC9">
              <w:rPr>
                <w:noProof/>
                <w:webHidden/>
              </w:rPr>
              <w:fldChar w:fldCharType="separate"/>
            </w:r>
            <w:r w:rsidR="00201D76">
              <w:rPr>
                <w:noProof/>
                <w:webHidden/>
              </w:rPr>
              <w:t>43</w:t>
            </w:r>
            <w:r w:rsidR="00B30AC9">
              <w:rPr>
                <w:noProof/>
                <w:webHidden/>
              </w:rPr>
              <w:fldChar w:fldCharType="end"/>
            </w:r>
          </w:hyperlink>
        </w:p>
        <w:p w14:paraId="1DD190B9" w14:textId="51921F53"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72" w:history="1">
            <w:r w:rsidR="00B30AC9" w:rsidRPr="00D82ED6">
              <w:rPr>
                <w:rStyle w:val="Hyperlink"/>
                <w:rFonts w:eastAsiaTheme="majorEastAsia"/>
                <w:noProof/>
              </w:rPr>
              <w:t>5.2.8</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UC 6: Xem danh sách đơn xuất nhập kho dành cho lái xe</w:t>
            </w:r>
            <w:r w:rsidR="00B30AC9">
              <w:rPr>
                <w:noProof/>
                <w:webHidden/>
              </w:rPr>
              <w:tab/>
            </w:r>
            <w:r w:rsidR="00B30AC9">
              <w:rPr>
                <w:noProof/>
                <w:webHidden/>
              </w:rPr>
              <w:fldChar w:fldCharType="begin"/>
            </w:r>
            <w:r w:rsidR="00B30AC9">
              <w:rPr>
                <w:noProof/>
                <w:webHidden/>
              </w:rPr>
              <w:instrText xml:space="preserve"> PAGEREF _Toc152340772 \h </w:instrText>
            </w:r>
            <w:r w:rsidR="00B30AC9">
              <w:rPr>
                <w:noProof/>
                <w:webHidden/>
              </w:rPr>
            </w:r>
            <w:r w:rsidR="00B30AC9">
              <w:rPr>
                <w:noProof/>
                <w:webHidden/>
              </w:rPr>
              <w:fldChar w:fldCharType="separate"/>
            </w:r>
            <w:r w:rsidR="00201D76">
              <w:rPr>
                <w:noProof/>
                <w:webHidden/>
              </w:rPr>
              <w:t>44</w:t>
            </w:r>
            <w:r w:rsidR="00B30AC9">
              <w:rPr>
                <w:noProof/>
                <w:webHidden/>
              </w:rPr>
              <w:fldChar w:fldCharType="end"/>
            </w:r>
          </w:hyperlink>
        </w:p>
        <w:p w14:paraId="0BA9BB7D" w14:textId="38C9D3B7"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73" w:history="1">
            <w:r w:rsidR="00B30AC9" w:rsidRPr="00D82ED6">
              <w:rPr>
                <w:rStyle w:val="Hyperlink"/>
                <w:rFonts w:eastAsiaTheme="majorEastAsia" w:cs="Arial"/>
                <w:noProof/>
              </w:rPr>
              <w:t>5.2.9</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 xml:space="preserve">UC 6: </w:t>
            </w:r>
            <w:r w:rsidR="00B30AC9" w:rsidRPr="00D82ED6">
              <w:rPr>
                <w:rStyle w:val="Hyperlink"/>
                <w:rFonts w:eastAsiaTheme="majorEastAsia"/>
                <w:noProof/>
              </w:rPr>
              <w:t xml:space="preserve">Xem chi tiết </w:t>
            </w:r>
            <w:r w:rsidR="00B30AC9" w:rsidRPr="00D82ED6">
              <w:rPr>
                <w:rStyle w:val="Hyperlink"/>
                <w:rFonts w:eastAsiaTheme="majorEastAsia"/>
                <w:noProof/>
                <w:lang w:val="vi-VN"/>
              </w:rPr>
              <w:t>đơn xuất/nhâp kho dành cho lái xe</w:t>
            </w:r>
            <w:r w:rsidR="00B30AC9">
              <w:rPr>
                <w:noProof/>
                <w:webHidden/>
              </w:rPr>
              <w:tab/>
            </w:r>
            <w:r w:rsidR="00B30AC9">
              <w:rPr>
                <w:noProof/>
                <w:webHidden/>
              </w:rPr>
              <w:fldChar w:fldCharType="begin"/>
            </w:r>
            <w:r w:rsidR="00B30AC9">
              <w:rPr>
                <w:noProof/>
                <w:webHidden/>
              </w:rPr>
              <w:instrText xml:space="preserve"> PAGEREF _Toc152340773 \h </w:instrText>
            </w:r>
            <w:r w:rsidR="00B30AC9">
              <w:rPr>
                <w:noProof/>
                <w:webHidden/>
              </w:rPr>
            </w:r>
            <w:r w:rsidR="00B30AC9">
              <w:rPr>
                <w:noProof/>
                <w:webHidden/>
              </w:rPr>
              <w:fldChar w:fldCharType="separate"/>
            </w:r>
            <w:r w:rsidR="00201D76">
              <w:rPr>
                <w:noProof/>
                <w:webHidden/>
              </w:rPr>
              <w:t>46</w:t>
            </w:r>
            <w:r w:rsidR="00B30AC9">
              <w:rPr>
                <w:noProof/>
                <w:webHidden/>
              </w:rPr>
              <w:fldChar w:fldCharType="end"/>
            </w:r>
          </w:hyperlink>
        </w:p>
        <w:p w14:paraId="098A5952" w14:textId="18AA5788" w:rsidR="00B30AC9" w:rsidRDefault="00000000">
          <w:pPr>
            <w:pStyle w:val="TOC3"/>
            <w:tabs>
              <w:tab w:val="left" w:pos="132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74" w:history="1">
            <w:r w:rsidR="00B30AC9" w:rsidRPr="00D82ED6">
              <w:rPr>
                <w:rStyle w:val="Hyperlink"/>
                <w:rFonts w:eastAsiaTheme="majorEastAsia" w:cs="Arial"/>
                <w:noProof/>
              </w:rPr>
              <w:t>5.2.10</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UC</w:t>
            </w:r>
            <w:r w:rsidR="00B30AC9" w:rsidRPr="00D82ED6">
              <w:rPr>
                <w:rStyle w:val="Hyperlink"/>
                <w:rFonts w:eastAsiaTheme="majorEastAsia" w:cs="Arial"/>
                <w:noProof/>
                <w:lang w:val="vi-VN"/>
              </w:rPr>
              <w:t xml:space="preserve"> 7</w:t>
            </w:r>
            <w:r w:rsidR="00B30AC9" w:rsidRPr="00D82ED6">
              <w:rPr>
                <w:rStyle w:val="Hyperlink"/>
                <w:rFonts w:eastAsiaTheme="majorEastAsia" w:cs="Arial"/>
                <w:noProof/>
              </w:rPr>
              <w:t xml:space="preserve">: </w:t>
            </w:r>
            <w:r w:rsidR="00B30AC9" w:rsidRPr="00D82ED6">
              <w:rPr>
                <w:rStyle w:val="Hyperlink"/>
                <w:rFonts w:eastAsiaTheme="majorEastAsia"/>
                <w:noProof/>
              </w:rPr>
              <w:t>Cập nhật đơn xuất/nhập kho</w:t>
            </w:r>
            <w:r w:rsidR="00B30AC9">
              <w:rPr>
                <w:noProof/>
                <w:webHidden/>
              </w:rPr>
              <w:tab/>
            </w:r>
            <w:r w:rsidR="00B30AC9">
              <w:rPr>
                <w:noProof/>
                <w:webHidden/>
              </w:rPr>
              <w:fldChar w:fldCharType="begin"/>
            </w:r>
            <w:r w:rsidR="00B30AC9">
              <w:rPr>
                <w:noProof/>
                <w:webHidden/>
              </w:rPr>
              <w:instrText xml:space="preserve"> PAGEREF _Toc152340774 \h </w:instrText>
            </w:r>
            <w:r w:rsidR="00B30AC9">
              <w:rPr>
                <w:noProof/>
                <w:webHidden/>
              </w:rPr>
            </w:r>
            <w:r w:rsidR="00B30AC9">
              <w:rPr>
                <w:noProof/>
                <w:webHidden/>
              </w:rPr>
              <w:fldChar w:fldCharType="separate"/>
            </w:r>
            <w:r w:rsidR="00201D76">
              <w:rPr>
                <w:noProof/>
                <w:webHidden/>
              </w:rPr>
              <w:t>47</w:t>
            </w:r>
            <w:r w:rsidR="00B30AC9">
              <w:rPr>
                <w:noProof/>
                <w:webHidden/>
              </w:rPr>
              <w:fldChar w:fldCharType="end"/>
            </w:r>
          </w:hyperlink>
        </w:p>
        <w:p w14:paraId="1B914707" w14:textId="04FF6944" w:rsidR="00B30AC9" w:rsidRDefault="00000000">
          <w:pPr>
            <w:pStyle w:val="TOC3"/>
            <w:tabs>
              <w:tab w:val="left" w:pos="132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75" w:history="1">
            <w:r w:rsidR="00B30AC9" w:rsidRPr="00D82ED6">
              <w:rPr>
                <w:rStyle w:val="Hyperlink"/>
                <w:rFonts w:eastAsiaTheme="majorEastAsia" w:cs="Arial"/>
                <w:noProof/>
              </w:rPr>
              <w:t>5.2.11</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UC</w:t>
            </w:r>
            <w:r w:rsidR="00B30AC9" w:rsidRPr="00D82ED6">
              <w:rPr>
                <w:rStyle w:val="Hyperlink"/>
                <w:rFonts w:eastAsiaTheme="majorEastAsia" w:cs="Arial"/>
                <w:noProof/>
                <w:lang w:val="vi-VN"/>
              </w:rPr>
              <w:t xml:space="preserve"> 8</w:t>
            </w:r>
            <w:r w:rsidR="00B30AC9" w:rsidRPr="00D82ED6">
              <w:rPr>
                <w:rStyle w:val="Hyperlink"/>
                <w:rFonts w:eastAsiaTheme="majorEastAsia" w:cs="Arial"/>
                <w:noProof/>
              </w:rPr>
              <w:t xml:space="preserve">: </w:t>
            </w:r>
            <w:r w:rsidR="00B30AC9" w:rsidRPr="00D82ED6">
              <w:rPr>
                <w:rStyle w:val="Hyperlink"/>
                <w:rFonts w:eastAsiaTheme="majorEastAsia"/>
                <w:noProof/>
              </w:rPr>
              <w:t>Xóa đơn nhập/xuất kho</w:t>
            </w:r>
            <w:r w:rsidR="00B30AC9">
              <w:rPr>
                <w:noProof/>
                <w:webHidden/>
              </w:rPr>
              <w:tab/>
            </w:r>
            <w:r w:rsidR="00B30AC9">
              <w:rPr>
                <w:noProof/>
                <w:webHidden/>
              </w:rPr>
              <w:fldChar w:fldCharType="begin"/>
            </w:r>
            <w:r w:rsidR="00B30AC9">
              <w:rPr>
                <w:noProof/>
                <w:webHidden/>
              </w:rPr>
              <w:instrText xml:space="preserve"> PAGEREF _Toc152340775 \h </w:instrText>
            </w:r>
            <w:r w:rsidR="00B30AC9">
              <w:rPr>
                <w:noProof/>
                <w:webHidden/>
              </w:rPr>
            </w:r>
            <w:r w:rsidR="00B30AC9">
              <w:rPr>
                <w:noProof/>
                <w:webHidden/>
              </w:rPr>
              <w:fldChar w:fldCharType="separate"/>
            </w:r>
            <w:r w:rsidR="00201D76">
              <w:rPr>
                <w:noProof/>
                <w:webHidden/>
              </w:rPr>
              <w:t>48</w:t>
            </w:r>
            <w:r w:rsidR="00B30AC9">
              <w:rPr>
                <w:noProof/>
                <w:webHidden/>
              </w:rPr>
              <w:fldChar w:fldCharType="end"/>
            </w:r>
          </w:hyperlink>
        </w:p>
        <w:p w14:paraId="2F5E9FC6" w14:textId="6B6DB856" w:rsidR="00B30AC9" w:rsidRDefault="00000000">
          <w:pPr>
            <w:pStyle w:val="TOC3"/>
            <w:tabs>
              <w:tab w:val="left" w:pos="132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76" w:history="1">
            <w:r w:rsidR="00B30AC9" w:rsidRPr="00D82ED6">
              <w:rPr>
                <w:rStyle w:val="Hyperlink"/>
                <w:rFonts w:eastAsiaTheme="majorEastAsia"/>
                <w:noProof/>
              </w:rPr>
              <w:t>5.2.12</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UC 9: Xuất thông</w:t>
            </w:r>
            <w:r w:rsidR="00B30AC9" w:rsidRPr="00D82ED6">
              <w:rPr>
                <w:rStyle w:val="Hyperlink"/>
                <w:rFonts w:eastAsiaTheme="majorEastAsia"/>
                <w:noProof/>
                <w:lang w:val="vi-VN"/>
              </w:rPr>
              <w:t xml:space="preserve"> tin</w:t>
            </w:r>
            <w:r w:rsidR="00B30AC9">
              <w:rPr>
                <w:noProof/>
                <w:webHidden/>
              </w:rPr>
              <w:tab/>
            </w:r>
            <w:r w:rsidR="00B30AC9">
              <w:rPr>
                <w:noProof/>
                <w:webHidden/>
              </w:rPr>
              <w:fldChar w:fldCharType="begin"/>
            </w:r>
            <w:r w:rsidR="00B30AC9">
              <w:rPr>
                <w:noProof/>
                <w:webHidden/>
              </w:rPr>
              <w:instrText xml:space="preserve"> PAGEREF _Toc152340776 \h </w:instrText>
            </w:r>
            <w:r w:rsidR="00B30AC9">
              <w:rPr>
                <w:noProof/>
                <w:webHidden/>
              </w:rPr>
            </w:r>
            <w:r w:rsidR="00B30AC9">
              <w:rPr>
                <w:noProof/>
                <w:webHidden/>
              </w:rPr>
              <w:fldChar w:fldCharType="separate"/>
            </w:r>
            <w:r w:rsidR="00201D76">
              <w:rPr>
                <w:noProof/>
                <w:webHidden/>
              </w:rPr>
              <w:t>50</w:t>
            </w:r>
            <w:r w:rsidR="00B30AC9">
              <w:rPr>
                <w:noProof/>
                <w:webHidden/>
              </w:rPr>
              <w:fldChar w:fldCharType="end"/>
            </w:r>
          </w:hyperlink>
        </w:p>
        <w:p w14:paraId="5C244CAA" w14:textId="5628DD11" w:rsidR="00B30AC9" w:rsidRDefault="00000000">
          <w:pPr>
            <w:pStyle w:val="TOC3"/>
            <w:tabs>
              <w:tab w:val="left" w:pos="132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77" w:history="1">
            <w:r w:rsidR="00B30AC9" w:rsidRPr="00D82ED6">
              <w:rPr>
                <w:rStyle w:val="Hyperlink"/>
                <w:rFonts w:eastAsiaTheme="majorEastAsia"/>
                <w:noProof/>
              </w:rPr>
              <w:t>5.2.13</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UC</w:t>
            </w:r>
            <w:r w:rsidR="00B30AC9" w:rsidRPr="00D82ED6">
              <w:rPr>
                <w:rStyle w:val="Hyperlink"/>
                <w:rFonts w:eastAsiaTheme="majorEastAsia"/>
                <w:noProof/>
                <w:lang w:val="vi-VN"/>
              </w:rPr>
              <w:t xml:space="preserve"> </w:t>
            </w:r>
            <w:r w:rsidR="00B30AC9" w:rsidRPr="00D82ED6">
              <w:rPr>
                <w:rStyle w:val="Hyperlink"/>
                <w:rFonts w:eastAsiaTheme="majorEastAsia"/>
                <w:noProof/>
              </w:rPr>
              <w:t>14</w:t>
            </w:r>
            <w:r w:rsidR="00B30AC9" w:rsidRPr="00D82ED6">
              <w:rPr>
                <w:rStyle w:val="Hyperlink"/>
                <w:rFonts w:eastAsiaTheme="majorEastAsia"/>
                <w:noProof/>
                <w:lang w:val="vi-VN"/>
              </w:rPr>
              <w:t xml:space="preserve"> : </w:t>
            </w:r>
            <w:r w:rsidR="00B30AC9" w:rsidRPr="00D82ED6">
              <w:rPr>
                <w:rStyle w:val="Hyperlink"/>
                <w:rFonts w:eastAsiaTheme="majorEastAsia"/>
                <w:noProof/>
              </w:rPr>
              <w:t>Xem danh sách đơn yêu cầu vận chuyển</w:t>
            </w:r>
            <w:r w:rsidR="00B30AC9">
              <w:rPr>
                <w:noProof/>
                <w:webHidden/>
              </w:rPr>
              <w:tab/>
            </w:r>
            <w:r w:rsidR="00B30AC9">
              <w:rPr>
                <w:noProof/>
                <w:webHidden/>
              </w:rPr>
              <w:fldChar w:fldCharType="begin"/>
            </w:r>
            <w:r w:rsidR="00B30AC9">
              <w:rPr>
                <w:noProof/>
                <w:webHidden/>
              </w:rPr>
              <w:instrText xml:space="preserve"> PAGEREF _Toc152340777 \h </w:instrText>
            </w:r>
            <w:r w:rsidR="00B30AC9">
              <w:rPr>
                <w:noProof/>
                <w:webHidden/>
              </w:rPr>
            </w:r>
            <w:r w:rsidR="00B30AC9">
              <w:rPr>
                <w:noProof/>
                <w:webHidden/>
              </w:rPr>
              <w:fldChar w:fldCharType="separate"/>
            </w:r>
            <w:r w:rsidR="00201D76">
              <w:rPr>
                <w:noProof/>
                <w:webHidden/>
              </w:rPr>
              <w:t>51</w:t>
            </w:r>
            <w:r w:rsidR="00B30AC9">
              <w:rPr>
                <w:noProof/>
                <w:webHidden/>
              </w:rPr>
              <w:fldChar w:fldCharType="end"/>
            </w:r>
          </w:hyperlink>
        </w:p>
        <w:p w14:paraId="779DF883" w14:textId="7C1F9493" w:rsidR="00B30AC9" w:rsidRDefault="00000000">
          <w:pPr>
            <w:pStyle w:val="TOC3"/>
            <w:tabs>
              <w:tab w:val="left" w:pos="132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78" w:history="1">
            <w:r w:rsidR="00B30AC9" w:rsidRPr="00D82ED6">
              <w:rPr>
                <w:rStyle w:val="Hyperlink"/>
                <w:rFonts w:eastAsiaTheme="majorEastAsia"/>
                <w:noProof/>
              </w:rPr>
              <w:t>5.2.14</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UC</w:t>
            </w:r>
            <w:r w:rsidR="00B30AC9" w:rsidRPr="00D82ED6">
              <w:rPr>
                <w:rStyle w:val="Hyperlink"/>
                <w:rFonts w:eastAsiaTheme="majorEastAsia"/>
                <w:noProof/>
                <w:lang w:val="vi-VN"/>
              </w:rPr>
              <w:t xml:space="preserve"> 15 : </w:t>
            </w:r>
            <w:r w:rsidR="00B30AC9" w:rsidRPr="00D82ED6">
              <w:rPr>
                <w:rStyle w:val="Hyperlink"/>
                <w:rFonts w:eastAsiaTheme="majorEastAsia"/>
                <w:noProof/>
              </w:rPr>
              <w:t>Xem chi tiết đơn yêu cầu vận chuyển</w:t>
            </w:r>
            <w:r w:rsidR="00B30AC9">
              <w:rPr>
                <w:noProof/>
                <w:webHidden/>
              </w:rPr>
              <w:tab/>
            </w:r>
            <w:r w:rsidR="00B30AC9">
              <w:rPr>
                <w:noProof/>
                <w:webHidden/>
              </w:rPr>
              <w:fldChar w:fldCharType="begin"/>
            </w:r>
            <w:r w:rsidR="00B30AC9">
              <w:rPr>
                <w:noProof/>
                <w:webHidden/>
              </w:rPr>
              <w:instrText xml:space="preserve"> PAGEREF _Toc152340778 \h </w:instrText>
            </w:r>
            <w:r w:rsidR="00B30AC9">
              <w:rPr>
                <w:noProof/>
                <w:webHidden/>
              </w:rPr>
            </w:r>
            <w:r w:rsidR="00B30AC9">
              <w:rPr>
                <w:noProof/>
                <w:webHidden/>
              </w:rPr>
              <w:fldChar w:fldCharType="separate"/>
            </w:r>
            <w:r w:rsidR="00201D76">
              <w:rPr>
                <w:noProof/>
                <w:webHidden/>
              </w:rPr>
              <w:t>53</w:t>
            </w:r>
            <w:r w:rsidR="00B30AC9">
              <w:rPr>
                <w:noProof/>
                <w:webHidden/>
              </w:rPr>
              <w:fldChar w:fldCharType="end"/>
            </w:r>
          </w:hyperlink>
        </w:p>
        <w:p w14:paraId="0253A2DE" w14:textId="1EDE1882" w:rsidR="00B30AC9" w:rsidRDefault="00000000">
          <w:pPr>
            <w:pStyle w:val="TOC3"/>
            <w:tabs>
              <w:tab w:val="left" w:pos="132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79" w:history="1">
            <w:r w:rsidR="00B30AC9" w:rsidRPr="00D82ED6">
              <w:rPr>
                <w:rStyle w:val="Hyperlink"/>
                <w:rFonts w:eastAsiaTheme="majorEastAsia"/>
                <w:noProof/>
              </w:rPr>
              <w:t>5.2.15</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Xem danh sách chuyến xe (lịch trình)</w:t>
            </w:r>
            <w:r w:rsidR="00B30AC9">
              <w:rPr>
                <w:noProof/>
                <w:webHidden/>
              </w:rPr>
              <w:tab/>
            </w:r>
            <w:r w:rsidR="00B30AC9">
              <w:rPr>
                <w:noProof/>
                <w:webHidden/>
              </w:rPr>
              <w:fldChar w:fldCharType="begin"/>
            </w:r>
            <w:r w:rsidR="00B30AC9">
              <w:rPr>
                <w:noProof/>
                <w:webHidden/>
              </w:rPr>
              <w:instrText xml:space="preserve"> PAGEREF _Toc152340779 \h </w:instrText>
            </w:r>
            <w:r w:rsidR="00B30AC9">
              <w:rPr>
                <w:noProof/>
                <w:webHidden/>
              </w:rPr>
            </w:r>
            <w:r w:rsidR="00B30AC9">
              <w:rPr>
                <w:noProof/>
                <w:webHidden/>
              </w:rPr>
              <w:fldChar w:fldCharType="separate"/>
            </w:r>
            <w:r w:rsidR="00201D76">
              <w:rPr>
                <w:noProof/>
                <w:webHidden/>
              </w:rPr>
              <w:t>54</w:t>
            </w:r>
            <w:r w:rsidR="00B30AC9">
              <w:rPr>
                <w:noProof/>
                <w:webHidden/>
              </w:rPr>
              <w:fldChar w:fldCharType="end"/>
            </w:r>
          </w:hyperlink>
        </w:p>
        <w:p w14:paraId="5D9BDA11" w14:textId="65B2DABC" w:rsidR="00B30AC9" w:rsidRDefault="00000000">
          <w:pPr>
            <w:pStyle w:val="TOC3"/>
            <w:tabs>
              <w:tab w:val="left" w:pos="132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80" w:history="1">
            <w:r w:rsidR="00B30AC9" w:rsidRPr="00D82ED6">
              <w:rPr>
                <w:rStyle w:val="Hyperlink"/>
                <w:rFonts w:eastAsiaTheme="majorEastAsia"/>
                <w:noProof/>
              </w:rPr>
              <w:t>5.2.16</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Xem chi tiết chuyến xe</w:t>
            </w:r>
            <w:r w:rsidR="00B30AC9">
              <w:rPr>
                <w:noProof/>
                <w:webHidden/>
              </w:rPr>
              <w:tab/>
            </w:r>
            <w:r w:rsidR="00B30AC9">
              <w:rPr>
                <w:noProof/>
                <w:webHidden/>
              </w:rPr>
              <w:fldChar w:fldCharType="begin"/>
            </w:r>
            <w:r w:rsidR="00B30AC9">
              <w:rPr>
                <w:noProof/>
                <w:webHidden/>
              </w:rPr>
              <w:instrText xml:space="preserve"> PAGEREF _Toc152340780 \h </w:instrText>
            </w:r>
            <w:r w:rsidR="00B30AC9">
              <w:rPr>
                <w:noProof/>
                <w:webHidden/>
              </w:rPr>
            </w:r>
            <w:r w:rsidR="00B30AC9">
              <w:rPr>
                <w:noProof/>
                <w:webHidden/>
              </w:rPr>
              <w:fldChar w:fldCharType="separate"/>
            </w:r>
            <w:r w:rsidR="00201D76">
              <w:rPr>
                <w:noProof/>
                <w:webHidden/>
              </w:rPr>
              <w:t>56</w:t>
            </w:r>
            <w:r w:rsidR="00B30AC9">
              <w:rPr>
                <w:noProof/>
                <w:webHidden/>
              </w:rPr>
              <w:fldChar w:fldCharType="end"/>
            </w:r>
          </w:hyperlink>
        </w:p>
        <w:p w14:paraId="3F099997" w14:textId="4EB1A1DE" w:rsidR="00B30AC9" w:rsidRDefault="00000000">
          <w:pPr>
            <w:pStyle w:val="TOC3"/>
            <w:tabs>
              <w:tab w:val="left" w:pos="132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81" w:history="1">
            <w:r w:rsidR="00B30AC9" w:rsidRPr="00D82ED6">
              <w:rPr>
                <w:rStyle w:val="Hyperlink"/>
                <w:rFonts w:eastAsiaTheme="majorEastAsia"/>
                <w:noProof/>
              </w:rPr>
              <w:t>5.2.17</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Xem danh</w:t>
            </w:r>
            <w:r w:rsidR="00B30AC9" w:rsidRPr="00D82ED6">
              <w:rPr>
                <w:rStyle w:val="Hyperlink"/>
                <w:rFonts w:eastAsiaTheme="majorEastAsia"/>
                <w:noProof/>
                <w:lang w:val="vi-VN"/>
              </w:rPr>
              <w:t xml:space="preserve"> sách</w:t>
            </w:r>
            <w:r w:rsidR="00B30AC9" w:rsidRPr="00D82ED6">
              <w:rPr>
                <w:rStyle w:val="Hyperlink"/>
                <w:rFonts w:eastAsiaTheme="majorEastAsia"/>
                <w:noProof/>
              </w:rPr>
              <w:t xml:space="preserve"> sản phẩm</w:t>
            </w:r>
            <w:r w:rsidR="00B30AC9" w:rsidRPr="00D82ED6">
              <w:rPr>
                <w:rStyle w:val="Hyperlink"/>
                <w:rFonts w:eastAsiaTheme="majorEastAsia"/>
                <w:noProof/>
                <w:lang w:val="vi-VN"/>
              </w:rPr>
              <w:t xml:space="preserve"> trong kho</w:t>
            </w:r>
            <w:r w:rsidR="00B30AC9">
              <w:rPr>
                <w:noProof/>
                <w:webHidden/>
              </w:rPr>
              <w:tab/>
            </w:r>
            <w:r w:rsidR="00B30AC9">
              <w:rPr>
                <w:noProof/>
                <w:webHidden/>
              </w:rPr>
              <w:fldChar w:fldCharType="begin"/>
            </w:r>
            <w:r w:rsidR="00B30AC9">
              <w:rPr>
                <w:noProof/>
                <w:webHidden/>
              </w:rPr>
              <w:instrText xml:space="preserve"> PAGEREF _Toc152340781 \h </w:instrText>
            </w:r>
            <w:r w:rsidR="00B30AC9">
              <w:rPr>
                <w:noProof/>
                <w:webHidden/>
              </w:rPr>
            </w:r>
            <w:r w:rsidR="00B30AC9">
              <w:rPr>
                <w:noProof/>
                <w:webHidden/>
              </w:rPr>
              <w:fldChar w:fldCharType="separate"/>
            </w:r>
            <w:r w:rsidR="00201D76">
              <w:rPr>
                <w:noProof/>
                <w:webHidden/>
              </w:rPr>
              <w:t>57</w:t>
            </w:r>
            <w:r w:rsidR="00B30AC9">
              <w:rPr>
                <w:noProof/>
                <w:webHidden/>
              </w:rPr>
              <w:fldChar w:fldCharType="end"/>
            </w:r>
          </w:hyperlink>
        </w:p>
        <w:p w14:paraId="6E561769" w14:textId="76CAFFC0" w:rsidR="00B30AC9" w:rsidRDefault="00000000">
          <w:pPr>
            <w:pStyle w:val="TOC3"/>
            <w:tabs>
              <w:tab w:val="left" w:pos="132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82" w:history="1">
            <w:r w:rsidR="00B30AC9" w:rsidRPr="00D82ED6">
              <w:rPr>
                <w:rStyle w:val="Hyperlink"/>
                <w:rFonts w:eastAsiaTheme="majorEastAsia"/>
                <w:noProof/>
              </w:rPr>
              <w:t>5.2.18</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Xem lịch sử cập nhật</w:t>
            </w:r>
            <w:r w:rsidR="00B30AC9">
              <w:rPr>
                <w:noProof/>
                <w:webHidden/>
              </w:rPr>
              <w:tab/>
            </w:r>
            <w:r w:rsidR="00B30AC9">
              <w:rPr>
                <w:noProof/>
                <w:webHidden/>
              </w:rPr>
              <w:fldChar w:fldCharType="begin"/>
            </w:r>
            <w:r w:rsidR="00B30AC9">
              <w:rPr>
                <w:noProof/>
                <w:webHidden/>
              </w:rPr>
              <w:instrText xml:space="preserve"> PAGEREF _Toc152340782 \h </w:instrText>
            </w:r>
            <w:r w:rsidR="00B30AC9">
              <w:rPr>
                <w:noProof/>
                <w:webHidden/>
              </w:rPr>
            </w:r>
            <w:r w:rsidR="00B30AC9">
              <w:rPr>
                <w:noProof/>
                <w:webHidden/>
              </w:rPr>
              <w:fldChar w:fldCharType="separate"/>
            </w:r>
            <w:r w:rsidR="00201D76">
              <w:rPr>
                <w:noProof/>
                <w:webHidden/>
              </w:rPr>
              <w:t>58</w:t>
            </w:r>
            <w:r w:rsidR="00B30AC9">
              <w:rPr>
                <w:noProof/>
                <w:webHidden/>
              </w:rPr>
              <w:fldChar w:fldCharType="end"/>
            </w:r>
          </w:hyperlink>
        </w:p>
        <w:p w14:paraId="77CD0403" w14:textId="6154BD5C" w:rsidR="00B30AC9" w:rsidRDefault="00000000">
          <w:pPr>
            <w:pStyle w:val="TOC3"/>
            <w:tabs>
              <w:tab w:val="left" w:pos="132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83" w:history="1">
            <w:r w:rsidR="00B30AC9" w:rsidRPr="00D82ED6">
              <w:rPr>
                <w:rStyle w:val="Hyperlink"/>
                <w:rFonts w:eastAsiaTheme="majorEastAsia"/>
                <w:noProof/>
              </w:rPr>
              <w:t>5.2.19</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Xem danh sách báo cáo</w:t>
            </w:r>
            <w:r w:rsidR="00B30AC9">
              <w:rPr>
                <w:noProof/>
                <w:webHidden/>
              </w:rPr>
              <w:tab/>
            </w:r>
            <w:r w:rsidR="00B30AC9">
              <w:rPr>
                <w:noProof/>
                <w:webHidden/>
              </w:rPr>
              <w:fldChar w:fldCharType="begin"/>
            </w:r>
            <w:r w:rsidR="00B30AC9">
              <w:rPr>
                <w:noProof/>
                <w:webHidden/>
              </w:rPr>
              <w:instrText xml:space="preserve"> PAGEREF _Toc152340783 \h </w:instrText>
            </w:r>
            <w:r w:rsidR="00B30AC9">
              <w:rPr>
                <w:noProof/>
                <w:webHidden/>
              </w:rPr>
            </w:r>
            <w:r w:rsidR="00B30AC9">
              <w:rPr>
                <w:noProof/>
                <w:webHidden/>
              </w:rPr>
              <w:fldChar w:fldCharType="separate"/>
            </w:r>
            <w:r w:rsidR="00201D76">
              <w:rPr>
                <w:noProof/>
                <w:webHidden/>
              </w:rPr>
              <w:t>59</w:t>
            </w:r>
            <w:r w:rsidR="00B30AC9">
              <w:rPr>
                <w:noProof/>
                <w:webHidden/>
              </w:rPr>
              <w:fldChar w:fldCharType="end"/>
            </w:r>
          </w:hyperlink>
        </w:p>
        <w:p w14:paraId="0F1FE473" w14:textId="577484CC" w:rsidR="00B30AC9" w:rsidRDefault="00000000">
          <w:pPr>
            <w:pStyle w:val="TOC3"/>
            <w:tabs>
              <w:tab w:val="left" w:pos="132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84" w:history="1">
            <w:r w:rsidR="00B30AC9" w:rsidRPr="00D82ED6">
              <w:rPr>
                <w:rStyle w:val="Hyperlink"/>
                <w:rFonts w:eastAsiaTheme="majorEastAsia"/>
                <w:noProof/>
                <w:lang w:val="vi-VN"/>
              </w:rPr>
              <w:t>5.2.20</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Xem</w:t>
            </w:r>
            <w:r w:rsidR="00B30AC9" w:rsidRPr="00D82ED6">
              <w:rPr>
                <w:rStyle w:val="Hyperlink"/>
                <w:rFonts w:eastAsiaTheme="majorEastAsia"/>
                <w:noProof/>
                <w:lang w:val="vi-VN"/>
              </w:rPr>
              <w:t xml:space="preserve"> chi tiết báo cáo</w:t>
            </w:r>
            <w:r w:rsidR="00B30AC9">
              <w:rPr>
                <w:noProof/>
                <w:webHidden/>
              </w:rPr>
              <w:tab/>
            </w:r>
            <w:r w:rsidR="00B30AC9">
              <w:rPr>
                <w:noProof/>
                <w:webHidden/>
              </w:rPr>
              <w:fldChar w:fldCharType="begin"/>
            </w:r>
            <w:r w:rsidR="00B30AC9">
              <w:rPr>
                <w:noProof/>
                <w:webHidden/>
              </w:rPr>
              <w:instrText xml:space="preserve"> PAGEREF _Toc152340784 \h </w:instrText>
            </w:r>
            <w:r w:rsidR="00B30AC9">
              <w:rPr>
                <w:noProof/>
                <w:webHidden/>
              </w:rPr>
            </w:r>
            <w:r w:rsidR="00B30AC9">
              <w:rPr>
                <w:noProof/>
                <w:webHidden/>
              </w:rPr>
              <w:fldChar w:fldCharType="separate"/>
            </w:r>
            <w:r w:rsidR="00201D76">
              <w:rPr>
                <w:noProof/>
                <w:webHidden/>
              </w:rPr>
              <w:t>61</w:t>
            </w:r>
            <w:r w:rsidR="00B30AC9">
              <w:rPr>
                <w:noProof/>
                <w:webHidden/>
              </w:rPr>
              <w:fldChar w:fldCharType="end"/>
            </w:r>
          </w:hyperlink>
        </w:p>
        <w:p w14:paraId="558BBEE8" w14:textId="789AAB4A" w:rsidR="00B30AC9" w:rsidRDefault="00000000">
          <w:pPr>
            <w:pStyle w:val="TOC3"/>
            <w:tabs>
              <w:tab w:val="left" w:pos="132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85" w:history="1">
            <w:r w:rsidR="00B30AC9" w:rsidRPr="00D82ED6">
              <w:rPr>
                <w:rStyle w:val="Hyperlink"/>
                <w:rFonts w:eastAsiaTheme="majorEastAsia"/>
                <w:noProof/>
              </w:rPr>
              <w:t>5.2.21</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Gửi báo cáo</w:t>
            </w:r>
            <w:r w:rsidR="00B30AC9">
              <w:rPr>
                <w:noProof/>
                <w:webHidden/>
              </w:rPr>
              <w:tab/>
            </w:r>
            <w:r w:rsidR="00B30AC9">
              <w:rPr>
                <w:noProof/>
                <w:webHidden/>
              </w:rPr>
              <w:fldChar w:fldCharType="begin"/>
            </w:r>
            <w:r w:rsidR="00B30AC9">
              <w:rPr>
                <w:noProof/>
                <w:webHidden/>
              </w:rPr>
              <w:instrText xml:space="preserve"> PAGEREF _Toc152340785 \h </w:instrText>
            </w:r>
            <w:r w:rsidR="00B30AC9">
              <w:rPr>
                <w:noProof/>
                <w:webHidden/>
              </w:rPr>
            </w:r>
            <w:r w:rsidR="00B30AC9">
              <w:rPr>
                <w:noProof/>
                <w:webHidden/>
              </w:rPr>
              <w:fldChar w:fldCharType="separate"/>
            </w:r>
            <w:r w:rsidR="00201D76">
              <w:rPr>
                <w:noProof/>
                <w:webHidden/>
              </w:rPr>
              <w:t>62</w:t>
            </w:r>
            <w:r w:rsidR="00B30AC9">
              <w:rPr>
                <w:noProof/>
                <w:webHidden/>
              </w:rPr>
              <w:fldChar w:fldCharType="end"/>
            </w:r>
          </w:hyperlink>
        </w:p>
        <w:p w14:paraId="6D27ADC9" w14:textId="56071B57" w:rsidR="00B30AC9" w:rsidRDefault="00000000">
          <w:pPr>
            <w:pStyle w:val="TOC1"/>
            <w:rPr>
              <w:rFonts w:asciiTheme="minorHAnsi" w:eastAsiaTheme="minorEastAsia" w:hAnsiTheme="minorHAnsi" w:cstheme="minorBidi"/>
              <w:noProof/>
              <w:kern w:val="2"/>
              <w:sz w:val="22"/>
              <w:szCs w:val="22"/>
              <w:lang w:val="en-US" w:eastAsia="en-US"/>
              <w14:ligatures w14:val="standardContextual"/>
            </w:rPr>
          </w:pPr>
          <w:hyperlink w:anchor="_Toc152340786" w:history="1">
            <w:r w:rsidR="00B30AC9" w:rsidRPr="00D82ED6">
              <w:rPr>
                <w:rStyle w:val="Hyperlink"/>
                <w:rFonts w:eastAsiaTheme="majorEastAsia"/>
                <w:noProof/>
              </w:rPr>
              <w:t>6.</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Mockups Screen</w:t>
            </w:r>
            <w:r w:rsidR="00B30AC9">
              <w:rPr>
                <w:noProof/>
                <w:webHidden/>
              </w:rPr>
              <w:tab/>
            </w:r>
            <w:r w:rsidR="00B30AC9">
              <w:rPr>
                <w:noProof/>
                <w:webHidden/>
              </w:rPr>
              <w:fldChar w:fldCharType="begin"/>
            </w:r>
            <w:r w:rsidR="00B30AC9">
              <w:rPr>
                <w:noProof/>
                <w:webHidden/>
              </w:rPr>
              <w:instrText xml:space="preserve"> PAGEREF _Toc152340786 \h </w:instrText>
            </w:r>
            <w:r w:rsidR="00B30AC9">
              <w:rPr>
                <w:noProof/>
                <w:webHidden/>
              </w:rPr>
            </w:r>
            <w:r w:rsidR="00B30AC9">
              <w:rPr>
                <w:noProof/>
                <w:webHidden/>
              </w:rPr>
              <w:fldChar w:fldCharType="separate"/>
            </w:r>
            <w:r w:rsidR="00201D76">
              <w:rPr>
                <w:noProof/>
                <w:webHidden/>
              </w:rPr>
              <w:t>64</w:t>
            </w:r>
            <w:r w:rsidR="00B30AC9">
              <w:rPr>
                <w:noProof/>
                <w:webHidden/>
              </w:rPr>
              <w:fldChar w:fldCharType="end"/>
            </w:r>
          </w:hyperlink>
        </w:p>
        <w:p w14:paraId="2642DA41" w14:textId="31B40CB6" w:rsidR="00B30AC9" w:rsidRDefault="00000000">
          <w:pPr>
            <w:pStyle w:val="TOC2"/>
            <w:tabs>
              <w:tab w:val="left" w:pos="88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87" w:history="1">
            <w:r w:rsidR="00B30AC9" w:rsidRPr="00D82ED6">
              <w:rPr>
                <w:rStyle w:val="Hyperlink"/>
                <w:rFonts w:eastAsiaTheme="majorEastAsia"/>
                <w:noProof/>
              </w:rPr>
              <w:t>6.1</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Common</w:t>
            </w:r>
            <w:r w:rsidR="00B30AC9">
              <w:rPr>
                <w:noProof/>
                <w:webHidden/>
              </w:rPr>
              <w:tab/>
            </w:r>
            <w:r w:rsidR="00B30AC9">
              <w:rPr>
                <w:noProof/>
                <w:webHidden/>
              </w:rPr>
              <w:fldChar w:fldCharType="begin"/>
            </w:r>
            <w:r w:rsidR="00B30AC9">
              <w:rPr>
                <w:noProof/>
                <w:webHidden/>
              </w:rPr>
              <w:instrText xml:space="preserve"> PAGEREF _Toc152340787 \h </w:instrText>
            </w:r>
            <w:r w:rsidR="00B30AC9">
              <w:rPr>
                <w:noProof/>
                <w:webHidden/>
              </w:rPr>
            </w:r>
            <w:r w:rsidR="00B30AC9">
              <w:rPr>
                <w:noProof/>
                <w:webHidden/>
              </w:rPr>
              <w:fldChar w:fldCharType="separate"/>
            </w:r>
            <w:r w:rsidR="00201D76">
              <w:rPr>
                <w:noProof/>
                <w:webHidden/>
              </w:rPr>
              <w:t>64</w:t>
            </w:r>
            <w:r w:rsidR="00B30AC9">
              <w:rPr>
                <w:noProof/>
                <w:webHidden/>
              </w:rPr>
              <w:fldChar w:fldCharType="end"/>
            </w:r>
          </w:hyperlink>
        </w:p>
        <w:p w14:paraId="6DBBA82F" w14:textId="5A087FFD"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88" w:history="1">
            <w:r w:rsidR="00B30AC9" w:rsidRPr="00D82ED6">
              <w:rPr>
                <w:rStyle w:val="Hyperlink"/>
                <w:rFonts w:eastAsiaTheme="majorEastAsia"/>
                <w:noProof/>
              </w:rPr>
              <w:t>6.1.1</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Đăng nhập</w:t>
            </w:r>
            <w:r w:rsidR="00B30AC9">
              <w:rPr>
                <w:noProof/>
                <w:webHidden/>
              </w:rPr>
              <w:tab/>
            </w:r>
            <w:r w:rsidR="00B30AC9">
              <w:rPr>
                <w:noProof/>
                <w:webHidden/>
              </w:rPr>
              <w:fldChar w:fldCharType="begin"/>
            </w:r>
            <w:r w:rsidR="00B30AC9">
              <w:rPr>
                <w:noProof/>
                <w:webHidden/>
              </w:rPr>
              <w:instrText xml:space="preserve"> PAGEREF _Toc152340788 \h </w:instrText>
            </w:r>
            <w:r w:rsidR="00B30AC9">
              <w:rPr>
                <w:noProof/>
                <w:webHidden/>
              </w:rPr>
            </w:r>
            <w:r w:rsidR="00B30AC9">
              <w:rPr>
                <w:noProof/>
                <w:webHidden/>
              </w:rPr>
              <w:fldChar w:fldCharType="separate"/>
            </w:r>
            <w:r w:rsidR="00201D76">
              <w:rPr>
                <w:noProof/>
                <w:webHidden/>
              </w:rPr>
              <w:t>64</w:t>
            </w:r>
            <w:r w:rsidR="00B30AC9">
              <w:rPr>
                <w:noProof/>
                <w:webHidden/>
              </w:rPr>
              <w:fldChar w:fldCharType="end"/>
            </w:r>
          </w:hyperlink>
        </w:p>
        <w:p w14:paraId="532FF23B" w14:textId="25A9C4AC"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89" w:history="1">
            <w:r w:rsidR="00B30AC9" w:rsidRPr="00D82ED6">
              <w:rPr>
                <w:rStyle w:val="Hyperlink"/>
                <w:rFonts w:eastAsiaTheme="majorEastAsia"/>
                <w:noProof/>
              </w:rPr>
              <w:t>6.1.2</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Quên mật khẩu</w:t>
            </w:r>
            <w:r w:rsidR="00B30AC9">
              <w:rPr>
                <w:noProof/>
                <w:webHidden/>
              </w:rPr>
              <w:tab/>
            </w:r>
            <w:r w:rsidR="00B30AC9">
              <w:rPr>
                <w:noProof/>
                <w:webHidden/>
              </w:rPr>
              <w:fldChar w:fldCharType="begin"/>
            </w:r>
            <w:r w:rsidR="00B30AC9">
              <w:rPr>
                <w:noProof/>
                <w:webHidden/>
              </w:rPr>
              <w:instrText xml:space="preserve"> PAGEREF _Toc152340789 \h </w:instrText>
            </w:r>
            <w:r w:rsidR="00B30AC9">
              <w:rPr>
                <w:noProof/>
                <w:webHidden/>
              </w:rPr>
            </w:r>
            <w:r w:rsidR="00B30AC9">
              <w:rPr>
                <w:noProof/>
                <w:webHidden/>
              </w:rPr>
              <w:fldChar w:fldCharType="separate"/>
            </w:r>
            <w:r w:rsidR="00201D76">
              <w:rPr>
                <w:noProof/>
                <w:webHidden/>
              </w:rPr>
              <w:t>65</w:t>
            </w:r>
            <w:r w:rsidR="00B30AC9">
              <w:rPr>
                <w:noProof/>
                <w:webHidden/>
              </w:rPr>
              <w:fldChar w:fldCharType="end"/>
            </w:r>
          </w:hyperlink>
        </w:p>
        <w:p w14:paraId="716CB5A5" w14:textId="090FE930"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90" w:history="1">
            <w:r w:rsidR="00B30AC9" w:rsidRPr="00D82ED6">
              <w:rPr>
                <w:rStyle w:val="Hyperlink"/>
                <w:rFonts w:eastAsiaTheme="majorEastAsia"/>
                <w:noProof/>
              </w:rPr>
              <w:t>6.1.3</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Đổi mật khẩu</w:t>
            </w:r>
            <w:r w:rsidR="00B30AC9">
              <w:rPr>
                <w:noProof/>
                <w:webHidden/>
              </w:rPr>
              <w:tab/>
            </w:r>
            <w:r w:rsidR="00B30AC9">
              <w:rPr>
                <w:noProof/>
                <w:webHidden/>
              </w:rPr>
              <w:fldChar w:fldCharType="begin"/>
            </w:r>
            <w:r w:rsidR="00B30AC9">
              <w:rPr>
                <w:noProof/>
                <w:webHidden/>
              </w:rPr>
              <w:instrText xml:space="preserve"> PAGEREF _Toc152340790 \h </w:instrText>
            </w:r>
            <w:r w:rsidR="00B30AC9">
              <w:rPr>
                <w:noProof/>
                <w:webHidden/>
              </w:rPr>
            </w:r>
            <w:r w:rsidR="00B30AC9">
              <w:rPr>
                <w:noProof/>
                <w:webHidden/>
              </w:rPr>
              <w:fldChar w:fldCharType="separate"/>
            </w:r>
            <w:r w:rsidR="00201D76">
              <w:rPr>
                <w:noProof/>
                <w:webHidden/>
              </w:rPr>
              <w:t>66</w:t>
            </w:r>
            <w:r w:rsidR="00B30AC9">
              <w:rPr>
                <w:noProof/>
                <w:webHidden/>
              </w:rPr>
              <w:fldChar w:fldCharType="end"/>
            </w:r>
          </w:hyperlink>
        </w:p>
        <w:p w14:paraId="72817093" w14:textId="1DA8F77F"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91" w:history="1">
            <w:r w:rsidR="00B30AC9" w:rsidRPr="00D82ED6">
              <w:rPr>
                <w:rStyle w:val="Hyperlink"/>
                <w:rFonts w:eastAsiaTheme="majorEastAsia"/>
                <w:noProof/>
              </w:rPr>
              <w:t>6.1.4</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Hồ sơ nhân viên</w:t>
            </w:r>
            <w:r w:rsidR="00B30AC9">
              <w:rPr>
                <w:noProof/>
                <w:webHidden/>
              </w:rPr>
              <w:tab/>
            </w:r>
            <w:r w:rsidR="00B30AC9">
              <w:rPr>
                <w:noProof/>
                <w:webHidden/>
              </w:rPr>
              <w:fldChar w:fldCharType="begin"/>
            </w:r>
            <w:r w:rsidR="00B30AC9">
              <w:rPr>
                <w:noProof/>
                <w:webHidden/>
              </w:rPr>
              <w:instrText xml:space="preserve"> PAGEREF _Toc152340791 \h </w:instrText>
            </w:r>
            <w:r w:rsidR="00B30AC9">
              <w:rPr>
                <w:noProof/>
                <w:webHidden/>
              </w:rPr>
            </w:r>
            <w:r w:rsidR="00B30AC9">
              <w:rPr>
                <w:noProof/>
                <w:webHidden/>
              </w:rPr>
              <w:fldChar w:fldCharType="separate"/>
            </w:r>
            <w:r w:rsidR="00201D76">
              <w:rPr>
                <w:noProof/>
                <w:webHidden/>
              </w:rPr>
              <w:t>67</w:t>
            </w:r>
            <w:r w:rsidR="00B30AC9">
              <w:rPr>
                <w:noProof/>
                <w:webHidden/>
              </w:rPr>
              <w:fldChar w:fldCharType="end"/>
            </w:r>
          </w:hyperlink>
        </w:p>
        <w:p w14:paraId="6AC8BE7F" w14:textId="101E8993" w:rsidR="00B30AC9" w:rsidRDefault="00000000">
          <w:pPr>
            <w:pStyle w:val="TOC2"/>
            <w:tabs>
              <w:tab w:val="left" w:pos="88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92" w:history="1">
            <w:r w:rsidR="00B30AC9" w:rsidRPr="00D82ED6">
              <w:rPr>
                <w:rStyle w:val="Hyperlink"/>
                <w:rFonts w:eastAsiaTheme="majorEastAsia"/>
                <w:noProof/>
              </w:rPr>
              <w:t>6.2</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Màn hình dành cho nhân viên quản lý kho</w:t>
            </w:r>
            <w:r w:rsidR="00B30AC9">
              <w:rPr>
                <w:noProof/>
                <w:webHidden/>
              </w:rPr>
              <w:tab/>
            </w:r>
            <w:r w:rsidR="00B30AC9">
              <w:rPr>
                <w:noProof/>
                <w:webHidden/>
              </w:rPr>
              <w:fldChar w:fldCharType="begin"/>
            </w:r>
            <w:r w:rsidR="00B30AC9">
              <w:rPr>
                <w:noProof/>
                <w:webHidden/>
              </w:rPr>
              <w:instrText xml:space="preserve"> PAGEREF _Toc152340792 \h </w:instrText>
            </w:r>
            <w:r w:rsidR="00B30AC9">
              <w:rPr>
                <w:noProof/>
                <w:webHidden/>
              </w:rPr>
            </w:r>
            <w:r w:rsidR="00B30AC9">
              <w:rPr>
                <w:noProof/>
                <w:webHidden/>
              </w:rPr>
              <w:fldChar w:fldCharType="separate"/>
            </w:r>
            <w:r w:rsidR="00201D76">
              <w:rPr>
                <w:noProof/>
                <w:webHidden/>
              </w:rPr>
              <w:t>68</w:t>
            </w:r>
            <w:r w:rsidR="00B30AC9">
              <w:rPr>
                <w:noProof/>
                <w:webHidden/>
              </w:rPr>
              <w:fldChar w:fldCharType="end"/>
            </w:r>
          </w:hyperlink>
        </w:p>
        <w:p w14:paraId="3240FB29" w14:textId="7E69D856"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93" w:history="1">
            <w:r w:rsidR="00B30AC9" w:rsidRPr="00D82ED6">
              <w:rPr>
                <w:rStyle w:val="Hyperlink"/>
                <w:rFonts w:eastAsiaTheme="majorEastAsia"/>
                <w:noProof/>
              </w:rPr>
              <w:t>6.2.1</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Tạo mới đơn xuất/nhập kho</w:t>
            </w:r>
            <w:r w:rsidR="00B30AC9">
              <w:rPr>
                <w:noProof/>
                <w:webHidden/>
              </w:rPr>
              <w:tab/>
            </w:r>
            <w:r w:rsidR="00B30AC9">
              <w:rPr>
                <w:noProof/>
                <w:webHidden/>
              </w:rPr>
              <w:fldChar w:fldCharType="begin"/>
            </w:r>
            <w:r w:rsidR="00B30AC9">
              <w:rPr>
                <w:noProof/>
                <w:webHidden/>
              </w:rPr>
              <w:instrText xml:space="preserve"> PAGEREF _Toc152340793 \h </w:instrText>
            </w:r>
            <w:r w:rsidR="00B30AC9">
              <w:rPr>
                <w:noProof/>
                <w:webHidden/>
              </w:rPr>
            </w:r>
            <w:r w:rsidR="00B30AC9">
              <w:rPr>
                <w:noProof/>
                <w:webHidden/>
              </w:rPr>
              <w:fldChar w:fldCharType="separate"/>
            </w:r>
            <w:r w:rsidR="00201D76">
              <w:rPr>
                <w:noProof/>
                <w:webHidden/>
              </w:rPr>
              <w:t>68</w:t>
            </w:r>
            <w:r w:rsidR="00B30AC9">
              <w:rPr>
                <w:noProof/>
                <w:webHidden/>
              </w:rPr>
              <w:fldChar w:fldCharType="end"/>
            </w:r>
          </w:hyperlink>
        </w:p>
        <w:p w14:paraId="01F01277" w14:textId="6E150395"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94" w:history="1">
            <w:r w:rsidR="00B30AC9" w:rsidRPr="00D82ED6">
              <w:rPr>
                <w:rStyle w:val="Hyperlink"/>
                <w:rFonts w:eastAsiaTheme="majorEastAsia"/>
                <w:noProof/>
              </w:rPr>
              <w:t>6.2.2</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Danh sách đơn xuất/nhập kho</w:t>
            </w:r>
            <w:r w:rsidR="00B30AC9">
              <w:rPr>
                <w:noProof/>
                <w:webHidden/>
              </w:rPr>
              <w:tab/>
            </w:r>
            <w:r w:rsidR="00B30AC9">
              <w:rPr>
                <w:noProof/>
                <w:webHidden/>
              </w:rPr>
              <w:fldChar w:fldCharType="begin"/>
            </w:r>
            <w:r w:rsidR="00B30AC9">
              <w:rPr>
                <w:noProof/>
                <w:webHidden/>
              </w:rPr>
              <w:instrText xml:space="preserve"> PAGEREF _Toc152340794 \h </w:instrText>
            </w:r>
            <w:r w:rsidR="00B30AC9">
              <w:rPr>
                <w:noProof/>
                <w:webHidden/>
              </w:rPr>
            </w:r>
            <w:r w:rsidR="00B30AC9">
              <w:rPr>
                <w:noProof/>
                <w:webHidden/>
              </w:rPr>
              <w:fldChar w:fldCharType="separate"/>
            </w:r>
            <w:r w:rsidR="00201D76">
              <w:rPr>
                <w:noProof/>
                <w:webHidden/>
              </w:rPr>
              <w:t>72</w:t>
            </w:r>
            <w:r w:rsidR="00B30AC9">
              <w:rPr>
                <w:noProof/>
                <w:webHidden/>
              </w:rPr>
              <w:fldChar w:fldCharType="end"/>
            </w:r>
          </w:hyperlink>
        </w:p>
        <w:p w14:paraId="7201060A" w14:textId="769DD210"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95" w:history="1">
            <w:r w:rsidR="00B30AC9" w:rsidRPr="00D82ED6">
              <w:rPr>
                <w:rStyle w:val="Hyperlink"/>
                <w:rFonts w:eastAsiaTheme="majorEastAsia"/>
                <w:noProof/>
              </w:rPr>
              <w:t>6.2.3</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Màn hình cập nhật thông tin</w:t>
            </w:r>
            <w:r w:rsidR="00B30AC9" w:rsidRPr="00D82ED6">
              <w:rPr>
                <w:rStyle w:val="Hyperlink"/>
                <w:rFonts w:eastAsiaTheme="majorEastAsia"/>
                <w:noProof/>
                <w:lang w:val="vi-VN"/>
              </w:rPr>
              <w:t xml:space="preserve"> đơn xuất/nhập kho</w:t>
            </w:r>
            <w:r w:rsidR="00B30AC9">
              <w:rPr>
                <w:noProof/>
                <w:webHidden/>
              </w:rPr>
              <w:tab/>
            </w:r>
            <w:r w:rsidR="00B30AC9">
              <w:rPr>
                <w:noProof/>
                <w:webHidden/>
              </w:rPr>
              <w:fldChar w:fldCharType="begin"/>
            </w:r>
            <w:r w:rsidR="00B30AC9">
              <w:rPr>
                <w:noProof/>
                <w:webHidden/>
              </w:rPr>
              <w:instrText xml:space="preserve"> PAGEREF _Toc152340795 \h </w:instrText>
            </w:r>
            <w:r w:rsidR="00B30AC9">
              <w:rPr>
                <w:noProof/>
                <w:webHidden/>
              </w:rPr>
            </w:r>
            <w:r w:rsidR="00B30AC9">
              <w:rPr>
                <w:noProof/>
                <w:webHidden/>
              </w:rPr>
              <w:fldChar w:fldCharType="separate"/>
            </w:r>
            <w:r w:rsidR="00201D76">
              <w:rPr>
                <w:noProof/>
                <w:webHidden/>
              </w:rPr>
              <w:t>75</w:t>
            </w:r>
            <w:r w:rsidR="00B30AC9">
              <w:rPr>
                <w:noProof/>
                <w:webHidden/>
              </w:rPr>
              <w:fldChar w:fldCharType="end"/>
            </w:r>
          </w:hyperlink>
        </w:p>
        <w:p w14:paraId="2C51B149" w14:textId="1C885973"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96" w:history="1">
            <w:r w:rsidR="00B30AC9" w:rsidRPr="00D82ED6">
              <w:rPr>
                <w:rStyle w:val="Hyperlink"/>
                <w:rFonts w:eastAsiaTheme="majorEastAsia"/>
                <w:noProof/>
              </w:rPr>
              <w:t>6.2.4</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Màn hình xem chi tiết đơn xuất/nhập kho</w:t>
            </w:r>
            <w:r w:rsidR="00B30AC9">
              <w:rPr>
                <w:noProof/>
                <w:webHidden/>
              </w:rPr>
              <w:tab/>
            </w:r>
            <w:r w:rsidR="00B30AC9">
              <w:rPr>
                <w:noProof/>
                <w:webHidden/>
              </w:rPr>
              <w:fldChar w:fldCharType="begin"/>
            </w:r>
            <w:r w:rsidR="00B30AC9">
              <w:rPr>
                <w:noProof/>
                <w:webHidden/>
              </w:rPr>
              <w:instrText xml:space="preserve"> PAGEREF _Toc152340796 \h </w:instrText>
            </w:r>
            <w:r w:rsidR="00B30AC9">
              <w:rPr>
                <w:noProof/>
                <w:webHidden/>
              </w:rPr>
            </w:r>
            <w:r w:rsidR="00B30AC9">
              <w:rPr>
                <w:noProof/>
                <w:webHidden/>
              </w:rPr>
              <w:fldChar w:fldCharType="separate"/>
            </w:r>
            <w:r w:rsidR="00201D76">
              <w:rPr>
                <w:noProof/>
                <w:webHidden/>
              </w:rPr>
              <w:t>78</w:t>
            </w:r>
            <w:r w:rsidR="00B30AC9">
              <w:rPr>
                <w:noProof/>
                <w:webHidden/>
              </w:rPr>
              <w:fldChar w:fldCharType="end"/>
            </w:r>
          </w:hyperlink>
        </w:p>
        <w:p w14:paraId="550B0D78" w14:textId="03736B95"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97" w:history="1">
            <w:r w:rsidR="00B30AC9" w:rsidRPr="00D82ED6">
              <w:rPr>
                <w:rStyle w:val="Hyperlink"/>
                <w:rFonts w:eastAsiaTheme="majorEastAsia"/>
                <w:noProof/>
              </w:rPr>
              <w:t>6.2.5</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Màn hình danh sách đơn yêu cầu vận chuyển</w:t>
            </w:r>
            <w:r w:rsidR="00B30AC9">
              <w:rPr>
                <w:noProof/>
                <w:webHidden/>
              </w:rPr>
              <w:tab/>
            </w:r>
            <w:r w:rsidR="00B30AC9">
              <w:rPr>
                <w:noProof/>
                <w:webHidden/>
              </w:rPr>
              <w:fldChar w:fldCharType="begin"/>
            </w:r>
            <w:r w:rsidR="00B30AC9">
              <w:rPr>
                <w:noProof/>
                <w:webHidden/>
              </w:rPr>
              <w:instrText xml:space="preserve"> PAGEREF _Toc152340797 \h </w:instrText>
            </w:r>
            <w:r w:rsidR="00B30AC9">
              <w:rPr>
                <w:noProof/>
                <w:webHidden/>
              </w:rPr>
            </w:r>
            <w:r w:rsidR="00B30AC9">
              <w:rPr>
                <w:noProof/>
                <w:webHidden/>
              </w:rPr>
              <w:fldChar w:fldCharType="separate"/>
            </w:r>
            <w:r w:rsidR="00201D76">
              <w:rPr>
                <w:noProof/>
                <w:webHidden/>
              </w:rPr>
              <w:t>82</w:t>
            </w:r>
            <w:r w:rsidR="00B30AC9">
              <w:rPr>
                <w:noProof/>
                <w:webHidden/>
              </w:rPr>
              <w:fldChar w:fldCharType="end"/>
            </w:r>
          </w:hyperlink>
        </w:p>
        <w:p w14:paraId="2410872B" w14:textId="3EB9F163"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98" w:history="1">
            <w:r w:rsidR="00B30AC9" w:rsidRPr="00D82ED6">
              <w:rPr>
                <w:rStyle w:val="Hyperlink"/>
                <w:rFonts w:eastAsiaTheme="majorEastAsia"/>
                <w:noProof/>
              </w:rPr>
              <w:t>6.2.6</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Màn hình xem chi tiết đơn yêu cầu vận chuyển</w:t>
            </w:r>
            <w:r w:rsidR="00B30AC9">
              <w:rPr>
                <w:noProof/>
                <w:webHidden/>
              </w:rPr>
              <w:tab/>
            </w:r>
            <w:r w:rsidR="00B30AC9">
              <w:rPr>
                <w:noProof/>
                <w:webHidden/>
              </w:rPr>
              <w:fldChar w:fldCharType="begin"/>
            </w:r>
            <w:r w:rsidR="00B30AC9">
              <w:rPr>
                <w:noProof/>
                <w:webHidden/>
              </w:rPr>
              <w:instrText xml:space="preserve"> PAGEREF _Toc152340798 \h </w:instrText>
            </w:r>
            <w:r w:rsidR="00B30AC9">
              <w:rPr>
                <w:noProof/>
                <w:webHidden/>
              </w:rPr>
            </w:r>
            <w:r w:rsidR="00B30AC9">
              <w:rPr>
                <w:noProof/>
                <w:webHidden/>
              </w:rPr>
              <w:fldChar w:fldCharType="separate"/>
            </w:r>
            <w:r w:rsidR="00201D76">
              <w:rPr>
                <w:noProof/>
                <w:webHidden/>
              </w:rPr>
              <w:t>84</w:t>
            </w:r>
            <w:r w:rsidR="00B30AC9">
              <w:rPr>
                <w:noProof/>
                <w:webHidden/>
              </w:rPr>
              <w:fldChar w:fldCharType="end"/>
            </w:r>
          </w:hyperlink>
        </w:p>
        <w:p w14:paraId="291E368B" w14:textId="60192F45"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99" w:history="1">
            <w:r w:rsidR="00B30AC9" w:rsidRPr="00D82ED6">
              <w:rPr>
                <w:rStyle w:val="Hyperlink"/>
                <w:rFonts w:eastAsiaTheme="majorEastAsia"/>
                <w:noProof/>
              </w:rPr>
              <w:t>6.2.7</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Màn hình danh sách sản phẩm</w:t>
            </w:r>
            <w:r w:rsidR="00B30AC9">
              <w:rPr>
                <w:noProof/>
                <w:webHidden/>
              </w:rPr>
              <w:tab/>
            </w:r>
            <w:r w:rsidR="00B30AC9">
              <w:rPr>
                <w:noProof/>
                <w:webHidden/>
              </w:rPr>
              <w:fldChar w:fldCharType="begin"/>
            </w:r>
            <w:r w:rsidR="00B30AC9">
              <w:rPr>
                <w:noProof/>
                <w:webHidden/>
              </w:rPr>
              <w:instrText xml:space="preserve"> PAGEREF _Toc152340799 \h </w:instrText>
            </w:r>
            <w:r w:rsidR="00B30AC9">
              <w:rPr>
                <w:noProof/>
                <w:webHidden/>
              </w:rPr>
            </w:r>
            <w:r w:rsidR="00B30AC9">
              <w:rPr>
                <w:noProof/>
                <w:webHidden/>
              </w:rPr>
              <w:fldChar w:fldCharType="separate"/>
            </w:r>
            <w:r w:rsidR="00201D76">
              <w:rPr>
                <w:noProof/>
                <w:webHidden/>
              </w:rPr>
              <w:t>87</w:t>
            </w:r>
            <w:r w:rsidR="00B30AC9">
              <w:rPr>
                <w:noProof/>
                <w:webHidden/>
              </w:rPr>
              <w:fldChar w:fldCharType="end"/>
            </w:r>
          </w:hyperlink>
        </w:p>
        <w:p w14:paraId="071F35A3" w14:textId="55F5610C"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800" w:history="1">
            <w:r w:rsidR="00B30AC9" w:rsidRPr="00D82ED6">
              <w:rPr>
                <w:rStyle w:val="Hyperlink"/>
                <w:rFonts w:eastAsiaTheme="majorEastAsia"/>
                <w:noProof/>
              </w:rPr>
              <w:t>6.2.8</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Màn hình lịch sử cập nhật</w:t>
            </w:r>
            <w:r w:rsidR="00B30AC9">
              <w:rPr>
                <w:noProof/>
                <w:webHidden/>
              </w:rPr>
              <w:tab/>
            </w:r>
            <w:r w:rsidR="00B30AC9">
              <w:rPr>
                <w:noProof/>
                <w:webHidden/>
              </w:rPr>
              <w:fldChar w:fldCharType="begin"/>
            </w:r>
            <w:r w:rsidR="00B30AC9">
              <w:rPr>
                <w:noProof/>
                <w:webHidden/>
              </w:rPr>
              <w:instrText xml:space="preserve"> PAGEREF _Toc152340800 \h </w:instrText>
            </w:r>
            <w:r w:rsidR="00B30AC9">
              <w:rPr>
                <w:noProof/>
                <w:webHidden/>
              </w:rPr>
            </w:r>
            <w:r w:rsidR="00B30AC9">
              <w:rPr>
                <w:noProof/>
                <w:webHidden/>
              </w:rPr>
              <w:fldChar w:fldCharType="separate"/>
            </w:r>
            <w:r w:rsidR="00201D76">
              <w:rPr>
                <w:noProof/>
                <w:webHidden/>
              </w:rPr>
              <w:t>88</w:t>
            </w:r>
            <w:r w:rsidR="00B30AC9">
              <w:rPr>
                <w:noProof/>
                <w:webHidden/>
              </w:rPr>
              <w:fldChar w:fldCharType="end"/>
            </w:r>
          </w:hyperlink>
        </w:p>
        <w:p w14:paraId="53595819" w14:textId="522A3C5F"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801" w:history="1">
            <w:r w:rsidR="00B30AC9" w:rsidRPr="00D82ED6">
              <w:rPr>
                <w:rStyle w:val="Hyperlink"/>
                <w:rFonts w:eastAsiaTheme="majorEastAsia"/>
                <w:noProof/>
              </w:rPr>
              <w:t>6.2.9</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Màn hình danh sách báo cáo</w:t>
            </w:r>
            <w:r w:rsidR="00B30AC9">
              <w:rPr>
                <w:noProof/>
                <w:webHidden/>
              </w:rPr>
              <w:tab/>
            </w:r>
            <w:r w:rsidR="00B30AC9">
              <w:rPr>
                <w:noProof/>
                <w:webHidden/>
              </w:rPr>
              <w:fldChar w:fldCharType="begin"/>
            </w:r>
            <w:r w:rsidR="00B30AC9">
              <w:rPr>
                <w:noProof/>
                <w:webHidden/>
              </w:rPr>
              <w:instrText xml:space="preserve"> PAGEREF _Toc152340801 \h </w:instrText>
            </w:r>
            <w:r w:rsidR="00B30AC9">
              <w:rPr>
                <w:noProof/>
                <w:webHidden/>
              </w:rPr>
            </w:r>
            <w:r w:rsidR="00B30AC9">
              <w:rPr>
                <w:noProof/>
                <w:webHidden/>
              </w:rPr>
              <w:fldChar w:fldCharType="separate"/>
            </w:r>
            <w:r w:rsidR="00201D76">
              <w:rPr>
                <w:noProof/>
                <w:webHidden/>
              </w:rPr>
              <w:t>90</w:t>
            </w:r>
            <w:r w:rsidR="00B30AC9">
              <w:rPr>
                <w:noProof/>
                <w:webHidden/>
              </w:rPr>
              <w:fldChar w:fldCharType="end"/>
            </w:r>
          </w:hyperlink>
        </w:p>
        <w:p w14:paraId="2595A587" w14:textId="473CB022" w:rsidR="00B30AC9" w:rsidRDefault="00000000">
          <w:pPr>
            <w:pStyle w:val="TOC3"/>
            <w:tabs>
              <w:tab w:val="left" w:pos="132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802" w:history="1">
            <w:r w:rsidR="00B30AC9" w:rsidRPr="00D82ED6">
              <w:rPr>
                <w:rStyle w:val="Hyperlink"/>
                <w:rFonts w:eastAsiaTheme="majorEastAsia"/>
                <w:noProof/>
              </w:rPr>
              <w:t>6.2.10</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Màn hình báo cáo</w:t>
            </w:r>
            <w:r w:rsidR="00B30AC9">
              <w:rPr>
                <w:noProof/>
                <w:webHidden/>
              </w:rPr>
              <w:tab/>
            </w:r>
            <w:r w:rsidR="00B30AC9">
              <w:rPr>
                <w:noProof/>
                <w:webHidden/>
              </w:rPr>
              <w:fldChar w:fldCharType="begin"/>
            </w:r>
            <w:r w:rsidR="00B30AC9">
              <w:rPr>
                <w:noProof/>
                <w:webHidden/>
              </w:rPr>
              <w:instrText xml:space="preserve"> PAGEREF _Toc152340802 \h </w:instrText>
            </w:r>
            <w:r w:rsidR="00B30AC9">
              <w:rPr>
                <w:noProof/>
                <w:webHidden/>
              </w:rPr>
            </w:r>
            <w:r w:rsidR="00B30AC9">
              <w:rPr>
                <w:noProof/>
                <w:webHidden/>
              </w:rPr>
              <w:fldChar w:fldCharType="separate"/>
            </w:r>
            <w:r w:rsidR="00201D76">
              <w:rPr>
                <w:noProof/>
                <w:webHidden/>
              </w:rPr>
              <w:t>92</w:t>
            </w:r>
            <w:r w:rsidR="00B30AC9">
              <w:rPr>
                <w:noProof/>
                <w:webHidden/>
              </w:rPr>
              <w:fldChar w:fldCharType="end"/>
            </w:r>
          </w:hyperlink>
        </w:p>
        <w:p w14:paraId="78FBFBD7" w14:textId="29ADEACC" w:rsidR="00B30AC9" w:rsidRDefault="00000000">
          <w:pPr>
            <w:pStyle w:val="TOC2"/>
            <w:tabs>
              <w:tab w:val="left" w:pos="88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803" w:history="1">
            <w:r w:rsidR="00B30AC9" w:rsidRPr="00D82ED6">
              <w:rPr>
                <w:rStyle w:val="Hyperlink"/>
                <w:rFonts w:eastAsiaTheme="majorEastAsia"/>
                <w:noProof/>
              </w:rPr>
              <w:t>6.3</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Màn hình dành cho lái xe</w:t>
            </w:r>
            <w:r w:rsidR="00B30AC9">
              <w:rPr>
                <w:noProof/>
                <w:webHidden/>
              </w:rPr>
              <w:tab/>
            </w:r>
            <w:r w:rsidR="00B30AC9">
              <w:rPr>
                <w:noProof/>
                <w:webHidden/>
              </w:rPr>
              <w:fldChar w:fldCharType="begin"/>
            </w:r>
            <w:r w:rsidR="00B30AC9">
              <w:rPr>
                <w:noProof/>
                <w:webHidden/>
              </w:rPr>
              <w:instrText xml:space="preserve"> PAGEREF _Toc152340803 \h </w:instrText>
            </w:r>
            <w:r w:rsidR="00B30AC9">
              <w:rPr>
                <w:noProof/>
                <w:webHidden/>
              </w:rPr>
            </w:r>
            <w:r w:rsidR="00B30AC9">
              <w:rPr>
                <w:noProof/>
                <w:webHidden/>
              </w:rPr>
              <w:fldChar w:fldCharType="separate"/>
            </w:r>
            <w:r w:rsidR="00201D76">
              <w:rPr>
                <w:noProof/>
                <w:webHidden/>
              </w:rPr>
              <w:t>93</w:t>
            </w:r>
            <w:r w:rsidR="00B30AC9">
              <w:rPr>
                <w:noProof/>
                <w:webHidden/>
              </w:rPr>
              <w:fldChar w:fldCharType="end"/>
            </w:r>
          </w:hyperlink>
        </w:p>
        <w:p w14:paraId="75F9521A" w14:textId="6A7351A4"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804" w:history="1">
            <w:r w:rsidR="00B30AC9" w:rsidRPr="00D82ED6">
              <w:rPr>
                <w:rStyle w:val="Hyperlink"/>
                <w:rFonts w:eastAsiaTheme="majorEastAsia"/>
                <w:noProof/>
              </w:rPr>
              <w:t>6.3.1</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Màn hình danh sách đơn xuất/nhập kho</w:t>
            </w:r>
            <w:r w:rsidR="00B30AC9">
              <w:rPr>
                <w:noProof/>
                <w:webHidden/>
              </w:rPr>
              <w:tab/>
            </w:r>
            <w:r w:rsidR="00B30AC9">
              <w:rPr>
                <w:noProof/>
                <w:webHidden/>
              </w:rPr>
              <w:fldChar w:fldCharType="begin"/>
            </w:r>
            <w:r w:rsidR="00B30AC9">
              <w:rPr>
                <w:noProof/>
                <w:webHidden/>
              </w:rPr>
              <w:instrText xml:space="preserve"> PAGEREF _Toc152340804 \h </w:instrText>
            </w:r>
            <w:r w:rsidR="00B30AC9">
              <w:rPr>
                <w:noProof/>
                <w:webHidden/>
              </w:rPr>
            </w:r>
            <w:r w:rsidR="00B30AC9">
              <w:rPr>
                <w:noProof/>
                <w:webHidden/>
              </w:rPr>
              <w:fldChar w:fldCharType="separate"/>
            </w:r>
            <w:r w:rsidR="00201D76">
              <w:rPr>
                <w:noProof/>
                <w:webHidden/>
              </w:rPr>
              <w:t>93</w:t>
            </w:r>
            <w:r w:rsidR="00B30AC9">
              <w:rPr>
                <w:noProof/>
                <w:webHidden/>
              </w:rPr>
              <w:fldChar w:fldCharType="end"/>
            </w:r>
          </w:hyperlink>
        </w:p>
        <w:p w14:paraId="78CF97F8" w14:textId="08CC8444"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805" w:history="1">
            <w:r w:rsidR="00B30AC9" w:rsidRPr="00D82ED6">
              <w:rPr>
                <w:rStyle w:val="Hyperlink"/>
                <w:rFonts w:eastAsiaTheme="majorEastAsia"/>
                <w:noProof/>
              </w:rPr>
              <w:t>6.3.2</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Màn hình xem chi tiết đơn xuất/nhập kho</w:t>
            </w:r>
            <w:r w:rsidR="00B30AC9">
              <w:rPr>
                <w:noProof/>
                <w:webHidden/>
              </w:rPr>
              <w:tab/>
            </w:r>
            <w:r w:rsidR="00B30AC9">
              <w:rPr>
                <w:noProof/>
                <w:webHidden/>
              </w:rPr>
              <w:fldChar w:fldCharType="begin"/>
            </w:r>
            <w:r w:rsidR="00B30AC9">
              <w:rPr>
                <w:noProof/>
                <w:webHidden/>
              </w:rPr>
              <w:instrText xml:space="preserve"> PAGEREF _Toc152340805 \h </w:instrText>
            </w:r>
            <w:r w:rsidR="00B30AC9">
              <w:rPr>
                <w:noProof/>
                <w:webHidden/>
              </w:rPr>
            </w:r>
            <w:r w:rsidR="00B30AC9">
              <w:rPr>
                <w:noProof/>
                <w:webHidden/>
              </w:rPr>
              <w:fldChar w:fldCharType="separate"/>
            </w:r>
            <w:r w:rsidR="00201D76">
              <w:rPr>
                <w:noProof/>
                <w:webHidden/>
              </w:rPr>
              <w:t>100</w:t>
            </w:r>
            <w:r w:rsidR="00B30AC9">
              <w:rPr>
                <w:noProof/>
                <w:webHidden/>
              </w:rPr>
              <w:fldChar w:fldCharType="end"/>
            </w:r>
          </w:hyperlink>
        </w:p>
        <w:p w14:paraId="4F05EDEB" w14:textId="0EEFFE6B"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806" w:history="1">
            <w:r w:rsidR="00B30AC9" w:rsidRPr="00D82ED6">
              <w:rPr>
                <w:rStyle w:val="Hyperlink"/>
                <w:rFonts w:eastAsiaTheme="majorEastAsia"/>
                <w:noProof/>
              </w:rPr>
              <w:t>6.3.3</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Màn hình danh sách lịch trình</w:t>
            </w:r>
            <w:r w:rsidR="00B30AC9">
              <w:rPr>
                <w:noProof/>
                <w:webHidden/>
              </w:rPr>
              <w:tab/>
            </w:r>
            <w:r w:rsidR="00B30AC9">
              <w:rPr>
                <w:noProof/>
                <w:webHidden/>
              </w:rPr>
              <w:fldChar w:fldCharType="begin"/>
            </w:r>
            <w:r w:rsidR="00B30AC9">
              <w:rPr>
                <w:noProof/>
                <w:webHidden/>
              </w:rPr>
              <w:instrText xml:space="preserve"> PAGEREF _Toc152340806 \h </w:instrText>
            </w:r>
            <w:r w:rsidR="00B30AC9">
              <w:rPr>
                <w:noProof/>
                <w:webHidden/>
              </w:rPr>
            </w:r>
            <w:r w:rsidR="00B30AC9">
              <w:rPr>
                <w:noProof/>
                <w:webHidden/>
              </w:rPr>
              <w:fldChar w:fldCharType="separate"/>
            </w:r>
            <w:r w:rsidR="00201D76">
              <w:rPr>
                <w:noProof/>
                <w:webHidden/>
              </w:rPr>
              <w:t>102</w:t>
            </w:r>
            <w:r w:rsidR="00B30AC9">
              <w:rPr>
                <w:noProof/>
                <w:webHidden/>
              </w:rPr>
              <w:fldChar w:fldCharType="end"/>
            </w:r>
          </w:hyperlink>
        </w:p>
        <w:p w14:paraId="31852EB5" w14:textId="4EFC77E4"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807" w:history="1">
            <w:r w:rsidR="00B30AC9" w:rsidRPr="00D82ED6">
              <w:rPr>
                <w:rStyle w:val="Hyperlink"/>
                <w:rFonts w:eastAsiaTheme="majorEastAsia"/>
                <w:noProof/>
              </w:rPr>
              <w:t>6.3.4</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Màn hình xem chi tiết chuyến xe</w:t>
            </w:r>
            <w:r w:rsidR="00B30AC9">
              <w:rPr>
                <w:noProof/>
                <w:webHidden/>
              </w:rPr>
              <w:tab/>
            </w:r>
            <w:r w:rsidR="00B30AC9">
              <w:rPr>
                <w:noProof/>
                <w:webHidden/>
              </w:rPr>
              <w:fldChar w:fldCharType="begin"/>
            </w:r>
            <w:r w:rsidR="00B30AC9">
              <w:rPr>
                <w:noProof/>
                <w:webHidden/>
              </w:rPr>
              <w:instrText xml:space="preserve"> PAGEREF _Toc152340807 \h </w:instrText>
            </w:r>
            <w:r w:rsidR="00B30AC9">
              <w:rPr>
                <w:noProof/>
                <w:webHidden/>
              </w:rPr>
            </w:r>
            <w:r w:rsidR="00B30AC9">
              <w:rPr>
                <w:noProof/>
                <w:webHidden/>
              </w:rPr>
              <w:fldChar w:fldCharType="separate"/>
            </w:r>
            <w:r w:rsidR="00201D76">
              <w:rPr>
                <w:noProof/>
                <w:webHidden/>
              </w:rPr>
              <w:t>106</w:t>
            </w:r>
            <w:r w:rsidR="00B30AC9">
              <w:rPr>
                <w:noProof/>
                <w:webHidden/>
              </w:rPr>
              <w:fldChar w:fldCharType="end"/>
            </w:r>
          </w:hyperlink>
        </w:p>
        <w:p w14:paraId="5D5DA387" w14:textId="3468EE54" w:rsidR="00B30AC9" w:rsidRDefault="00000000">
          <w:pPr>
            <w:pStyle w:val="TOC1"/>
            <w:rPr>
              <w:rFonts w:asciiTheme="minorHAnsi" w:eastAsiaTheme="minorEastAsia" w:hAnsiTheme="minorHAnsi" w:cstheme="minorBidi"/>
              <w:noProof/>
              <w:kern w:val="2"/>
              <w:sz w:val="22"/>
              <w:szCs w:val="22"/>
              <w:lang w:val="en-US" w:eastAsia="en-US"/>
              <w14:ligatures w14:val="standardContextual"/>
            </w:rPr>
          </w:pPr>
          <w:hyperlink w:anchor="_Toc152340808" w:history="1">
            <w:r w:rsidR="00B30AC9" w:rsidRPr="00D82ED6">
              <w:rPr>
                <w:rStyle w:val="Hyperlink"/>
                <w:rFonts w:eastAsiaTheme="majorEastAsia"/>
                <w:noProof/>
              </w:rPr>
              <w:t>7.</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Other Requirements</w:t>
            </w:r>
            <w:r w:rsidR="00B30AC9">
              <w:rPr>
                <w:noProof/>
                <w:webHidden/>
              </w:rPr>
              <w:tab/>
            </w:r>
            <w:r w:rsidR="00B30AC9">
              <w:rPr>
                <w:noProof/>
                <w:webHidden/>
              </w:rPr>
              <w:fldChar w:fldCharType="begin"/>
            </w:r>
            <w:r w:rsidR="00B30AC9">
              <w:rPr>
                <w:noProof/>
                <w:webHidden/>
              </w:rPr>
              <w:instrText xml:space="preserve"> PAGEREF _Toc152340808 \h </w:instrText>
            </w:r>
            <w:r w:rsidR="00B30AC9">
              <w:rPr>
                <w:noProof/>
                <w:webHidden/>
              </w:rPr>
            </w:r>
            <w:r w:rsidR="00B30AC9">
              <w:rPr>
                <w:noProof/>
                <w:webHidden/>
              </w:rPr>
              <w:fldChar w:fldCharType="separate"/>
            </w:r>
            <w:r w:rsidR="00201D76">
              <w:rPr>
                <w:noProof/>
                <w:webHidden/>
              </w:rPr>
              <w:t>107</w:t>
            </w:r>
            <w:r w:rsidR="00B30AC9">
              <w:rPr>
                <w:noProof/>
                <w:webHidden/>
              </w:rPr>
              <w:fldChar w:fldCharType="end"/>
            </w:r>
          </w:hyperlink>
        </w:p>
        <w:p w14:paraId="6C5760B6" w14:textId="6C7DBCAA" w:rsidR="00B30AC9" w:rsidRDefault="00000000">
          <w:pPr>
            <w:pStyle w:val="TOC1"/>
            <w:rPr>
              <w:rFonts w:asciiTheme="minorHAnsi" w:eastAsiaTheme="minorEastAsia" w:hAnsiTheme="minorHAnsi" w:cstheme="minorBidi"/>
              <w:noProof/>
              <w:kern w:val="2"/>
              <w:sz w:val="22"/>
              <w:szCs w:val="22"/>
              <w:lang w:val="en-US" w:eastAsia="en-US"/>
              <w14:ligatures w14:val="standardContextual"/>
            </w:rPr>
          </w:pPr>
          <w:hyperlink w:anchor="_Toc152340809" w:history="1">
            <w:r w:rsidR="00B30AC9" w:rsidRPr="00D82ED6">
              <w:rPr>
                <w:rStyle w:val="Hyperlink"/>
                <w:rFonts w:eastAsiaTheme="majorEastAsia" w:cs="Arial"/>
                <w:noProof/>
              </w:rPr>
              <w:t>8.</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Integration</w:t>
            </w:r>
            <w:r w:rsidR="00B30AC9">
              <w:rPr>
                <w:noProof/>
                <w:webHidden/>
              </w:rPr>
              <w:tab/>
            </w:r>
            <w:r w:rsidR="00B30AC9">
              <w:rPr>
                <w:noProof/>
                <w:webHidden/>
              </w:rPr>
              <w:fldChar w:fldCharType="begin"/>
            </w:r>
            <w:r w:rsidR="00B30AC9">
              <w:rPr>
                <w:noProof/>
                <w:webHidden/>
              </w:rPr>
              <w:instrText xml:space="preserve"> PAGEREF _Toc152340809 \h </w:instrText>
            </w:r>
            <w:r w:rsidR="00B30AC9">
              <w:rPr>
                <w:noProof/>
                <w:webHidden/>
              </w:rPr>
            </w:r>
            <w:r w:rsidR="00B30AC9">
              <w:rPr>
                <w:noProof/>
                <w:webHidden/>
              </w:rPr>
              <w:fldChar w:fldCharType="separate"/>
            </w:r>
            <w:r w:rsidR="00201D76">
              <w:rPr>
                <w:noProof/>
                <w:webHidden/>
              </w:rPr>
              <w:t>107</w:t>
            </w:r>
            <w:r w:rsidR="00B30AC9">
              <w:rPr>
                <w:noProof/>
                <w:webHidden/>
              </w:rPr>
              <w:fldChar w:fldCharType="end"/>
            </w:r>
          </w:hyperlink>
        </w:p>
        <w:p w14:paraId="6F260AD1" w14:textId="016AEA87" w:rsidR="00B30AC9" w:rsidRDefault="00000000">
          <w:pPr>
            <w:pStyle w:val="TOC1"/>
            <w:rPr>
              <w:rFonts w:asciiTheme="minorHAnsi" w:eastAsiaTheme="minorEastAsia" w:hAnsiTheme="minorHAnsi" w:cstheme="minorBidi"/>
              <w:noProof/>
              <w:kern w:val="2"/>
              <w:sz w:val="22"/>
              <w:szCs w:val="22"/>
              <w:lang w:val="en-US" w:eastAsia="en-US"/>
              <w14:ligatures w14:val="standardContextual"/>
            </w:rPr>
          </w:pPr>
          <w:hyperlink w:anchor="_Toc152340810" w:history="1">
            <w:r w:rsidR="00B30AC9" w:rsidRPr="00D82ED6">
              <w:rPr>
                <w:rStyle w:val="Hyperlink"/>
                <w:rFonts w:eastAsiaTheme="majorEastAsia" w:cs="Arial"/>
                <w:noProof/>
              </w:rPr>
              <w:t>9.</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Appendices</w:t>
            </w:r>
            <w:r w:rsidR="00B30AC9">
              <w:rPr>
                <w:noProof/>
                <w:webHidden/>
              </w:rPr>
              <w:tab/>
            </w:r>
            <w:r w:rsidR="00B30AC9">
              <w:rPr>
                <w:noProof/>
                <w:webHidden/>
              </w:rPr>
              <w:fldChar w:fldCharType="begin"/>
            </w:r>
            <w:r w:rsidR="00B30AC9">
              <w:rPr>
                <w:noProof/>
                <w:webHidden/>
              </w:rPr>
              <w:instrText xml:space="preserve"> PAGEREF _Toc152340810 \h </w:instrText>
            </w:r>
            <w:r w:rsidR="00B30AC9">
              <w:rPr>
                <w:noProof/>
                <w:webHidden/>
              </w:rPr>
            </w:r>
            <w:r w:rsidR="00B30AC9">
              <w:rPr>
                <w:noProof/>
                <w:webHidden/>
              </w:rPr>
              <w:fldChar w:fldCharType="separate"/>
            </w:r>
            <w:r w:rsidR="00201D76">
              <w:rPr>
                <w:noProof/>
                <w:webHidden/>
              </w:rPr>
              <w:t>108</w:t>
            </w:r>
            <w:r w:rsidR="00B30AC9">
              <w:rPr>
                <w:noProof/>
                <w:webHidden/>
              </w:rPr>
              <w:fldChar w:fldCharType="end"/>
            </w:r>
          </w:hyperlink>
        </w:p>
        <w:p w14:paraId="2179F8ED" w14:textId="25D096E5" w:rsidR="00B30AC9" w:rsidRDefault="00000000">
          <w:pPr>
            <w:pStyle w:val="TOC2"/>
            <w:tabs>
              <w:tab w:val="left" w:pos="88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811" w:history="1">
            <w:r w:rsidR="00B30AC9" w:rsidRPr="00D82ED6">
              <w:rPr>
                <w:rStyle w:val="Hyperlink"/>
                <w:rFonts w:eastAsiaTheme="majorEastAsia" w:cs="Arial"/>
                <w:noProof/>
              </w:rPr>
              <w:t>9.1</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Error Message</w:t>
            </w:r>
            <w:r w:rsidR="00B30AC9">
              <w:rPr>
                <w:noProof/>
                <w:webHidden/>
              </w:rPr>
              <w:tab/>
            </w:r>
            <w:r w:rsidR="00B30AC9">
              <w:rPr>
                <w:noProof/>
                <w:webHidden/>
              </w:rPr>
              <w:fldChar w:fldCharType="begin"/>
            </w:r>
            <w:r w:rsidR="00B30AC9">
              <w:rPr>
                <w:noProof/>
                <w:webHidden/>
              </w:rPr>
              <w:instrText xml:space="preserve"> PAGEREF _Toc152340811 \h </w:instrText>
            </w:r>
            <w:r w:rsidR="00B30AC9">
              <w:rPr>
                <w:noProof/>
                <w:webHidden/>
              </w:rPr>
            </w:r>
            <w:r w:rsidR="00B30AC9">
              <w:rPr>
                <w:noProof/>
                <w:webHidden/>
              </w:rPr>
              <w:fldChar w:fldCharType="separate"/>
            </w:r>
            <w:r w:rsidR="00201D76">
              <w:rPr>
                <w:noProof/>
                <w:webHidden/>
              </w:rPr>
              <w:t>108</w:t>
            </w:r>
            <w:r w:rsidR="00B30AC9">
              <w:rPr>
                <w:noProof/>
                <w:webHidden/>
              </w:rPr>
              <w:fldChar w:fldCharType="end"/>
            </w:r>
          </w:hyperlink>
        </w:p>
        <w:p w14:paraId="5F4F5F75" w14:textId="5B5FD66A" w:rsidR="00B30AC9" w:rsidRDefault="00000000">
          <w:pPr>
            <w:pStyle w:val="TOC2"/>
            <w:tabs>
              <w:tab w:val="left" w:pos="88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812" w:history="1">
            <w:r w:rsidR="00B30AC9" w:rsidRPr="00D82ED6">
              <w:rPr>
                <w:rStyle w:val="Hyperlink"/>
                <w:rFonts w:eastAsiaTheme="majorEastAsia" w:cs="Arial"/>
                <w:noProof/>
              </w:rPr>
              <w:t>9.2</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lang w:val="vi-VN"/>
              </w:rPr>
              <w:t>Notification</w:t>
            </w:r>
            <w:r w:rsidR="00B30AC9">
              <w:rPr>
                <w:noProof/>
                <w:webHidden/>
              </w:rPr>
              <w:tab/>
            </w:r>
            <w:r w:rsidR="00B30AC9">
              <w:rPr>
                <w:noProof/>
                <w:webHidden/>
              </w:rPr>
              <w:fldChar w:fldCharType="begin"/>
            </w:r>
            <w:r w:rsidR="00B30AC9">
              <w:rPr>
                <w:noProof/>
                <w:webHidden/>
              </w:rPr>
              <w:instrText xml:space="preserve"> PAGEREF _Toc152340812 \h </w:instrText>
            </w:r>
            <w:r w:rsidR="00B30AC9">
              <w:rPr>
                <w:noProof/>
                <w:webHidden/>
              </w:rPr>
            </w:r>
            <w:r w:rsidR="00B30AC9">
              <w:rPr>
                <w:noProof/>
                <w:webHidden/>
              </w:rPr>
              <w:fldChar w:fldCharType="separate"/>
            </w:r>
            <w:r w:rsidR="00201D76">
              <w:rPr>
                <w:noProof/>
                <w:webHidden/>
              </w:rPr>
              <w:t>108</w:t>
            </w:r>
            <w:r w:rsidR="00B30AC9">
              <w:rPr>
                <w:noProof/>
                <w:webHidden/>
              </w:rPr>
              <w:fldChar w:fldCharType="end"/>
            </w:r>
          </w:hyperlink>
        </w:p>
        <w:p w14:paraId="4C4FEA1C" w14:textId="030DF0A9" w:rsidR="002D6741" w:rsidRPr="008F2D5E" w:rsidRDefault="002D6741" w:rsidP="002D6741">
          <w:pPr>
            <w:pStyle w:val="TOC1"/>
            <w:rPr>
              <w:rFonts w:cs="Arial"/>
            </w:rPr>
          </w:pPr>
          <w:r w:rsidRPr="008F2D5E">
            <w:rPr>
              <w:rFonts w:cs="Arial"/>
              <w:b/>
              <w:bCs/>
              <w:noProof/>
            </w:rPr>
            <w:fldChar w:fldCharType="end"/>
          </w:r>
        </w:p>
      </w:sdtContent>
    </w:sdt>
    <w:p w14:paraId="30D5071E" w14:textId="77777777" w:rsidR="002D6741" w:rsidRPr="008F2D5E" w:rsidRDefault="002D6741" w:rsidP="002D6741">
      <w:pPr>
        <w:spacing w:before="0" w:after="160"/>
        <w:rPr>
          <w:rFonts w:eastAsiaTheme="majorEastAsia" w:cs="Arial"/>
          <w:b/>
          <w:color w:val="1F3864" w:themeColor="accent5" w:themeShade="80"/>
          <w:sz w:val="28"/>
          <w:szCs w:val="32"/>
          <w:lang w:val="en-US" w:eastAsia="en-US"/>
        </w:rPr>
      </w:pPr>
      <w:r w:rsidRPr="008F2D5E">
        <w:rPr>
          <w:rFonts w:cs="Arial"/>
        </w:rPr>
        <w:br w:type="page"/>
      </w:r>
    </w:p>
    <w:p w14:paraId="777EE6A8" w14:textId="77777777" w:rsidR="002D6741" w:rsidRPr="008F2D5E" w:rsidRDefault="002D6741" w:rsidP="002D6741">
      <w:pPr>
        <w:pStyle w:val="Heading1"/>
        <w:spacing w:line="360" w:lineRule="auto"/>
        <w:rPr>
          <w:rFonts w:cs="Arial"/>
        </w:rPr>
      </w:pPr>
      <w:bookmarkStart w:id="9" w:name="_Toc152340745"/>
      <w:r w:rsidRPr="008F2D5E">
        <w:rPr>
          <w:rFonts w:cs="Arial"/>
        </w:rPr>
        <w:lastRenderedPageBreak/>
        <w:t>Introduction</w:t>
      </w:r>
      <w:bookmarkEnd w:id="7"/>
      <w:bookmarkEnd w:id="8"/>
      <w:bookmarkEnd w:id="9"/>
    </w:p>
    <w:p w14:paraId="5A63B649" w14:textId="77777777" w:rsidR="002D6741" w:rsidRPr="00EE2D1D" w:rsidRDefault="002D6741" w:rsidP="002D6741">
      <w:pPr>
        <w:pStyle w:val="Heading2"/>
        <w:spacing w:line="360" w:lineRule="auto"/>
        <w:rPr>
          <w:rFonts w:cs="Arial"/>
          <w:rPrChange w:id="10" w:author="QuangNX2" w:date="2021-03-03T14:27:00Z">
            <w:rPr>
              <w:rFonts w:cs="Arial"/>
              <w:highlight w:val="yellow"/>
            </w:rPr>
          </w:rPrChange>
        </w:rPr>
      </w:pPr>
      <w:bookmarkStart w:id="11" w:name="_Toc152340746"/>
      <w:bookmarkStart w:id="12" w:name="_Toc362429613"/>
      <w:commentRangeStart w:id="13"/>
      <w:r w:rsidRPr="00EE2D1D">
        <w:rPr>
          <w:rFonts w:cs="Arial"/>
          <w:rPrChange w:id="14" w:author="QuangNX2" w:date="2021-03-03T14:27:00Z">
            <w:rPr>
              <w:rFonts w:cs="Arial"/>
              <w:highlight w:val="yellow"/>
            </w:rPr>
          </w:rPrChange>
        </w:rPr>
        <w:t>Purpose</w:t>
      </w:r>
      <w:commentRangeEnd w:id="13"/>
      <w:r w:rsidRPr="00EE2D1D">
        <w:rPr>
          <w:rStyle w:val="CommentReference"/>
          <w:rFonts w:eastAsia="Times New Roman" w:cs="Times New Roman"/>
          <w:b w:val="0"/>
          <w:color w:val="auto"/>
          <w:lang w:val="en-GB" w:eastAsia="en-GB"/>
          <w:rPrChange w:id="15" w:author="QuangNX2" w:date="2021-03-03T14:27:00Z">
            <w:rPr>
              <w:rStyle w:val="CommentReference"/>
              <w:rFonts w:eastAsia="Times New Roman" w:cs="Times New Roman"/>
              <w:b w:val="0"/>
              <w:color w:val="auto"/>
              <w:highlight w:val="yellow"/>
              <w:lang w:val="en-GB" w:eastAsia="en-GB"/>
            </w:rPr>
          </w:rPrChange>
        </w:rPr>
        <w:commentReference w:id="13"/>
      </w:r>
      <w:bookmarkEnd w:id="11"/>
    </w:p>
    <w:p w14:paraId="3E550714" w14:textId="5AB57682" w:rsidR="002D6741" w:rsidRPr="008F2D5E" w:rsidRDefault="002D6741" w:rsidP="002D6741">
      <w:pPr>
        <w:rPr>
          <w:rFonts w:cs="Arial"/>
          <w:szCs w:val="20"/>
        </w:rPr>
      </w:pPr>
      <w:r w:rsidRPr="008F2D5E">
        <w:rPr>
          <w:rFonts w:cs="Arial"/>
        </w:rPr>
        <w:t xml:space="preserve">The </w:t>
      </w:r>
      <w:r w:rsidRPr="008F2D5E">
        <w:rPr>
          <w:rFonts w:cs="Arial"/>
        </w:rPr>
        <w:fldChar w:fldCharType="begin"/>
      </w:r>
      <w:r w:rsidRPr="008F2D5E">
        <w:rPr>
          <w:rFonts w:cs="Arial"/>
        </w:rPr>
        <w:instrText xml:space="preserve"> DOCPROPERTY  Title  \* MERGEFORMAT </w:instrText>
      </w:r>
      <w:r w:rsidRPr="008F2D5E">
        <w:rPr>
          <w:rFonts w:cs="Arial"/>
        </w:rPr>
        <w:fldChar w:fldCharType="separate"/>
      </w:r>
      <w:r w:rsidR="00201D76">
        <w:rPr>
          <w:rFonts w:cs="Arial"/>
        </w:rPr>
        <w:t>System Requirement Specification</w:t>
      </w:r>
      <w:r w:rsidRPr="008F2D5E">
        <w:rPr>
          <w:rFonts w:cs="Arial"/>
        </w:rPr>
        <w:fldChar w:fldCharType="end"/>
      </w:r>
      <w:r w:rsidRPr="008F2D5E">
        <w:rPr>
          <w:rFonts w:cs="Arial"/>
        </w:rPr>
        <w:t xml:space="preserve"> </w:t>
      </w:r>
      <w:r w:rsidRPr="008F2D5E">
        <w:rPr>
          <w:rFonts w:cs="Arial"/>
          <w:szCs w:val="20"/>
        </w:rPr>
        <w:t>will:</w:t>
      </w:r>
    </w:p>
    <w:p w14:paraId="5EFD6E12" w14:textId="77777777" w:rsidR="002D6741" w:rsidRPr="008F2D5E" w:rsidRDefault="002D6741" w:rsidP="002D6741">
      <w:pPr>
        <w:pStyle w:val="BulletList1"/>
        <w:spacing w:line="360" w:lineRule="auto"/>
      </w:pPr>
      <w:r w:rsidRPr="008F2D5E">
        <w:t>Define the scope of business objectives, business functions, and organizational units covered,</w:t>
      </w:r>
    </w:p>
    <w:p w14:paraId="3B748048" w14:textId="77777777" w:rsidR="002D6741" w:rsidRPr="008F2D5E" w:rsidRDefault="002D6741" w:rsidP="002D6741">
      <w:pPr>
        <w:pStyle w:val="BulletList1"/>
        <w:spacing w:line="360" w:lineRule="auto"/>
      </w:pPr>
      <w:r w:rsidRPr="008F2D5E">
        <w:t>Identify the business processes that the solution must facilitate,</w:t>
      </w:r>
    </w:p>
    <w:p w14:paraId="7F6A1887" w14:textId="77777777" w:rsidR="002D6741" w:rsidRPr="008F2D5E" w:rsidRDefault="002D6741" w:rsidP="002D6741">
      <w:pPr>
        <w:pStyle w:val="BulletList1"/>
        <w:spacing w:line="360" w:lineRule="auto"/>
      </w:pPr>
      <w:r w:rsidRPr="008F2D5E">
        <w:t>Facilitate a common understanding of what the functional requirements are for all parties involved,</w:t>
      </w:r>
    </w:p>
    <w:p w14:paraId="243BF319" w14:textId="77777777" w:rsidR="002D6741" w:rsidRPr="008F2D5E" w:rsidRDefault="002D6741" w:rsidP="002D6741">
      <w:pPr>
        <w:pStyle w:val="BulletList1"/>
        <w:spacing w:line="360" w:lineRule="auto"/>
      </w:pPr>
      <w:r w:rsidRPr="008F2D5E">
        <w:t>Establish a basis for defining the acceptance tests for the solution to confirm that what is delivered meets requirements.</w:t>
      </w:r>
    </w:p>
    <w:p w14:paraId="2AE9C9E5" w14:textId="77777777" w:rsidR="002D6741" w:rsidRPr="008F2D5E" w:rsidRDefault="002D6741" w:rsidP="002D6741">
      <w:pPr>
        <w:rPr>
          <w:rFonts w:cs="Arial"/>
          <w:szCs w:val="20"/>
        </w:rPr>
      </w:pPr>
      <w:r w:rsidRPr="008F2D5E">
        <w:rPr>
          <w:rFonts w:cs="Arial"/>
          <w:szCs w:val="20"/>
        </w:rPr>
        <w:t xml:space="preserve">The purpose of the document is to collect and analyse all assorted ideas that have come up to define the system, its requirements with respect to consumers. Also, we shall predict and sort out how we hope this product will be used </w:t>
      </w:r>
      <w:proofErr w:type="gramStart"/>
      <w:r w:rsidRPr="008F2D5E">
        <w:rPr>
          <w:rFonts w:cs="Arial"/>
          <w:szCs w:val="20"/>
        </w:rPr>
        <w:t>in order to</w:t>
      </w:r>
      <w:proofErr w:type="gramEnd"/>
      <w:r w:rsidRPr="008F2D5E">
        <w:rPr>
          <w:rFonts w:cs="Arial"/>
          <w:szCs w:val="20"/>
        </w:rPr>
        <w:t xml:space="preserve"> gain a better understanding of the project, outline concepts that may be developed later, and document ideas that are being considered, but may be discarded as the product develops.</w:t>
      </w:r>
    </w:p>
    <w:p w14:paraId="65F3186D" w14:textId="77777777" w:rsidR="002D6741" w:rsidRPr="008F2D5E" w:rsidRDefault="002D6741" w:rsidP="002D6741">
      <w:pPr>
        <w:pStyle w:val="Heading2"/>
        <w:spacing w:line="360" w:lineRule="auto"/>
        <w:rPr>
          <w:rFonts w:cs="Arial"/>
        </w:rPr>
      </w:pPr>
      <w:bookmarkStart w:id="16" w:name="_Toc467233801"/>
      <w:bookmarkStart w:id="17" w:name="_Toc152340747"/>
      <w:r w:rsidRPr="008F2D5E">
        <w:rPr>
          <w:rFonts w:cs="Arial"/>
        </w:rPr>
        <w:t>Application Overview</w:t>
      </w:r>
      <w:bookmarkEnd w:id="16"/>
      <w:bookmarkEnd w:id="17"/>
    </w:p>
    <w:p w14:paraId="39FCFD51" w14:textId="7E349723" w:rsidR="002D6741" w:rsidRPr="008F2D5E" w:rsidRDefault="002D6741" w:rsidP="002D6741">
      <w:pPr>
        <w:pStyle w:val="Body"/>
        <w:spacing w:line="360" w:lineRule="auto"/>
      </w:pPr>
      <w:r w:rsidRPr="008F2D5E">
        <w:t xml:space="preserve">This document describes the overall business of </w:t>
      </w:r>
      <w:fldSimple w:instr=" DOCPROPERTY  &quot;_Project Name&quot;  \* MERGEFORMAT ">
        <w:r w:rsidR="00201D76">
          <w:t>[Project Name]</w:t>
        </w:r>
      </w:fldSimple>
      <w:r w:rsidRPr="008F2D5E">
        <w:t xml:space="preserve"> application on SharePoint environment without customization.</w:t>
      </w:r>
      <w:r w:rsidRPr="008F2D5E" w:rsidDel="00F22CB9">
        <w:t xml:space="preserve"> </w:t>
      </w:r>
    </w:p>
    <w:p w14:paraId="398EDF99" w14:textId="77777777" w:rsidR="002D6741" w:rsidRPr="008873F6" w:rsidRDefault="002D6741" w:rsidP="002D6741">
      <w:pPr>
        <w:pStyle w:val="CommentText"/>
        <w:rPr>
          <w:rFonts w:cs="Arial"/>
          <w:color w:val="FF0000"/>
        </w:rPr>
      </w:pPr>
      <w:r w:rsidRPr="008873F6">
        <w:rPr>
          <w:rFonts w:cs="Arial"/>
          <w:color w:val="FF0000"/>
        </w:rPr>
        <w:t>The main purpose of this application is to allow user to submit their financing plan. This plan will be submitted to receive the concurrence from multiple levels of approvers, based on plan’s type of concurrence.</w:t>
      </w:r>
    </w:p>
    <w:p w14:paraId="3924BBE3" w14:textId="77777777" w:rsidR="002D6741" w:rsidRPr="00EE2D1D" w:rsidRDefault="002D6741" w:rsidP="002D6741">
      <w:pPr>
        <w:pStyle w:val="Heading2"/>
        <w:spacing w:line="360" w:lineRule="auto"/>
        <w:rPr>
          <w:rFonts w:cs="Arial"/>
          <w:rPrChange w:id="18" w:author="QuangNX2" w:date="2021-03-03T14:27:00Z">
            <w:rPr>
              <w:rFonts w:cs="Arial"/>
              <w:highlight w:val="yellow"/>
            </w:rPr>
          </w:rPrChange>
        </w:rPr>
      </w:pPr>
      <w:bookmarkStart w:id="19" w:name="_Toc439994669"/>
      <w:bookmarkStart w:id="20" w:name="_Toc441230975"/>
      <w:bookmarkStart w:id="21" w:name="_Toc152340748"/>
      <w:bookmarkStart w:id="22" w:name="_Toc362429615"/>
      <w:bookmarkEnd w:id="12"/>
      <w:r w:rsidRPr="00EE2D1D">
        <w:rPr>
          <w:rFonts w:cs="Arial"/>
          <w:rPrChange w:id="23" w:author="QuangNX2" w:date="2021-03-03T14:27:00Z">
            <w:rPr>
              <w:rFonts w:cs="Arial"/>
              <w:highlight w:val="yellow"/>
            </w:rPr>
          </w:rPrChange>
        </w:rPr>
        <w:t>Intended Audience and Reading Suggestions</w:t>
      </w:r>
      <w:bookmarkEnd w:id="19"/>
      <w:bookmarkEnd w:id="20"/>
      <w:bookmarkEnd w:id="21"/>
    </w:p>
    <w:p w14:paraId="5148BBFF" w14:textId="77777777" w:rsidR="002D6741" w:rsidRPr="008F2D5E" w:rsidRDefault="002D6741" w:rsidP="002D6741">
      <w:pPr>
        <w:pStyle w:val="Body"/>
        <w:spacing w:line="360" w:lineRule="auto"/>
        <w:rPr>
          <w:lang w:val="en-GB"/>
        </w:rPr>
      </w:pPr>
      <w:r w:rsidRPr="008F2D5E">
        <w:rPr>
          <w:lang w:val="en-GB"/>
        </w:rPr>
        <w:t>This document is intended for:</w:t>
      </w:r>
    </w:p>
    <w:p w14:paraId="6E60F8E1" w14:textId="77777777" w:rsidR="002D6741" w:rsidRPr="008F2D5E" w:rsidRDefault="002D6741" w:rsidP="002D6741">
      <w:pPr>
        <w:pStyle w:val="BulletList1"/>
        <w:spacing w:before="120" w:after="120" w:line="360" w:lineRule="auto"/>
        <w:ind w:right="27"/>
        <w:rPr>
          <w:lang w:val="en-GB"/>
        </w:rPr>
      </w:pPr>
      <w:r w:rsidRPr="008F2D5E">
        <w:rPr>
          <w:lang w:val="en-GB"/>
        </w:rPr>
        <w:t xml:space="preserve">Development team: Responsible to develop detailed design, implement and perform unit test, integration test and system test for the migrated </w:t>
      </w:r>
      <w:proofErr w:type="gramStart"/>
      <w:r w:rsidRPr="008F2D5E">
        <w:rPr>
          <w:lang w:val="en-GB"/>
        </w:rPr>
        <w:t>application</w:t>
      </w:r>
      <w:proofErr w:type="gramEnd"/>
    </w:p>
    <w:p w14:paraId="1938C860" w14:textId="77777777" w:rsidR="002D6741" w:rsidRPr="008F2D5E" w:rsidRDefault="002D6741" w:rsidP="002D6741">
      <w:pPr>
        <w:pStyle w:val="BulletList1"/>
        <w:spacing w:before="120" w:after="120" w:line="360" w:lineRule="auto"/>
        <w:ind w:right="27"/>
        <w:rPr>
          <w:lang w:val="en-GB"/>
        </w:rPr>
      </w:pPr>
      <w:r w:rsidRPr="008F2D5E">
        <w:rPr>
          <w:lang w:val="en-GB"/>
        </w:rPr>
        <w:t>Documentation Team: Responsible to writing User Manual for the application.</w:t>
      </w:r>
    </w:p>
    <w:p w14:paraId="326BCF6F" w14:textId="77777777" w:rsidR="002D6741" w:rsidRPr="008F2D5E" w:rsidRDefault="002D6741" w:rsidP="002D6741">
      <w:pPr>
        <w:pStyle w:val="BulletList1"/>
        <w:spacing w:before="120" w:after="120" w:line="360" w:lineRule="auto"/>
        <w:ind w:right="27"/>
        <w:rPr>
          <w:lang w:val="en-GB"/>
        </w:rPr>
      </w:pPr>
      <w:r w:rsidRPr="008F2D5E">
        <w:rPr>
          <w:lang w:val="en-GB"/>
        </w:rPr>
        <w:t>UAT team: Responsible to conduct user acceptance test sessions with end users.</w:t>
      </w:r>
    </w:p>
    <w:p w14:paraId="6D01B6E1" w14:textId="77777777" w:rsidR="002D6741" w:rsidRPr="008F2D5E" w:rsidRDefault="002D6741" w:rsidP="002D6741">
      <w:pPr>
        <w:pStyle w:val="Heading2"/>
        <w:spacing w:line="360" w:lineRule="auto"/>
        <w:rPr>
          <w:rFonts w:cs="Arial"/>
        </w:rPr>
      </w:pPr>
      <w:bookmarkStart w:id="24" w:name="_Toc152340749"/>
      <w:r w:rsidRPr="008F2D5E">
        <w:rPr>
          <w:rFonts w:cs="Arial"/>
        </w:rPr>
        <w:t>Abbreviations</w:t>
      </w:r>
      <w:bookmarkEnd w:id="22"/>
      <w:bookmarkEnd w:id="24"/>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594"/>
        <w:gridCol w:w="7736"/>
      </w:tblGrid>
      <w:tr w:rsidR="002D6741" w:rsidRPr="008F2D5E" w14:paraId="73639C40" w14:textId="77777777" w:rsidTr="00D018DC">
        <w:trPr>
          <w:trHeight w:val="67"/>
        </w:trPr>
        <w:tc>
          <w:tcPr>
            <w:tcW w:w="854" w:type="pct"/>
            <w:shd w:val="clear" w:color="auto" w:fill="D9D9D9" w:themeFill="background1" w:themeFillShade="D9"/>
          </w:tcPr>
          <w:p w14:paraId="75D1C29B" w14:textId="77777777" w:rsidR="002D6741" w:rsidRPr="008F2D5E" w:rsidRDefault="002D6741" w:rsidP="00D2256A">
            <w:pPr>
              <w:rPr>
                <w:rFonts w:cs="Arial"/>
                <w:b/>
              </w:rPr>
            </w:pPr>
            <w:r w:rsidRPr="008F2D5E">
              <w:rPr>
                <w:rFonts w:cs="Arial"/>
                <w:b/>
              </w:rPr>
              <w:t>Acronym</w:t>
            </w:r>
          </w:p>
        </w:tc>
        <w:tc>
          <w:tcPr>
            <w:tcW w:w="4146" w:type="pct"/>
            <w:shd w:val="clear" w:color="auto" w:fill="D9D9D9" w:themeFill="background1" w:themeFillShade="D9"/>
          </w:tcPr>
          <w:p w14:paraId="0B23B1AB" w14:textId="77777777" w:rsidR="002D6741" w:rsidRPr="008F2D5E" w:rsidRDefault="002D6741" w:rsidP="00D2256A">
            <w:pPr>
              <w:rPr>
                <w:rFonts w:cs="Arial"/>
                <w:b/>
              </w:rPr>
            </w:pPr>
            <w:r w:rsidRPr="008F2D5E">
              <w:rPr>
                <w:rFonts w:cs="Arial"/>
                <w:b/>
              </w:rPr>
              <w:t>Reference</w:t>
            </w:r>
          </w:p>
        </w:tc>
      </w:tr>
      <w:tr w:rsidR="002D6741" w:rsidRPr="008F2D5E" w14:paraId="3767BAD4" w14:textId="77777777" w:rsidTr="00D018DC">
        <w:tc>
          <w:tcPr>
            <w:tcW w:w="854" w:type="pct"/>
            <w:vAlign w:val="center"/>
          </w:tcPr>
          <w:p w14:paraId="4F6E26C1" w14:textId="77777777" w:rsidR="002D6741" w:rsidRPr="008F2D5E" w:rsidRDefault="002D6741" w:rsidP="00D2256A">
            <w:pPr>
              <w:rPr>
                <w:rFonts w:cs="Arial"/>
              </w:rPr>
            </w:pPr>
            <w:r w:rsidRPr="008F2D5E">
              <w:rPr>
                <w:rFonts w:cs="Arial"/>
              </w:rPr>
              <w:t>SRS</w:t>
            </w:r>
          </w:p>
        </w:tc>
        <w:tc>
          <w:tcPr>
            <w:tcW w:w="4146" w:type="pct"/>
          </w:tcPr>
          <w:p w14:paraId="4FD19C58" w14:textId="77777777" w:rsidR="002D6741" w:rsidRPr="008F2D5E" w:rsidRDefault="002D6741" w:rsidP="00D2256A">
            <w:pPr>
              <w:rPr>
                <w:rFonts w:cs="Arial"/>
              </w:rPr>
            </w:pPr>
            <w:r w:rsidRPr="008F2D5E">
              <w:rPr>
                <w:rFonts w:cs="Arial"/>
              </w:rPr>
              <w:t>Software Requirement Specification</w:t>
            </w:r>
          </w:p>
        </w:tc>
      </w:tr>
      <w:tr w:rsidR="002D6741" w:rsidRPr="008F2D5E" w14:paraId="5BD37E3A" w14:textId="77777777" w:rsidTr="00D018DC">
        <w:tc>
          <w:tcPr>
            <w:tcW w:w="854" w:type="pct"/>
            <w:vAlign w:val="center"/>
          </w:tcPr>
          <w:p w14:paraId="21772F35" w14:textId="3E945B31" w:rsidR="002D6741" w:rsidRPr="008F2D5E" w:rsidRDefault="006D6C73" w:rsidP="00D2256A">
            <w:pPr>
              <w:rPr>
                <w:rFonts w:cs="Arial"/>
              </w:rPr>
            </w:pPr>
            <w:r>
              <w:rPr>
                <w:rFonts w:cs="Arial"/>
              </w:rPr>
              <w:lastRenderedPageBreak/>
              <w:t>NSD</w:t>
            </w:r>
          </w:p>
        </w:tc>
        <w:tc>
          <w:tcPr>
            <w:tcW w:w="4146" w:type="pct"/>
          </w:tcPr>
          <w:p w14:paraId="745AD613" w14:textId="2848F765" w:rsidR="002D6741" w:rsidRPr="006D6C73" w:rsidRDefault="006D6C73" w:rsidP="00D2256A">
            <w:pPr>
              <w:rPr>
                <w:rFonts w:cs="Arial"/>
                <w:lang w:val="vi-VN"/>
              </w:rPr>
            </w:pPr>
            <w:proofErr w:type="spellStart"/>
            <w:r>
              <w:rPr>
                <w:rFonts w:cs="Arial"/>
              </w:rPr>
              <w:t>Người</w:t>
            </w:r>
            <w:proofErr w:type="spellEnd"/>
            <w:r>
              <w:rPr>
                <w:rFonts w:cs="Arial"/>
                <w:lang w:val="vi-VN"/>
              </w:rPr>
              <w:t xml:space="preserve"> sử dụng</w:t>
            </w:r>
          </w:p>
        </w:tc>
      </w:tr>
      <w:tr w:rsidR="002D6741" w:rsidRPr="008F2D5E" w14:paraId="65EBADB3" w14:textId="77777777" w:rsidTr="00D018DC">
        <w:tc>
          <w:tcPr>
            <w:tcW w:w="854" w:type="pct"/>
            <w:vAlign w:val="center"/>
          </w:tcPr>
          <w:p w14:paraId="5B9E637D" w14:textId="198FBC81" w:rsidR="002D6741" w:rsidRPr="008F2D5E" w:rsidRDefault="006D6C73" w:rsidP="00D2256A">
            <w:pPr>
              <w:rPr>
                <w:rFonts w:cs="Arial"/>
              </w:rPr>
            </w:pPr>
            <w:r>
              <w:rPr>
                <w:rFonts w:cs="Arial"/>
              </w:rPr>
              <w:t>ql</w:t>
            </w:r>
          </w:p>
        </w:tc>
        <w:tc>
          <w:tcPr>
            <w:tcW w:w="4146" w:type="pct"/>
          </w:tcPr>
          <w:p w14:paraId="665BAC3E" w14:textId="1C673AFC" w:rsidR="002D6741" w:rsidRPr="006D6C73" w:rsidRDefault="006D6C73" w:rsidP="00D2256A">
            <w:pPr>
              <w:rPr>
                <w:rFonts w:cs="Arial"/>
                <w:lang w:val="vi-VN"/>
              </w:rPr>
            </w:pPr>
            <w:r>
              <w:rPr>
                <w:rFonts w:cs="Arial"/>
              </w:rPr>
              <w:t>Quản</w:t>
            </w:r>
            <w:r>
              <w:rPr>
                <w:rFonts w:cs="Arial"/>
                <w:lang w:val="vi-VN"/>
              </w:rPr>
              <w:t xml:space="preserve"> lý</w:t>
            </w:r>
          </w:p>
        </w:tc>
      </w:tr>
      <w:tr w:rsidR="002D6741" w:rsidRPr="008F2D5E" w14:paraId="3CC6C982" w14:textId="77777777" w:rsidTr="00D018DC">
        <w:tc>
          <w:tcPr>
            <w:tcW w:w="854" w:type="pct"/>
            <w:vAlign w:val="center"/>
          </w:tcPr>
          <w:p w14:paraId="1D738A70" w14:textId="77777777" w:rsidR="002D6741" w:rsidRPr="008F2D5E" w:rsidRDefault="002D6741" w:rsidP="00D2256A">
            <w:pPr>
              <w:rPr>
                <w:rFonts w:cs="Arial"/>
              </w:rPr>
            </w:pPr>
            <w:r w:rsidRPr="008F2D5E">
              <w:rPr>
                <w:rFonts w:cs="Arial"/>
              </w:rPr>
              <w:t>UC</w:t>
            </w:r>
          </w:p>
        </w:tc>
        <w:tc>
          <w:tcPr>
            <w:tcW w:w="4146" w:type="pct"/>
          </w:tcPr>
          <w:p w14:paraId="7492BF6E" w14:textId="7C4A3686" w:rsidR="002D6741" w:rsidRPr="008F2D5E" w:rsidRDefault="002D6741" w:rsidP="00D2256A">
            <w:pPr>
              <w:rPr>
                <w:rFonts w:cs="Arial"/>
              </w:rPr>
            </w:pPr>
            <w:r w:rsidRPr="008F2D5E">
              <w:rPr>
                <w:rFonts w:cs="Arial"/>
              </w:rPr>
              <w:t>Use Case</w:t>
            </w:r>
          </w:p>
        </w:tc>
      </w:tr>
      <w:tr w:rsidR="002D6741" w:rsidRPr="008F2D5E" w14:paraId="6F6CB09A" w14:textId="77777777" w:rsidTr="00D018DC">
        <w:tc>
          <w:tcPr>
            <w:tcW w:w="854" w:type="pct"/>
            <w:vAlign w:val="center"/>
          </w:tcPr>
          <w:p w14:paraId="312D6575" w14:textId="77777777" w:rsidR="002D6741" w:rsidRPr="008F2D5E" w:rsidRDefault="002D6741" w:rsidP="00D2256A">
            <w:pPr>
              <w:rPr>
                <w:rFonts w:cs="Arial"/>
              </w:rPr>
            </w:pPr>
            <w:r w:rsidRPr="008F2D5E">
              <w:rPr>
                <w:rFonts w:cs="Arial"/>
              </w:rPr>
              <w:t>BR</w:t>
            </w:r>
          </w:p>
        </w:tc>
        <w:tc>
          <w:tcPr>
            <w:tcW w:w="4146" w:type="pct"/>
          </w:tcPr>
          <w:p w14:paraId="3599FC31" w14:textId="77777777" w:rsidR="002D6741" w:rsidRPr="008F2D5E" w:rsidRDefault="002D6741" w:rsidP="00D2256A">
            <w:pPr>
              <w:rPr>
                <w:rFonts w:cs="Arial"/>
              </w:rPr>
            </w:pPr>
            <w:r w:rsidRPr="008F2D5E">
              <w:rPr>
                <w:rFonts w:cs="Arial"/>
              </w:rPr>
              <w:t>Business Rule</w:t>
            </w:r>
          </w:p>
        </w:tc>
      </w:tr>
      <w:tr w:rsidR="002D6741" w:rsidRPr="008F2D5E" w14:paraId="75A03262" w14:textId="77777777" w:rsidTr="00D018DC">
        <w:tc>
          <w:tcPr>
            <w:tcW w:w="854" w:type="pct"/>
            <w:vAlign w:val="center"/>
          </w:tcPr>
          <w:p w14:paraId="3D95BB62" w14:textId="3579AE13" w:rsidR="006D6C73" w:rsidRPr="006D6C73" w:rsidRDefault="006D6C73" w:rsidP="00D2256A">
            <w:pPr>
              <w:rPr>
                <w:rFonts w:cs="Arial"/>
                <w:lang w:val="vi-VN"/>
              </w:rPr>
            </w:pPr>
            <w:r>
              <w:rPr>
                <w:rFonts w:cs="Arial"/>
                <w:lang w:val="vi-VN"/>
              </w:rPr>
              <w:t>MSG</w:t>
            </w:r>
          </w:p>
        </w:tc>
        <w:tc>
          <w:tcPr>
            <w:tcW w:w="4146" w:type="pct"/>
          </w:tcPr>
          <w:p w14:paraId="34427C1D" w14:textId="77777777" w:rsidR="002D6741" w:rsidRPr="008F2D5E" w:rsidRDefault="002D6741" w:rsidP="00D2256A">
            <w:pPr>
              <w:rPr>
                <w:rFonts w:cs="Arial"/>
              </w:rPr>
            </w:pPr>
            <w:r w:rsidRPr="008F2D5E">
              <w:rPr>
                <w:rFonts w:cs="Arial"/>
              </w:rPr>
              <w:t>Error Message</w:t>
            </w:r>
          </w:p>
        </w:tc>
      </w:tr>
      <w:tr w:rsidR="002D6741" w:rsidRPr="008F2D5E" w14:paraId="44584709" w14:textId="77777777" w:rsidTr="00D018DC">
        <w:tc>
          <w:tcPr>
            <w:tcW w:w="854" w:type="pct"/>
            <w:vAlign w:val="center"/>
          </w:tcPr>
          <w:p w14:paraId="30EDFDE1" w14:textId="77777777" w:rsidR="002D6741" w:rsidRPr="008F2D5E" w:rsidRDefault="002D6741" w:rsidP="00D2256A">
            <w:pPr>
              <w:rPr>
                <w:rFonts w:cs="Arial"/>
              </w:rPr>
            </w:pPr>
            <w:r>
              <w:rPr>
                <w:rFonts w:cs="Arial"/>
              </w:rPr>
              <w:t>[]</w:t>
            </w:r>
          </w:p>
        </w:tc>
        <w:tc>
          <w:tcPr>
            <w:tcW w:w="4146" w:type="pct"/>
          </w:tcPr>
          <w:p w14:paraId="35316E11" w14:textId="77777777" w:rsidR="002D6741" w:rsidRPr="008F2D5E" w:rsidRDefault="002D6741" w:rsidP="00D2256A">
            <w:pPr>
              <w:rPr>
                <w:rFonts w:cs="Arial"/>
              </w:rPr>
            </w:pPr>
            <w:proofErr w:type="spellStart"/>
            <w:r>
              <w:rPr>
                <w:rFonts w:cs="Arial"/>
              </w:rPr>
              <w:t>Thể</w:t>
            </w:r>
            <w:proofErr w:type="spellEnd"/>
            <w:r>
              <w:rPr>
                <w:rFonts w:cs="Arial"/>
              </w:rPr>
              <w:t xml:space="preserve"> </w:t>
            </w:r>
            <w:proofErr w:type="spellStart"/>
            <w:r>
              <w:rPr>
                <w:rFonts w:cs="Arial"/>
              </w:rPr>
              <w:t>hiện</w:t>
            </w:r>
            <w:proofErr w:type="spellEnd"/>
            <w:r>
              <w:rPr>
                <w:rFonts w:cs="Arial"/>
              </w:rPr>
              <w:t xml:space="preserve"> </w:t>
            </w:r>
            <w:proofErr w:type="spellStart"/>
            <w:r>
              <w:rPr>
                <w:rFonts w:cs="Arial"/>
              </w:rPr>
              <w:t>giá</w:t>
            </w:r>
            <w:proofErr w:type="spellEnd"/>
            <w:r>
              <w:rPr>
                <w:rFonts w:cs="Arial"/>
              </w:rPr>
              <w:t xml:space="preserve"> </w:t>
            </w:r>
            <w:proofErr w:type="spellStart"/>
            <w:r>
              <w:rPr>
                <w:rFonts w:cs="Arial"/>
              </w:rPr>
              <w:t>trị</w:t>
            </w:r>
            <w:proofErr w:type="spellEnd"/>
            <w:r>
              <w:rPr>
                <w:rFonts w:cs="Arial"/>
              </w:rPr>
              <w:t xml:space="preserve"> </w:t>
            </w:r>
            <w:proofErr w:type="spellStart"/>
            <w:r>
              <w:rPr>
                <w:rFonts w:cs="Arial"/>
              </w:rPr>
              <w:t>bên</w:t>
            </w:r>
            <w:proofErr w:type="spellEnd"/>
            <w:r>
              <w:rPr>
                <w:rFonts w:cs="Arial"/>
              </w:rPr>
              <w:t xml:space="preserve"> </w:t>
            </w:r>
            <w:proofErr w:type="spellStart"/>
            <w:r>
              <w:rPr>
                <w:rFonts w:cs="Arial"/>
              </w:rPr>
              <w:t>trong</w:t>
            </w:r>
            <w:proofErr w:type="spellEnd"/>
            <w:r>
              <w:rPr>
                <w:rFonts w:cs="Arial"/>
              </w:rPr>
              <w:t xml:space="preserve"> </w:t>
            </w:r>
            <w:proofErr w:type="spellStart"/>
            <w:r>
              <w:rPr>
                <w:rFonts w:cs="Arial"/>
              </w:rPr>
              <w:t>là</w:t>
            </w:r>
            <w:proofErr w:type="spellEnd"/>
            <w:r>
              <w:rPr>
                <w:rFonts w:cs="Arial"/>
              </w:rPr>
              <w:t xml:space="preserve"> </w:t>
            </w:r>
            <w:proofErr w:type="spellStart"/>
            <w:r>
              <w:rPr>
                <w:rFonts w:cs="Arial"/>
              </w:rPr>
              <w:t>tên</w:t>
            </w:r>
            <w:proofErr w:type="spellEnd"/>
            <w:r>
              <w:rPr>
                <w:rFonts w:cs="Arial"/>
              </w:rPr>
              <w:t xml:space="preserve"> field</w:t>
            </w:r>
          </w:p>
        </w:tc>
      </w:tr>
      <w:tr w:rsidR="008D1655" w:rsidRPr="008F2D5E" w14:paraId="1D911F0C" w14:textId="77777777" w:rsidTr="00D018DC">
        <w:tc>
          <w:tcPr>
            <w:tcW w:w="854" w:type="pct"/>
            <w:vAlign w:val="center"/>
          </w:tcPr>
          <w:p w14:paraId="4F68A319" w14:textId="47798E0E" w:rsidR="008D1655" w:rsidRPr="008D1655" w:rsidRDefault="008D1655" w:rsidP="00D2256A">
            <w:pPr>
              <w:rPr>
                <w:rFonts w:cs="Arial"/>
                <w:lang w:val="vi-VN"/>
              </w:rPr>
            </w:pPr>
            <w:r>
              <w:rPr>
                <w:rFonts w:cs="Arial"/>
                <w:lang w:val="vi-VN"/>
              </w:rPr>
              <w:t>&lt;&lt;&gt;&gt;</w:t>
            </w:r>
          </w:p>
        </w:tc>
        <w:tc>
          <w:tcPr>
            <w:tcW w:w="4146" w:type="pct"/>
          </w:tcPr>
          <w:p w14:paraId="7C45D1DE" w14:textId="76419641" w:rsidR="008D1655" w:rsidRPr="008D1655" w:rsidRDefault="008D1655" w:rsidP="00D2256A">
            <w:pPr>
              <w:rPr>
                <w:rFonts w:cs="Arial"/>
                <w:lang w:val="vi-VN"/>
              </w:rPr>
            </w:pPr>
            <w:r>
              <w:rPr>
                <w:rFonts w:cs="Arial"/>
                <w:lang w:val="vi-VN"/>
              </w:rPr>
              <w:t>Thể hiện giá trị bên trong là tên màn hình</w:t>
            </w:r>
          </w:p>
        </w:tc>
      </w:tr>
      <w:tr w:rsidR="002D6741" w:rsidRPr="008F2D5E" w14:paraId="1F9E6EE8" w14:textId="77777777" w:rsidTr="00D018DC">
        <w:tc>
          <w:tcPr>
            <w:tcW w:w="854" w:type="pct"/>
            <w:vAlign w:val="center"/>
          </w:tcPr>
          <w:p w14:paraId="09A9FB57" w14:textId="77777777" w:rsidR="002D6741" w:rsidRDefault="002D6741" w:rsidP="00D2256A">
            <w:pPr>
              <w:rPr>
                <w:rFonts w:cs="Arial"/>
              </w:rPr>
            </w:pPr>
            <w:r>
              <w:rPr>
                <w:rFonts w:cs="Arial"/>
              </w:rPr>
              <w:t>“”</w:t>
            </w:r>
          </w:p>
        </w:tc>
        <w:tc>
          <w:tcPr>
            <w:tcW w:w="4146" w:type="pct"/>
          </w:tcPr>
          <w:p w14:paraId="591BEEA1" w14:textId="77777777" w:rsidR="002D6741" w:rsidRDefault="002D6741" w:rsidP="00D2256A">
            <w:pPr>
              <w:rPr>
                <w:rFonts w:cs="Arial"/>
              </w:rPr>
            </w:pPr>
            <w:proofErr w:type="spellStart"/>
            <w:r>
              <w:rPr>
                <w:rFonts w:cs="Arial"/>
              </w:rPr>
              <w:t>Thể</w:t>
            </w:r>
            <w:proofErr w:type="spellEnd"/>
            <w:r>
              <w:rPr>
                <w:rFonts w:cs="Arial"/>
              </w:rPr>
              <w:t xml:space="preserve"> </w:t>
            </w:r>
            <w:proofErr w:type="spellStart"/>
            <w:r>
              <w:rPr>
                <w:rFonts w:cs="Arial"/>
              </w:rPr>
              <w:t>hiện</w:t>
            </w:r>
            <w:proofErr w:type="spellEnd"/>
            <w:r>
              <w:rPr>
                <w:rFonts w:cs="Arial"/>
              </w:rPr>
              <w:t xml:space="preserve"> </w:t>
            </w:r>
            <w:proofErr w:type="spellStart"/>
            <w:r>
              <w:rPr>
                <w:rFonts w:cs="Arial"/>
              </w:rPr>
              <w:t>dữ</w:t>
            </w:r>
            <w:proofErr w:type="spellEnd"/>
            <w:r>
              <w:rPr>
                <w:rFonts w:cs="Arial"/>
              </w:rPr>
              <w:t xml:space="preserve"> </w:t>
            </w:r>
            <w:proofErr w:type="spellStart"/>
            <w:r>
              <w:rPr>
                <w:rFonts w:cs="Arial"/>
              </w:rPr>
              <w:t>liệu</w:t>
            </w:r>
            <w:proofErr w:type="spellEnd"/>
            <w:r>
              <w:rPr>
                <w:rFonts w:cs="Arial"/>
              </w:rPr>
              <w:t xml:space="preserve"> </w:t>
            </w:r>
            <w:proofErr w:type="spellStart"/>
            <w:r>
              <w:rPr>
                <w:rFonts w:cs="Arial"/>
              </w:rPr>
              <w:t>bên</w:t>
            </w:r>
            <w:proofErr w:type="spellEnd"/>
            <w:r>
              <w:rPr>
                <w:rFonts w:cs="Arial"/>
              </w:rPr>
              <w:t xml:space="preserve"> </w:t>
            </w:r>
            <w:proofErr w:type="spellStart"/>
            <w:r>
              <w:rPr>
                <w:rFonts w:cs="Arial"/>
              </w:rPr>
              <w:t>trong</w:t>
            </w:r>
            <w:proofErr w:type="spellEnd"/>
            <w:r>
              <w:rPr>
                <w:rFonts w:cs="Arial"/>
              </w:rPr>
              <w:t xml:space="preserve"> </w:t>
            </w:r>
            <w:proofErr w:type="spellStart"/>
            <w:r>
              <w:rPr>
                <w:rFonts w:cs="Arial"/>
              </w:rPr>
              <w:t>là</w:t>
            </w:r>
            <w:proofErr w:type="spellEnd"/>
            <w:r>
              <w:rPr>
                <w:rFonts w:cs="Arial"/>
              </w:rPr>
              <w:t xml:space="preserve"> text.</w:t>
            </w:r>
          </w:p>
        </w:tc>
      </w:tr>
    </w:tbl>
    <w:p w14:paraId="466FD344" w14:textId="77777777" w:rsidR="002D6741" w:rsidRPr="008F2D5E" w:rsidRDefault="002D6741" w:rsidP="002D6741">
      <w:pPr>
        <w:rPr>
          <w:rFonts w:cs="Arial"/>
        </w:rPr>
      </w:pPr>
    </w:p>
    <w:p w14:paraId="4B08AB8D" w14:textId="77777777" w:rsidR="002D6741" w:rsidRDefault="002D6741" w:rsidP="002D6741">
      <w:pPr>
        <w:pStyle w:val="Heading2"/>
        <w:spacing w:line="360" w:lineRule="auto"/>
        <w:rPr>
          <w:rFonts w:cs="Arial"/>
        </w:rPr>
      </w:pPr>
      <w:bookmarkStart w:id="25" w:name="_Toc439994672"/>
      <w:bookmarkStart w:id="26" w:name="_Toc441230977"/>
      <w:bookmarkStart w:id="27" w:name="_Toc152340750"/>
      <w:r w:rsidRPr="008F2D5E">
        <w:rPr>
          <w:rFonts w:cs="Arial"/>
        </w:rPr>
        <w:t>References</w:t>
      </w:r>
      <w:bookmarkEnd w:id="25"/>
      <w:bookmarkEnd w:id="26"/>
      <w:bookmarkEnd w:id="27"/>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3064"/>
        <w:gridCol w:w="3743"/>
        <w:gridCol w:w="2523"/>
      </w:tblGrid>
      <w:tr w:rsidR="002D6741" w:rsidRPr="007820B2" w14:paraId="42FD0EE8" w14:textId="77777777" w:rsidTr="00B45277">
        <w:trPr>
          <w:trHeight w:val="67"/>
        </w:trPr>
        <w:tc>
          <w:tcPr>
            <w:tcW w:w="1642" w:type="pct"/>
            <w:shd w:val="clear" w:color="auto" w:fill="D9D9D9" w:themeFill="background1" w:themeFillShade="D9"/>
          </w:tcPr>
          <w:p w14:paraId="26AA1485" w14:textId="77777777" w:rsidR="002D6741" w:rsidRPr="007820B2" w:rsidRDefault="002D6741" w:rsidP="00D2256A">
            <w:pPr>
              <w:rPr>
                <w:rFonts w:cs="Arial"/>
                <w:b/>
                <w:sz w:val="24"/>
              </w:rPr>
            </w:pPr>
            <w:proofErr w:type="spellStart"/>
            <w:r w:rsidRPr="007820B2">
              <w:rPr>
                <w:rFonts w:cs="Arial"/>
                <w:b/>
                <w:sz w:val="24"/>
              </w:rPr>
              <w:t>Tiêu</w:t>
            </w:r>
            <w:proofErr w:type="spellEnd"/>
            <w:r w:rsidRPr="007820B2">
              <w:rPr>
                <w:rFonts w:cs="Arial"/>
                <w:b/>
                <w:sz w:val="24"/>
              </w:rPr>
              <w:t xml:space="preserve"> </w:t>
            </w:r>
            <w:proofErr w:type="spellStart"/>
            <w:r w:rsidRPr="007820B2">
              <w:rPr>
                <w:rFonts w:cs="Arial"/>
                <w:b/>
                <w:sz w:val="24"/>
              </w:rPr>
              <w:t>Đề</w:t>
            </w:r>
            <w:proofErr w:type="spellEnd"/>
          </w:p>
        </w:tc>
        <w:tc>
          <w:tcPr>
            <w:tcW w:w="2006" w:type="pct"/>
            <w:shd w:val="clear" w:color="auto" w:fill="D9D9D9" w:themeFill="background1" w:themeFillShade="D9"/>
          </w:tcPr>
          <w:p w14:paraId="65E1F30D" w14:textId="77777777" w:rsidR="002D6741" w:rsidRPr="007820B2" w:rsidRDefault="002D6741" w:rsidP="00D2256A">
            <w:pPr>
              <w:rPr>
                <w:rFonts w:cs="Arial"/>
                <w:b/>
                <w:sz w:val="24"/>
              </w:rPr>
            </w:pPr>
            <w:proofErr w:type="spellStart"/>
            <w:r w:rsidRPr="007820B2">
              <w:rPr>
                <w:rFonts w:cs="Arial"/>
                <w:b/>
                <w:sz w:val="24"/>
              </w:rPr>
              <w:t>Nguồn</w:t>
            </w:r>
            <w:proofErr w:type="spellEnd"/>
          </w:p>
        </w:tc>
        <w:tc>
          <w:tcPr>
            <w:tcW w:w="1351" w:type="pct"/>
            <w:shd w:val="clear" w:color="auto" w:fill="D9D9D9" w:themeFill="background1" w:themeFillShade="D9"/>
          </w:tcPr>
          <w:p w14:paraId="28363787" w14:textId="77777777" w:rsidR="002D6741" w:rsidRPr="007820B2" w:rsidRDefault="002D6741" w:rsidP="00D2256A">
            <w:pPr>
              <w:rPr>
                <w:rFonts w:cs="Arial"/>
                <w:b/>
                <w:sz w:val="24"/>
              </w:rPr>
            </w:pPr>
            <w:proofErr w:type="spellStart"/>
            <w:r w:rsidRPr="007820B2">
              <w:rPr>
                <w:rFonts w:cs="Arial"/>
                <w:b/>
                <w:sz w:val="24"/>
              </w:rPr>
              <w:t>Mô</w:t>
            </w:r>
            <w:proofErr w:type="spellEnd"/>
            <w:r w:rsidRPr="007820B2">
              <w:rPr>
                <w:rFonts w:cs="Arial"/>
                <w:b/>
                <w:sz w:val="24"/>
              </w:rPr>
              <w:t xml:space="preserve"> </w:t>
            </w:r>
            <w:proofErr w:type="spellStart"/>
            <w:r w:rsidRPr="007820B2">
              <w:rPr>
                <w:rFonts w:cs="Arial"/>
                <w:b/>
                <w:sz w:val="24"/>
              </w:rPr>
              <w:t>Tả</w:t>
            </w:r>
            <w:proofErr w:type="spellEnd"/>
          </w:p>
        </w:tc>
      </w:tr>
      <w:tr w:rsidR="002D6741" w:rsidRPr="007820B2" w14:paraId="69675005" w14:textId="77777777" w:rsidTr="00B45277">
        <w:tc>
          <w:tcPr>
            <w:tcW w:w="1642"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auto"/>
            <w:vAlign w:val="center"/>
          </w:tcPr>
          <w:p w14:paraId="0131C475" w14:textId="77777777" w:rsidR="002D6741" w:rsidRPr="007820B2" w:rsidRDefault="002D6741" w:rsidP="00D2256A">
            <w:pPr>
              <w:rPr>
                <w:rFonts w:cs="Arial"/>
                <w:sz w:val="24"/>
              </w:rPr>
            </w:pPr>
            <w:r w:rsidRPr="007820B2">
              <w:rPr>
                <w:rFonts w:cs="Arial"/>
                <w:sz w:val="24"/>
              </w:rPr>
              <w:t xml:space="preserve">200320_PYCSP_Nâng cấp </w:t>
            </w:r>
            <w:proofErr w:type="spellStart"/>
            <w:r w:rsidRPr="007820B2">
              <w:rPr>
                <w:rFonts w:cs="Arial"/>
                <w:sz w:val="24"/>
              </w:rPr>
              <w:t>luo</w:t>
            </w:r>
            <w:proofErr w:type="spellEnd"/>
            <w:r w:rsidRPr="007820B2">
              <w:rPr>
                <w:rFonts w:cs="Arial"/>
                <w:sz w:val="24"/>
              </w:rPr>
              <w:t xml:space="preserve">̂̀ng </w:t>
            </w:r>
            <w:proofErr w:type="spellStart"/>
            <w:r w:rsidRPr="007820B2">
              <w:rPr>
                <w:rFonts w:cs="Arial"/>
                <w:sz w:val="24"/>
              </w:rPr>
              <w:t>đăng</w:t>
            </w:r>
            <w:proofErr w:type="spellEnd"/>
            <w:r w:rsidRPr="007820B2">
              <w:rPr>
                <w:rFonts w:cs="Arial"/>
                <w:sz w:val="24"/>
              </w:rPr>
              <w:t xml:space="preserve"> </w:t>
            </w:r>
            <w:proofErr w:type="spellStart"/>
            <w:r w:rsidRPr="007820B2">
              <w:rPr>
                <w:rFonts w:cs="Arial"/>
                <w:sz w:val="24"/>
              </w:rPr>
              <w:t>ky</w:t>
            </w:r>
            <w:proofErr w:type="spellEnd"/>
            <w:r w:rsidRPr="007820B2">
              <w:rPr>
                <w:rFonts w:cs="Arial"/>
                <w:sz w:val="24"/>
              </w:rPr>
              <w:t xml:space="preserve">́, </w:t>
            </w:r>
            <w:proofErr w:type="spellStart"/>
            <w:r w:rsidRPr="007820B2">
              <w:rPr>
                <w:rFonts w:cs="Arial"/>
                <w:sz w:val="24"/>
              </w:rPr>
              <w:t>phe</w:t>
            </w:r>
            <w:proofErr w:type="spellEnd"/>
            <w:r w:rsidRPr="007820B2">
              <w:rPr>
                <w:rFonts w:cs="Arial"/>
                <w:sz w:val="24"/>
              </w:rPr>
              <w:t xml:space="preserve">̂ </w:t>
            </w:r>
            <w:proofErr w:type="spellStart"/>
            <w:r w:rsidRPr="007820B2">
              <w:rPr>
                <w:rFonts w:cs="Arial"/>
                <w:sz w:val="24"/>
              </w:rPr>
              <w:t>duye</w:t>
            </w:r>
            <w:proofErr w:type="spellEnd"/>
            <w:r w:rsidRPr="007820B2">
              <w:rPr>
                <w:rFonts w:cs="Arial"/>
                <w:sz w:val="24"/>
              </w:rPr>
              <w:t xml:space="preserve">̣̂t </w:t>
            </w:r>
            <w:proofErr w:type="spellStart"/>
            <w:r w:rsidRPr="007820B2">
              <w:rPr>
                <w:rFonts w:cs="Arial"/>
                <w:sz w:val="24"/>
              </w:rPr>
              <w:t>đo</w:t>
            </w:r>
            <w:proofErr w:type="spellEnd"/>
            <w:r w:rsidRPr="007820B2">
              <w:rPr>
                <w:rFonts w:cs="Arial"/>
                <w:sz w:val="24"/>
              </w:rPr>
              <w:t>̂́</w:t>
            </w:r>
            <w:proofErr w:type="spellStart"/>
            <w:r w:rsidRPr="007820B2">
              <w:rPr>
                <w:rFonts w:cs="Arial"/>
                <w:sz w:val="24"/>
              </w:rPr>
              <w:t>i</w:t>
            </w:r>
            <w:proofErr w:type="spellEnd"/>
            <w:r w:rsidRPr="007820B2">
              <w:rPr>
                <w:rFonts w:cs="Arial"/>
                <w:sz w:val="24"/>
              </w:rPr>
              <w:t xml:space="preserve"> </w:t>
            </w:r>
            <w:proofErr w:type="spellStart"/>
            <w:r w:rsidRPr="007820B2">
              <w:rPr>
                <w:rFonts w:cs="Arial"/>
                <w:sz w:val="24"/>
              </w:rPr>
              <w:t>tác</w:t>
            </w:r>
            <w:proofErr w:type="spellEnd"/>
            <w:r w:rsidRPr="007820B2">
              <w:rPr>
                <w:rFonts w:cs="Arial"/>
                <w:sz w:val="24"/>
              </w:rPr>
              <w:t xml:space="preserve"> CTT, ĐCNTT (</w:t>
            </w:r>
            <w:proofErr w:type="spellStart"/>
            <w:r w:rsidRPr="007820B2">
              <w:rPr>
                <w:rFonts w:cs="Arial"/>
                <w:sz w:val="24"/>
              </w:rPr>
              <w:t>Đa</w:t>
            </w:r>
            <w:proofErr w:type="spellEnd"/>
            <w:r w:rsidRPr="007820B2">
              <w:rPr>
                <w:rFonts w:cs="Arial"/>
                <w:sz w:val="24"/>
              </w:rPr>
              <w:t xml:space="preserve">̃ </w:t>
            </w:r>
            <w:proofErr w:type="spellStart"/>
            <w:r w:rsidRPr="007820B2">
              <w:rPr>
                <w:rFonts w:cs="Arial"/>
                <w:sz w:val="24"/>
              </w:rPr>
              <w:t>ky</w:t>
            </w:r>
            <w:proofErr w:type="spellEnd"/>
            <w:r w:rsidRPr="007820B2">
              <w:rPr>
                <w:rFonts w:cs="Arial"/>
                <w:sz w:val="24"/>
              </w:rPr>
              <w:t>́)</w:t>
            </w:r>
          </w:p>
        </w:tc>
        <w:tc>
          <w:tcPr>
            <w:tcW w:w="2006" w:type="pct"/>
            <w:tcBorders>
              <w:top w:val="single" w:sz="12"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shd w:val="clear" w:color="auto" w:fill="auto"/>
          </w:tcPr>
          <w:p w14:paraId="6D4A7EBD" w14:textId="3F1EB57B" w:rsidR="002D6741" w:rsidRPr="005B12FF" w:rsidRDefault="00000000" w:rsidP="00D2256A">
            <w:pPr>
              <w:rPr>
                <w:rFonts w:cs="Arial"/>
                <w:color w:val="0563C1" w:themeColor="hyperlink"/>
                <w:sz w:val="24"/>
                <w:u w:val="single"/>
              </w:rPr>
            </w:pPr>
            <w:hyperlink r:id="rId15" w:history="1">
              <w:r w:rsidR="002D6741" w:rsidRPr="007820B2">
                <w:rPr>
                  <w:rStyle w:val="Hyperlink"/>
                  <w:rFonts w:cs="Arial"/>
                  <w:sz w:val="24"/>
                </w:rPr>
                <w:t>https://insight.fsoft.com.vn/confluence/display/VDSONSITE/6.1.1.+Customer+Supplied</w:t>
              </w:r>
            </w:hyperlink>
          </w:p>
        </w:tc>
        <w:tc>
          <w:tcPr>
            <w:tcW w:w="1352" w:type="pct"/>
            <w:tcBorders>
              <w:top w:val="single" w:sz="12"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tcPr>
          <w:p w14:paraId="5DED0861" w14:textId="77777777" w:rsidR="002D6741" w:rsidRPr="007820B2" w:rsidRDefault="002D6741" w:rsidP="00D2256A">
            <w:pPr>
              <w:rPr>
                <w:rFonts w:cs="Arial"/>
                <w:sz w:val="24"/>
              </w:rPr>
            </w:pPr>
          </w:p>
        </w:tc>
      </w:tr>
      <w:tr w:rsidR="002D6741" w:rsidRPr="007820B2" w14:paraId="3ED52C61" w14:textId="77777777" w:rsidTr="00B45277">
        <w:tc>
          <w:tcPr>
            <w:tcW w:w="1642"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auto"/>
            <w:vAlign w:val="center"/>
          </w:tcPr>
          <w:p w14:paraId="3B75C767" w14:textId="77777777" w:rsidR="002D6741" w:rsidRPr="007820B2" w:rsidRDefault="002D6741" w:rsidP="00D2256A">
            <w:pPr>
              <w:rPr>
                <w:rFonts w:cs="Arial"/>
                <w:sz w:val="24"/>
              </w:rPr>
            </w:pPr>
            <w:r w:rsidRPr="007820B2">
              <w:rPr>
                <w:rFonts w:cs="Arial"/>
                <w:sz w:val="24"/>
              </w:rPr>
              <w:t>Tai lieu CTT_Đăng+ký+Merchant+CTT.doc</w:t>
            </w:r>
          </w:p>
        </w:tc>
        <w:tc>
          <w:tcPr>
            <w:tcW w:w="2006" w:type="pct"/>
            <w:tcBorders>
              <w:top w:val="single" w:sz="12"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shd w:val="clear" w:color="auto" w:fill="auto"/>
          </w:tcPr>
          <w:p w14:paraId="306F905D" w14:textId="6097A397" w:rsidR="002D6741" w:rsidRPr="007820B2" w:rsidRDefault="00000000" w:rsidP="00D2256A">
            <w:pPr>
              <w:rPr>
                <w:rFonts w:cs="Arial"/>
                <w:sz w:val="24"/>
              </w:rPr>
            </w:pPr>
            <w:hyperlink r:id="rId16" w:history="1">
              <w:r w:rsidR="002D6741" w:rsidRPr="007820B2">
                <w:rPr>
                  <w:rStyle w:val="Hyperlink"/>
                  <w:rFonts w:cs="Arial"/>
                  <w:sz w:val="24"/>
                </w:rPr>
                <w:t>https://insight.fsoft.com.vn/confluence/display/VDSONSITE/6.1.1.+Customer+Supplied</w:t>
              </w:r>
            </w:hyperlink>
          </w:p>
        </w:tc>
        <w:tc>
          <w:tcPr>
            <w:tcW w:w="1352" w:type="pct"/>
            <w:tcBorders>
              <w:top w:val="single" w:sz="12"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tcPr>
          <w:p w14:paraId="43020060" w14:textId="77777777" w:rsidR="002D6741" w:rsidRPr="007820B2" w:rsidRDefault="002D6741" w:rsidP="00D2256A">
            <w:pPr>
              <w:rPr>
                <w:rFonts w:cs="Arial"/>
                <w:sz w:val="24"/>
              </w:rPr>
            </w:pPr>
          </w:p>
        </w:tc>
      </w:tr>
      <w:tr w:rsidR="002D6741" w:rsidRPr="007820B2" w14:paraId="2D411AA9" w14:textId="77777777" w:rsidTr="00B45277">
        <w:tc>
          <w:tcPr>
            <w:tcW w:w="1642"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auto"/>
            <w:vAlign w:val="center"/>
          </w:tcPr>
          <w:p w14:paraId="13146659" w14:textId="77777777" w:rsidR="002D6741" w:rsidRPr="007820B2" w:rsidRDefault="002D6741" w:rsidP="00D2256A">
            <w:pPr>
              <w:rPr>
                <w:rFonts w:cs="Arial"/>
                <w:sz w:val="24"/>
              </w:rPr>
            </w:pPr>
            <w:r w:rsidRPr="007820B2">
              <w:rPr>
                <w:rFonts w:cs="Arial"/>
                <w:sz w:val="24"/>
              </w:rPr>
              <w:t>Tai lieu CTT_Đăng+ký+Merchant+ĐCNTT.doc</w:t>
            </w:r>
          </w:p>
        </w:tc>
        <w:tc>
          <w:tcPr>
            <w:tcW w:w="2006" w:type="pct"/>
            <w:tcBorders>
              <w:top w:val="single" w:sz="12"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shd w:val="clear" w:color="auto" w:fill="auto"/>
          </w:tcPr>
          <w:p w14:paraId="10A72765" w14:textId="25ABE763" w:rsidR="002D6741" w:rsidRPr="007820B2" w:rsidRDefault="00000000" w:rsidP="00D2256A">
            <w:pPr>
              <w:rPr>
                <w:rFonts w:cs="Arial"/>
                <w:sz w:val="24"/>
              </w:rPr>
            </w:pPr>
            <w:hyperlink r:id="rId17" w:history="1">
              <w:r w:rsidR="002D6741" w:rsidRPr="007820B2">
                <w:rPr>
                  <w:rStyle w:val="Hyperlink"/>
                  <w:rFonts w:cs="Arial"/>
                  <w:sz w:val="24"/>
                </w:rPr>
                <w:t>https://insight.fsoft.com.vn/confluence/display/VDSONSITE/6.1.1.+Customer+Supplied</w:t>
              </w:r>
            </w:hyperlink>
          </w:p>
        </w:tc>
        <w:tc>
          <w:tcPr>
            <w:tcW w:w="1352" w:type="pct"/>
            <w:tcBorders>
              <w:top w:val="single" w:sz="12"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tcPr>
          <w:p w14:paraId="779F16F8" w14:textId="77777777" w:rsidR="002D6741" w:rsidRPr="007820B2" w:rsidRDefault="002D6741" w:rsidP="00D2256A">
            <w:pPr>
              <w:rPr>
                <w:rFonts w:cs="Arial"/>
                <w:sz w:val="24"/>
              </w:rPr>
            </w:pPr>
          </w:p>
        </w:tc>
      </w:tr>
      <w:tr w:rsidR="002D6741" w:rsidRPr="007820B2" w14:paraId="662FFBCA" w14:textId="77777777" w:rsidTr="00B45277">
        <w:tc>
          <w:tcPr>
            <w:tcW w:w="1642"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auto"/>
            <w:vAlign w:val="center"/>
          </w:tcPr>
          <w:p w14:paraId="35A894E5" w14:textId="77777777" w:rsidR="002D6741" w:rsidRPr="007820B2" w:rsidRDefault="002D6741" w:rsidP="00D2256A">
            <w:pPr>
              <w:rPr>
                <w:rFonts w:cs="Arial"/>
                <w:sz w:val="24"/>
              </w:rPr>
            </w:pPr>
            <w:r w:rsidRPr="007820B2">
              <w:rPr>
                <w:rFonts w:cs="Arial"/>
                <w:sz w:val="24"/>
              </w:rPr>
              <w:t>Tai lieu CTT_Duyệt+ĐCNTT_CTT+trên+Bankplus.doc</w:t>
            </w:r>
          </w:p>
        </w:tc>
        <w:tc>
          <w:tcPr>
            <w:tcW w:w="2006" w:type="pct"/>
            <w:tcBorders>
              <w:top w:val="single" w:sz="12"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shd w:val="clear" w:color="auto" w:fill="auto"/>
          </w:tcPr>
          <w:p w14:paraId="1F64E451" w14:textId="61AFDC72" w:rsidR="002D6741" w:rsidRPr="007820B2" w:rsidRDefault="00000000" w:rsidP="00D2256A">
            <w:pPr>
              <w:rPr>
                <w:rFonts w:cs="Arial"/>
                <w:sz w:val="24"/>
              </w:rPr>
            </w:pPr>
            <w:hyperlink r:id="rId18" w:history="1">
              <w:r w:rsidR="002D6741" w:rsidRPr="007820B2">
                <w:rPr>
                  <w:rStyle w:val="Hyperlink"/>
                  <w:rFonts w:cs="Arial"/>
                  <w:sz w:val="24"/>
                </w:rPr>
                <w:t>https://insight.fsoft.com.vn/confluence/display/VDSONSITE/6.1.1.+Customer+Supplied</w:t>
              </w:r>
            </w:hyperlink>
          </w:p>
        </w:tc>
        <w:tc>
          <w:tcPr>
            <w:tcW w:w="1352" w:type="pct"/>
            <w:tcBorders>
              <w:top w:val="single" w:sz="12"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tcPr>
          <w:p w14:paraId="7C97CA11" w14:textId="77777777" w:rsidR="002D6741" w:rsidRPr="007820B2" w:rsidRDefault="002D6741" w:rsidP="00D2256A">
            <w:pPr>
              <w:rPr>
                <w:rFonts w:cs="Arial"/>
                <w:sz w:val="24"/>
              </w:rPr>
            </w:pPr>
          </w:p>
        </w:tc>
      </w:tr>
      <w:tr w:rsidR="002D6741" w:rsidRPr="007820B2" w14:paraId="140E2A59" w14:textId="77777777" w:rsidTr="00B45277">
        <w:tc>
          <w:tcPr>
            <w:tcW w:w="1642"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auto"/>
            <w:vAlign w:val="center"/>
          </w:tcPr>
          <w:p w14:paraId="59DB59E9" w14:textId="77777777" w:rsidR="002D6741" w:rsidRPr="007820B2" w:rsidRDefault="002D6741" w:rsidP="00D2256A">
            <w:pPr>
              <w:rPr>
                <w:rFonts w:cs="Arial"/>
                <w:sz w:val="24"/>
              </w:rPr>
            </w:pPr>
            <w:r w:rsidRPr="007820B2">
              <w:rPr>
                <w:rFonts w:cs="Arial"/>
                <w:sz w:val="24"/>
              </w:rPr>
              <w:t>Tai lieu CTT_Quản+lý+hạn+mức+</w:t>
            </w:r>
            <w:proofErr w:type="gramStart"/>
            <w:r w:rsidRPr="007820B2">
              <w:rPr>
                <w:rFonts w:cs="Arial"/>
                <w:sz w:val="24"/>
              </w:rPr>
              <w:t>CTT,+</w:t>
            </w:r>
            <w:proofErr w:type="gramEnd"/>
            <w:r w:rsidRPr="007820B2">
              <w:rPr>
                <w:rFonts w:cs="Arial"/>
                <w:sz w:val="24"/>
              </w:rPr>
              <w:t>ĐCNTT,+webview.doc</w:t>
            </w:r>
          </w:p>
        </w:tc>
        <w:tc>
          <w:tcPr>
            <w:tcW w:w="2006" w:type="pct"/>
            <w:tcBorders>
              <w:top w:val="single" w:sz="12"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shd w:val="clear" w:color="auto" w:fill="auto"/>
          </w:tcPr>
          <w:p w14:paraId="4F151E34" w14:textId="1396D6CA" w:rsidR="002D6741" w:rsidRPr="007820B2" w:rsidRDefault="00000000" w:rsidP="00D2256A">
            <w:pPr>
              <w:rPr>
                <w:rFonts w:cs="Arial"/>
                <w:sz w:val="24"/>
              </w:rPr>
            </w:pPr>
            <w:hyperlink r:id="rId19" w:history="1">
              <w:r w:rsidR="002D6741" w:rsidRPr="007820B2">
                <w:rPr>
                  <w:rStyle w:val="Hyperlink"/>
                  <w:rFonts w:cs="Arial"/>
                  <w:sz w:val="24"/>
                </w:rPr>
                <w:t>https://insight.fsoft.com.vn/confluence/display/VDSONSITE/6.1.1.+Customer+Supplied</w:t>
              </w:r>
            </w:hyperlink>
          </w:p>
        </w:tc>
        <w:tc>
          <w:tcPr>
            <w:tcW w:w="1352" w:type="pct"/>
            <w:tcBorders>
              <w:top w:val="single" w:sz="12"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tcPr>
          <w:p w14:paraId="78349391" w14:textId="77777777" w:rsidR="002D6741" w:rsidRPr="007820B2" w:rsidRDefault="002D6741" w:rsidP="00D2256A">
            <w:pPr>
              <w:rPr>
                <w:rFonts w:cs="Arial"/>
                <w:sz w:val="24"/>
              </w:rPr>
            </w:pPr>
          </w:p>
        </w:tc>
      </w:tr>
      <w:tr w:rsidR="002D6741" w:rsidRPr="007820B2" w14:paraId="61244ED3" w14:textId="77777777" w:rsidTr="00B45277">
        <w:tc>
          <w:tcPr>
            <w:tcW w:w="1642"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auto"/>
            <w:vAlign w:val="center"/>
          </w:tcPr>
          <w:p w14:paraId="7E7B57CB" w14:textId="77777777" w:rsidR="002D6741" w:rsidRPr="007820B2" w:rsidRDefault="002D6741" w:rsidP="00D2256A">
            <w:pPr>
              <w:rPr>
                <w:rFonts w:cs="Arial"/>
                <w:sz w:val="24"/>
              </w:rPr>
            </w:pPr>
            <w:r w:rsidRPr="007820B2">
              <w:rPr>
                <w:rFonts w:cs="Arial"/>
                <w:sz w:val="24"/>
              </w:rPr>
              <w:lastRenderedPageBreak/>
              <w:t>Tai lieu CTT_Quản+lý+phí+thu+đối+tác+</w:t>
            </w:r>
            <w:proofErr w:type="gramStart"/>
            <w:r w:rsidRPr="007820B2">
              <w:rPr>
                <w:rFonts w:cs="Arial"/>
                <w:sz w:val="24"/>
              </w:rPr>
              <w:t>CTT,+</w:t>
            </w:r>
            <w:proofErr w:type="gramEnd"/>
            <w:r w:rsidRPr="007820B2">
              <w:rPr>
                <w:rFonts w:cs="Arial"/>
                <w:sz w:val="24"/>
              </w:rPr>
              <w:t>ĐCNTT,+webview.doc</w:t>
            </w:r>
          </w:p>
        </w:tc>
        <w:tc>
          <w:tcPr>
            <w:tcW w:w="2006" w:type="pct"/>
            <w:tcBorders>
              <w:top w:val="single" w:sz="12"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shd w:val="clear" w:color="auto" w:fill="auto"/>
          </w:tcPr>
          <w:p w14:paraId="5CE4012D" w14:textId="40A177A1" w:rsidR="002D6741" w:rsidRPr="007922C3" w:rsidRDefault="00000000" w:rsidP="00D2256A">
            <w:pPr>
              <w:rPr>
                <w:rFonts w:cs="Arial"/>
                <w:color w:val="0563C1" w:themeColor="hyperlink"/>
                <w:sz w:val="24"/>
                <w:u w:val="single"/>
              </w:rPr>
            </w:pPr>
            <w:hyperlink r:id="rId20" w:history="1">
              <w:r w:rsidR="002D6741" w:rsidRPr="007820B2">
                <w:rPr>
                  <w:rStyle w:val="Hyperlink"/>
                  <w:rFonts w:cs="Arial"/>
                  <w:sz w:val="24"/>
                </w:rPr>
                <w:t>https://insight.fsoft.com.vn/confluence/display/VDSONSITE/6.1.1.+Customer+Supplied</w:t>
              </w:r>
            </w:hyperlink>
          </w:p>
        </w:tc>
        <w:tc>
          <w:tcPr>
            <w:tcW w:w="1352" w:type="pct"/>
            <w:tcBorders>
              <w:top w:val="single" w:sz="12"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tcPr>
          <w:p w14:paraId="320E140F" w14:textId="77777777" w:rsidR="002D6741" w:rsidRPr="007820B2" w:rsidRDefault="002D6741" w:rsidP="00D2256A">
            <w:pPr>
              <w:rPr>
                <w:rFonts w:cs="Arial"/>
                <w:sz w:val="24"/>
              </w:rPr>
            </w:pPr>
          </w:p>
        </w:tc>
      </w:tr>
    </w:tbl>
    <w:p w14:paraId="48F0EA84" w14:textId="77777777" w:rsidR="002D6741" w:rsidRPr="00D15DA8" w:rsidRDefault="002D6741" w:rsidP="002D6741">
      <w:pPr>
        <w:rPr>
          <w:lang w:val="en-US" w:eastAsia="en-US"/>
        </w:rPr>
      </w:pPr>
    </w:p>
    <w:p w14:paraId="5D619913" w14:textId="77777777" w:rsidR="002D6741" w:rsidRPr="008F2D5E" w:rsidRDefault="002D6741" w:rsidP="002D6741">
      <w:pPr>
        <w:pStyle w:val="Heading1"/>
        <w:spacing w:line="360" w:lineRule="auto"/>
        <w:rPr>
          <w:rFonts w:cs="Arial"/>
        </w:rPr>
      </w:pPr>
      <w:bookmarkStart w:id="28" w:name="_Toc152340751"/>
      <w:bookmarkStart w:id="29" w:name="_Toc467233809"/>
      <w:r>
        <w:rPr>
          <w:rFonts w:cs="Arial"/>
        </w:rPr>
        <w:t>High Level Requirement</w:t>
      </w:r>
      <w:bookmarkEnd w:id="28"/>
    </w:p>
    <w:p w14:paraId="043A66EA" w14:textId="77777777" w:rsidR="002D6741" w:rsidRPr="008F2D5E" w:rsidRDefault="002D6741" w:rsidP="002D6741">
      <w:pPr>
        <w:pStyle w:val="Heading2"/>
        <w:spacing w:line="360" w:lineRule="auto"/>
        <w:rPr>
          <w:rFonts w:cs="Arial"/>
        </w:rPr>
      </w:pPr>
      <w:bookmarkStart w:id="30" w:name="_Toc428799022"/>
      <w:bookmarkStart w:id="31" w:name="_Toc152340752"/>
      <w:bookmarkStart w:id="32" w:name="_Toc467233807"/>
      <w:r w:rsidRPr="008F2D5E">
        <w:rPr>
          <w:rFonts w:cs="Arial"/>
        </w:rPr>
        <w:t>Object Relationship Diagram</w:t>
      </w:r>
      <w:bookmarkEnd w:id="30"/>
      <w:bookmarkEnd w:id="31"/>
    </w:p>
    <w:p w14:paraId="4F8ADFE5" w14:textId="77777777" w:rsidR="002D6741" w:rsidRPr="008F2D5E" w:rsidRDefault="002D6741" w:rsidP="002D6741">
      <w:pPr>
        <w:rPr>
          <w:rFonts w:cs="Arial"/>
          <w:lang w:val="en-US" w:eastAsia="en-US"/>
        </w:rPr>
      </w:pPr>
      <w:r w:rsidRPr="008F2D5E">
        <w:rPr>
          <w:rFonts w:cs="Arial"/>
          <w:lang w:val="en-US" w:eastAsia="en-US"/>
        </w:rPr>
        <w:t xml:space="preserve">This section shows the static relationship between each object in the system. An object could be described as an instance of a particular entity in </w:t>
      </w:r>
      <w:proofErr w:type="gramStart"/>
      <w:r w:rsidRPr="008F2D5E">
        <w:rPr>
          <w:rFonts w:cs="Arial"/>
          <w:lang w:val="en-US" w:eastAsia="en-US"/>
        </w:rPr>
        <w:t>system</w:t>
      </w:r>
      <w:proofErr w:type="gramEnd"/>
      <w:r w:rsidRPr="008F2D5E">
        <w:rPr>
          <w:rFonts w:cs="Arial"/>
          <w:lang w:val="en-US" w:eastAsia="en-US"/>
        </w:rPr>
        <w:t>. For example: “</w:t>
      </w:r>
      <w:r>
        <w:rPr>
          <w:rFonts w:cs="Arial"/>
          <w:lang w:val="en-US" w:eastAsia="en-US"/>
        </w:rPr>
        <w:t>Resource Booking</w:t>
      </w:r>
      <w:r w:rsidRPr="008F2D5E">
        <w:rPr>
          <w:rFonts w:cs="Arial"/>
          <w:lang w:val="en-US" w:eastAsia="en-US"/>
        </w:rPr>
        <w:t>” form is an object in this system which holds its own information.</w:t>
      </w:r>
    </w:p>
    <w:p w14:paraId="1DBC3992" w14:textId="19D61F75" w:rsidR="002D6741" w:rsidRPr="008F2D5E" w:rsidRDefault="00A4159E" w:rsidP="002D6741">
      <w:pPr>
        <w:jc w:val="center"/>
        <w:rPr>
          <w:rFonts w:cs="Arial"/>
          <w:lang w:val="en-US" w:eastAsia="en-US"/>
        </w:rPr>
      </w:pPr>
      <w:r w:rsidRPr="00A4159E">
        <w:rPr>
          <w:rFonts w:cs="Arial"/>
          <w:noProof/>
          <w:lang w:val="en-US" w:eastAsia="en-US"/>
        </w:rPr>
        <w:drawing>
          <wp:inline distT="0" distB="0" distL="0" distR="0" wp14:anchorId="46819755" wp14:editId="74976AD2">
            <wp:extent cx="5319751" cy="5172113"/>
            <wp:effectExtent l="0" t="0" r="0" b="0"/>
            <wp:docPr id="164437747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77477" name="Picture 1" descr="A diagram of a company&#10;&#10;Description automatically generated"/>
                    <pic:cNvPicPr/>
                  </pic:nvPicPr>
                  <pic:blipFill>
                    <a:blip r:embed="rId21"/>
                    <a:stretch>
                      <a:fillRect/>
                    </a:stretch>
                  </pic:blipFill>
                  <pic:spPr>
                    <a:xfrm>
                      <a:off x="0" y="0"/>
                      <a:ext cx="5319751" cy="5172113"/>
                    </a:xfrm>
                    <a:prstGeom prst="rect">
                      <a:avLst/>
                    </a:prstGeom>
                  </pic:spPr>
                </pic:pic>
              </a:graphicData>
            </a:graphic>
          </wp:inline>
        </w:drawing>
      </w:r>
    </w:p>
    <w:p w14:paraId="58F966A9" w14:textId="28806648" w:rsidR="002D6741" w:rsidRPr="009425DA" w:rsidRDefault="002D6741" w:rsidP="002D6741">
      <w:pPr>
        <w:pStyle w:val="Caption"/>
        <w:rPr>
          <w:rFonts w:cs="Arial"/>
        </w:rPr>
      </w:pPr>
      <w:r w:rsidRPr="008F2D5E">
        <w:rPr>
          <w:rFonts w:cs="Arial"/>
        </w:rPr>
        <w:t xml:space="preserve">Figure </w:t>
      </w:r>
      <w:r w:rsidRPr="008F2D5E">
        <w:rPr>
          <w:rFonts w:cs="Arial"/>
        </w:rPr>
        <w:fldChar w:fldCharType="begin"/>
      </w:r>
      <w:r w:rsidRPr="008F2D5E">
        <w:rPr>
          <w:rFonts w:cs="Arial"/>
        </w:rPr>
        <w:instrText xml:space="preserve"> SEQ Figure \* ARABIC </w:instrText>
      </w:r>
      <w:r w:rsidRPr="008F2D5E">
        <w:rPr>
          <w:rFonts w:cs="Arial"/>
        </w:rPr>
        <w:fldChar w:fldCharType="separate"/>
      </w:r>
      <w:r w:rsidR="00201D76">
        <w:rPr>
          <w:rFonts w:cs="Arial"/>
          <w:noProof/>
        </w:rPr>
        <w:t>1</w:t>
      </w:r>
      <w:r w:rsidRPr="008F2D5E">
        <w:rPr>
          <w:rFonts w:cs="Arial"/>
        </w:rPr>
        <w:fldChar w:fldCharType="end"/>
      </w:r>
      <w:r w:rsidRPr="008F2D5E">
        <w:rPr>
          <w:rFonts w:cs="Arial"/>
        </w:rPr>
        <w:t xml:space="preserve">: </w:t>
      </w:r>
      <w:r>
        <w:rPr>
          <w:rFonts w:cs="Arial"/>
        </w:rPr>
        <w:t>&lt;Domain Model&gt; for &lt;Object&gt;</w:t>
      </w:r>
    </w:p>
    <w:p w14:paraId="72E44C50" w14:textId="77777777" w:rsidR="002D6741" w:rsidRDefault="002D6741" w:rsidP="002D6741">
      <w:pPr>
        <w:rPr>
          <w:rFonts w:cs="Arial"/>
          <w:b/>
          <w:lang w:val="en-US" w:eastAsia="en-US"/>
        </w:rPr>
      </w:pPr>
    </w:p>
    <w:p w14:paraId="3B50A0FC" w14:textId="77777777" w:rsidR="002D6741" w:rsidRDefault="002D6741" w:rsidP="002D6741">
      <w:pPr>
        <w:rPr>
          <w:rFonts w:cs="Arial"/>
          <w:b/>
          <w:lang w:val="en-US" w:eastAsia="en-US"/>
        </w:rPr>
      </w:pPr>
    </w:p>
    <w:p w14:paraId="1F3CAA35" w14:textId="77777777" w:rsidR="002D6741" w:rsidRDefault="002D6741" w:rsidP="002D6741">
      <w:pPr>
        <w:rPr>
          <w:rFonts w:cs="Arial"/>
          <w:b/>
          <w:lang w:val="en-US" w:eastAsia="en-US"/>
        </w:rPr>
      </w:pPr>
      <w:r w:rsidRPr="008F2D5E">
        <w:rPr>
          <w:rFonts w:cs="Arial"/>
          <w:b/>
          <w:lang w:val="en-US" w:eastAsia="en-US"/>
        </w:rPr>
        <w:t>Object Description:</w:t>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615"/>
        <w:gridCol w:w="2109"/>
        <w:gridCol w:w="6606"/>
      </w:tblGrid>
      <w:tr w:rsidR="002D6741" w:rsidRPr="00E410A0" w14:paraId="162942EF" w14:textId="77777777" w:rsidTr="00C000DF">
        <w:trPr>
          <w:trHeight w:val="67"/>
        </w:trPr>
        <w:tc>
          <w:tcPr>
            <w:tcW w:w="330" w:type="pct"/>
            <w:shd w:val="clear" w:color="auto" w:fill="D9D9D9" w:themeFill="background1" w:themeFillShade="D9"/>
          </w:tcPr>
          <w:p w14:paraId="755A71BE" w14:textId="77777777" w:rsidR="002D6741" w:rsidRPr="00D018DC" w:rsidRDefault="002D6741" w:rsidP="00D2256A">
            <w:pPr>
              <w:rPr>
                <w:b/>
              </w:rPr>
            </w:pPr>
            <w:r>
              <w:rPr>
                <w:b/>
              </w:rPr>
              <w:t>#</w:t>
            </w:r>
          </w:p>
        </w:tc>
        <w:tc>
          <w:tcPr>
            <w:tcW w:w="1130" w:type="pct"/>
            <w:shd w:val="clear" w:color="auto" w:fill="D9D9D9" w:themeFill="background1" w:themeFillShade="D9"/>
          </w:tcPr>
          <w:p w14:paraId="29CA7299" w14:textId="77777777" w:rsidR="002D6741" w:rsidRPr="00D018DC" w:rsidRDefault="002D6741" w:rsidP="00D2256A">
            <w:pPr>
              <w:rPr>
                <w:b/>
              </w:rPr>
            </w:pPr>
            <w:r>
              <w:rPr>
                <w:b/>
              </w:rPr>
              <w:t>Object</w:t>
            </w:r>
          </w:p>
        </w:tc>
        <w:tc>
          <w:tcPr>
            <w:tcW w:w="3540" w:type="pct"/>
            <w:shd w:val="clear" w:color="auto" w:fill="D9D9D9" w:themeFill="background1" w:themeFillShade="D9"/>
          </w:tcPr>
          <w:p w14:paraId="569B12B3" w14:textId="77777777" w:rsidR="002D6741" w:rsidRPr="00D018DC" w:rsidRDefault="002D6741" w:rsidP="00D2256A">
            <w:pPr>
              <w:rPr>
                <w:b/>
              </w:rPr>
            </w:pPr>
            <w:r>
              <w:rPr>
                <w:b/>
              </w:rPr>
              <w:t>Description</w:t>
            </w:r>
          </w:p>
        </w:tc>
      </w:tr>
      <w:tr w:rsidR="002D6741" w:rsidRPr="00E410A0" w14:paraId="499D1F93" w14:textId="77777777" w:rsidTr="00C000DF">
        <w:tc>
          <w:tcPr>
            <w:tcW w:w="5000" w:type="pct"/>
            <w:gridSpan w:val="3"/>
          </w:tcPr>
          <w:p w14:paraId="47F97F80" w14:textId="77777777" w:rsidR="002D6741" w:rsidRPr="00E410A0" w:rsidRDefault="002D6741" w:rsidP="00D2256A">
            <w:pPr>
              <w:rPr>
                <w:rFonts w:cs="Arial"/>
              </w:rPr>
            </w:pPr>
            <w:r>
              <w:rPr>
                <w:rFonts w:cs="Arial"/>
              </w:rPr>
              <w:t>Object</w:t>
            </w:r>
          </w:p>
        </w:tc>
      </w:tr>
      <w:tr w:rsidR="002D6741" w:rsidRPr="00E76C12" w14:paraId="6BDC1B7D" w14:textId="77777777" w:rsidTr="00C000DF">
        <w:tc>
          <w:tcPr>
            <w:tcW w:w="330" w:type="pct"/>
            <w:vAlign w:val="center"/>
          </w:tcPr>
          <w:p w14:paraId="2BD12E95" w14:textId="77777777" w:rsidR="002D6741" w:rsidRDefault="002D6741" w:rsidP="00D2256A">
            <w:pPr>
              <w:rPr>
                <w:rFonts w:cs="Arial"/>
              </w:rPr>
            </w:pPr>
            <w:r>
              <w:rPr>
                <w:rFonts w:cs="Arial"/>
              </w:rPr>
              <w:t>1</w:t>
            </w:r>
          </w:p>
        </w:tc>
        <w:tc>
          <w:tcPr>
            <w:tcW w:w="1130" w:type="pct"/>
            <w:vAlign w:val="center"/>
          </w:tcPr>
          <w:p w14:paraId="12F4DE5A" w14:textId="5E12AA2C" w:rsidR="002D6741" w:rsidRPr="00E76C12" w:rsidRDefault="00B768CE" w:rsidP="00B768CE">
            <w:pPr>
              <w:jc w:val="center"/>
              <w:rPr>
                <w:rFonts w:cs="Arial"/>
              </w:rPr>
            </w:pPr>
            <w:proofErr w:type="spellStart"/>
            <w:r w:rsidRPr="00B768CE">
              <w:rPr>
                <w:rFonts w:cs="Arial"/>
              </w:rPr>
              <w:t>Đơn</w:t>
            </w:r>
            <w:proofErr w:type="spellEnd"/>
            <w:r w:rsidRPr="00B768CE">
              <w:rPr>
                <w:rFonts w:cs="Arial"/>
              </w:rPr>
              <w:t xml:space="preserve"> </w:t>
            </w:r>
            <w:proofErr w:type="spellStart"/>
            <w:r w:rsidRPr="00B768CE">
              <w:rPr>
                <w:rFonts w:cs="Arial"/>
              </w:rPr>
              <w:t>nhập</w:t>
            </w:r>
            <w:proofErr w:type="spellEnd"/>
            <w:r w:rsidRPr="00B768CE">
              <w:rPr>
                <w:rFonts w:cs="Arial"/>
              </w:rPr>
              <w:t>/</w:t>
            </w:r>
            <w:proofErr w:type="spellStart"/>
            <w:r>
              <w:rPr>
                <w:rFonts w:cs="Arial"/>
              </w:rPr>
              <w:t>x</w:t>
            </w:r>
            <w:r w:rsidRPr="00B768CE">
              <w:rPr>
                <w:rFonts w:cs="Arial"/>
              </w:rPr>
              <w:t>uất</w:t>
            </w:r>
            <w:proofErr w:type="spellEnd"/>
            <w:r w:rsidRPr="00B768CE">
              <w:rPr>
                <w:rFonts w:cs="Arial"/>
              </w:rPr>
              <w:t xml:space="preserve"> </w:t>
            </w:r>
            <w:proofErr w:type="spellStart"/>
            <w:r w:rsidRPr="00B768CE">
              <w:rPr>
                <w:rFonts w:cs="Arial"/>
              </w:rPr>
              <w:t>kho</w:t>
            </w:r>
            <w:proofErr w:type="spellEnd"/>
          </w:p>
        </w:tc>
        <w:tc>
          <w:tcPr>
            <w:tcW w:w="3540" w:type="pct"/>
          </w:tcPr>
          <w:p w14:paraId="23D09CCB" w14:textId="68F76139" w:rsidR="002D6741" w:rsidRPr="005A3F3B" w:rsidRDefault="002D6741" w:rsidP="00D2256A">
            <w:pPr>
              <w:rPr>
                <w:lang w:val="vi-VN"/>
              </w:rPr>
            </w:pPr>
          </w:p>
          <w:p w14:paraId="4DB61CA0" w14:textId="67D69669" w:rsidR="00B768CE" w:rsidRDefault="00B768CE" w:rsidP="00B768CE">
            <w:pPr>
              <w:pStyle w:val="BulletList1"/>
            </w:pPr>
            <w:proofErr w:type="spellStart"/>
            <w:r>
              <w:t>Đối</w:t>
            </w:r>
            <w:proofErr w:type="spellEnd"/>
            <w:r>
              <w:t xml:space="preserve"> </w:t>
            </w:r>
            <w:proofErr w:type="spellStart"/>
            <w:r>
              <w:t>tượng</w:t>
            </w:r>
            <w:proofErr w:type="spellEnd"/>
            <w:r>
              <w:t xml:space="preserve"> nay </w:t>
            </w:r>
            <w:proofErr w:type="spellStart"/>
            <w:r>
              <w:t>lưu</w:t>
            </w:r>
            <w:proofErr w:type="spellEnd"/>
            <w:r>
              <w:t xml:space="preserve"> </w:t>
            </w:r>
            <w:proofErr w:type="spellStart"/>
            <w:r>
              <w:t>trữ</w:t>
            </w:r>
            <w:proofErr w:type="spellEnd"/>
            <w:r>
              <w:t xml:space="preserve"> </w:t>
            </w:r>
            <w:proofErr w:type="spellStart"/>
            <w:r>
              <w:t>toàn</w:t>
            </w:r>
            <w:proofErr w:type="spellEnd"/>
            <w:r>
              <w:t xml:space="preserve"> </w:t>
            </w:r>
            <w:proofErr w:type="spellStart"/>
            <w:r>
              <w:t>bộ</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đơn</w:t>
            </w:r>
            <w:proofErr w:type="spellEnd"/>
            <w:r>
              <w:t xml:space="preserve"> </w:t>
            </w:r>
            <w:proofErr w:type="spellStart"/>
            <w:r>
              <w:t>nhập</w:t>
            </w:r>
            <w:proofErr w:type="spellEnd"/>
            <w:r>
              <w:t>/</w:t>
            </w:r>
            <w:proofErr w:type="spellStart"/>
            <w:r>
              <w:t>xuất</w:t>
            </w:r>
            <w:proofErr w:type="spellEnd"/>
            <w:r>
              <w:t xml:space="preserve"> </w:t>
            </w:r>
            <w:proofErr w:type="spellStart"/>
            <w:r>
              <w:t>kho</w:t>
            </w:r>
            <w:proofErr w:type="spellEnd"/>
          </w:p>
          <w:p w14:paraId="151BF03D" w14:textId="476E310C" w:rsidR="002D6741" w:rsidRPr="001A4FA0" w:rsidRDefault="002D6741" w:rsidP="00D2256A"/>
        </w:tc>
      </w:tr>
      <w:tr w:rsidR="002D6741" w:rsidRPr="00E76C12" w14:paraId="44E59714" w14:textId="77777777" w:rsidTr="00C000DF">
        <w:tc>
          <w:tcPr>
            <w:tcW w:w="330" w:type="pct"/>
            <w:vAlign w:val="center"/>
          </w:tcPr>
          <w:p w14:paraId="7617879D" w14:textId="77777777" w:rsidR="002D6741" w:rsidRDefault="002D6741" w:rsidP="00D2256A">
            <w:pPr>
              <w:rPr>
                <w:rFonts w:cs="Arial"/>
              </w:rPr>
            </w:pPr>
            <w:r>
              <w:rPr>
                <w:rFonts w:cs="Arial"/>
              </w:rPr>
              <w:t>2</w:t>
            </w:r>
          </w:p>
        </w:tc>
        <w:tc>
          <w:tcPr>
            <w:tcW w:w="1130" w:type="pct"/>
            <w:vAlign w:val="center"/>
          </w:tcPr>
          <w:p w14:paraId="7FBA7FF4" w14:textId="11D971AD" w:rsidR="002D6741" w:rsidRPr="00B768CE" w:rsidRDefault="00B768CE" w:rsidP="00D2256A">
            <w:pPr>
              <w:rPr>
                <w:rFonts w:cs="Arial"/>
                <w:lang w:val="vi-VN"/>
              </w:rPr>
            </w:pPr>
            <w:r>
              <w:rPr>
                <w:rFonts w:cs="Arial"/>
              </w:rPr>
              <w:t>Chi</w:t>
            </w:r>
            <w:r>
              <w:rPr>
                <w:rFonts w:cs="Arial"/>
                <w:lang w:val="vi-VN"/>
              </w:rPr>
              <w:t xml:space="preserve"> tiết đơn nhập/xuất kho</w:t>
            </w:r>
          </w:p>
        </w:tc>
        <w:tc>
          <w:tcPr>
            <w:tcW w:w="3540" w:type="pct"/>
          </w:tcPr>
          <w:p w14:paraId="0EB15A65" w14:textId="3D434BB4" w:rsidR="002D6741" w:rsidRPr="00591017" w:rsidRDefault="000B053F" w:rsidP="00B768CE">
            <w:pPr>
              <w:pStyle w:val="BulletList1"/>
            </w:pPr>
            <w:proofErr w:type="spellStart"/>
            <w:r w:rsidRPr="000B053F">
              <w:t>Đối</w:t>
            </w:r>
            <w:proofErr w:type="spellEnd"/>
            <w:r w:rsidRPr="000B053F">
              <w:t xml:space="preserve"> </w:t>
            </w:r>
            <w:proofErr w:type="spellStart"/>
            <w:r w:rsidRPr="000B053F">
              <w:t>tượng</w:t>
            </w:r>
            <w:proofErr w:type="spellEnd"/>
            <w:r w:rsidRPr="000B053F">
              <w:t xml:space="preserve"> </w:t>
            </w:r>
            <w:proofErr w:type="spellStart"/>
            <w:r w:rsidRPr="000B053F">
              <w:t>dữ</w:t>
            </w:r>
            <w:proofErr w:type="spellEnd"/>
            <w:r w:rsidRPr="000B053F">
              <w:t xml:space="preserve"> </w:t>
            </w:r>
            <w:proofErr w:type="spellStart"/>
            <w:r w:rsidRPr="000B053F">
              <w:t>liệu</w:t>
            </w:r>
            <w:proofErr w:type="spellEnd"/>
            <w:r w:rsidRPr="000B053F">
              <w:t xml:space="preserve"> </w:t>
            </w:r>
            <w:proofErr w:type="spellStart"/>
            <w:r w:rsidRPr="000B053F">
              <w:t>này</w:t>
            </w:r>
            <w:proofErr w:type="spellEnd"/>
            <w:r w:rsidRPr="000B053F">
              <w:t xml:space="preserve"> </w:t>
            </w:r>
            <w:proofErr w:type="spellStart"/>
            <w:r w:rsidRPr="000B053F">
              <w:t>lưu</w:t>
            </w:r>
            <w:proofErr w:type="spellEnd"/>
            <w:r w:rsidRPr="000B053F">
              <w:t xml:space="preserve"> </w:t>
            </w:r>
            <w:proofErr w:type="spellStart"/>
            <w:r w:rsidRPr="000B053F">
              <w:t>trữ</w:t>
            </w:r>
            <w:proofErr w:type="spellEnd"/>
            <w:r w:rsidRPr="000B053F">
              <w:t xml:space="preserve"> </w:t>
            </w:r>
            <w:proofErr w:type="spellStart"/>
            <w:r w:rsidRPr="000B053F">
              <w:t>thông</w:t>
            </w:r>
            <w:proofErr w:type="spellEnd"/>
            <w:r w:rsidRPr="000B053F">
              <w:t xml:space="preserve"> tin </w:t>
            </w:r>
            <w:proofErr w:type="spellStart"/>
            <w:r w:rsidRPr="000B053F">
              <w:t>về</w:t>
            </w:r>
            <w:proofErr w:type="spellEnd"/>
            <w:r w:rsidRPr="000B053F">
              <w:t xml:space="preserve"> </w:t>
            </w:r>
            <w:proofErr w:type="spellStart"/>
            <w:r w:rsidRPr="000B053F">
              <w:t>các</w:t>
            </w:r>
            <w:proofErr w:type="spellEnd"/>
            <w:r w:rsidRPr="000B053F">
              <w:t xml:space="preserve"> </w:t>
            </w:r>
            <w:proofErr w:type="spellStart"/>
            <w:r w:rsidRPr="000B053F">
              <w:t>xe</w:t>
            </w:r>
            <w:proofErr w:type="spellEnd"/>
            <w:r w:rsidRPr="000B053F">
              <w:t xml:space="preserve"> </w:t>
            </w:r>
            <w:proofErr w:type="spellStart"/>
            <w:r w:rsidRPr="000B053F">
              <w:t>sẽ</w:t>
            </w:r>
            <w:proofErr w:type="spellEnd"/>
            <w:r w:rsidRPr="000B053F">
              <w:t xml:space="preserve"> </w:t>
            </w:r>
            <w:proofErr w:type="spellStart"/>
            <w:r w:rsidRPr="000B053F">
              <w:t>vận</w:t>
            </w:r>
            <w:proofErr w:type="spellEnd"/>
            <w:r>
              <w:rPr>
                <w:lang w:val="vi-VN"/>
              </w:rPr>
              <w:t xml:space="preserve"> </w:t>
            </w:r>
            <w:proofErr w:type="gramStart"/>
            <w:r>
              <w:rPr>
                <w:lang w:val="vi-VN"/>
              </w:rPr>
              <w:t>chuyển</w:t>
            </w:r>
            <w:r w:rsidRPr="000B053F">
              <w:t xml:space="preserve"> ,</w:t>
            </w:r>
            <w:proofErr w:type="gramEnd"/>
            <w:r w:rsidRPr="000B053F">
              <w:t xml:space="preserve"> </w:t>
            </w:r>
            <w:proofErr w:type="spellStart"/>
            <w:r w:rsidRPr="000B053F">
              <w:t>số</w:t>
            </w:r>
            <w:proofErr w:type="spellEnd"/>
            <w:r w:rsidRPr="000B053F">
              <w:t xml:space="preserve"> </w:t>
            </w:r>
            <w:proofErr w:type="spellStart"/>
            <w:r w:rsidRPr="000B053F">
              <w:t>lượng</w:t>
            </w:r>
            <w:proofErr w:type="spellEnd"/>
            <w:r w:rsidRPr="000B053F">
              <w:t xml:space="preserve"> </w:t>
            </w:r>
            <w:proofErr w:type="spellStart"/>
            <w:r w:rsidRPr="000B053F">
              <w:t>vận</w:t>
            </w:r>
            <w:proofErr w:type="spellEnd"/>
            <w:r w:rsidRPr="000B053F">
              <w:t xml:space="preserve"> </w:t>
            </w:r>
            <w:proofErr w:type="spellStart"/>
            <w:r w:rsidRPr="000B053F">
              <w:t>chuyển</w:t>
            </w:r>
            <w:proofErr w:type="spellEnd"/>
            <w:r w:rsidRPr="000B053F">
              <w:t xml:space="preserve"> </w:t>
            </w:r>
            <w:proofErr w:type="spellStart"/>
            <w:r w:rsidRPr="000B053F">
              <w:t>trong</w:t>
            </w:r>
            <w:proofErr w:type="spellEnd"/>
            <w:r w:rsidRPr="000B053F">
              <w:t xml:space="preserve"> </w:t>
            </w:r>
            <w:proofErr w:type="spellStart"/>
            <w:r>
              <w:t>một</w:t>
            </w:r>
            <w:proofErr w:type="spellEnd"/>
            <w:r>
              <w:rPr>
                <w:lang w:val="vi-VN"/>
              </w:rPr>
              <w:t xml:space="preserve"> đơn yêu cầu nhập/xuất kho</w:t>
            </w:r>
            <w:r w:rsidRPr="000B053F">
              <w:t>.</w:t>
            </w:r>
          </w:p>
        </w:tc>
      </w:tr>
      <w:tr w:rsidR="002D6741" w:rsidRPr="00E76C12" w14:paraId="0369313D" w14:textId="77777777" w:rsidTr="00C000DF">
        <w:tc>
          <w:tcPr>
            <w:tcW w:w="330" w:type="pct"/>
            <w:vAlign w:val="center"/>
          </w:tcPr>
          <w:p w14:paraId="36E1B18F" w14:textId="77777777" w:rsidR="002D6741" w:rsidRDefault="002D6741" w:rsidP="00D2256A">
            <w:pPr>
              <w:rPr>
                <w:rFonts w:cs="Arial"/>
              </w:rPr>
            </w:pPr>
            <w:r>
              <w:rPr>
                <w:rFonts w:cs="Arial"/>
              </w:rPr>
              <w:t>3</w:t>
            </w:r>
          </w:p>
        </w:tc>
        <w:tc>
          <w:tcPr>
            <w:tcW w:w="1130" w:type="pct"/>
            <w:vAlign w:val="center"/>
          </w:tcPr>
          <w:p w14:paraId="0B6585E2" w14:textId="564BF51F" w:rsidR="002D6741" w:rsidRPr="00B768CE" w:rsidRDefault="00B768CE" w:rsidP="00D2256A">
            <w:pPr>
              <w:rPr>
                <w:rFonts w:cs="Arial"/>
                <w:lang w:val="vi-VN"/>
              </w:rPr>
            </w:pPr>
            <w:proofErr w:type="spellStart"/>
            <w:r>
              <w:rPr>
                <w:rFonts w:cs="Arial"/>
              </w:rPr>
              <w:t>Lịch</w:t>
            </w:r>
            <w:proofErr w:type="spellEnd"/>
            <w:r>
              <w:rPr>
                <w:rFonts w:cs="Arial"/>
                <w:lang w:val="vi-VN"/>
              </w:rPr>
              <w:t xml:space="preserve"> sử cập nhật</w:t>
            </w:r>
          </w:p>
        </w:tc>
        <w:tc>
          <w:tcPr>
            <w:tcW w:w="3540" w:type="pct"/>
          </w:tcPr>
          <w:p w14:paraId="50CDD4CA" w14:textId="5AE2FD05" w:rsidR="002D6741" w:rsidRPr="00B768CE" w:rsidRDefault="00B768CE" w:rsidP="00B768CE">
            <w:pPr>
              <w:pStyle w:val="BulletList1"/>
              <w:rPr>
                <w:b/>
                <w:bCs/>
              </w:rPr>
            </w:pPr>
            <w:proofErr w:type="spellStart"/>
            <w:r>
              <w:t>Đối</w:t>
            </w:r>
            <w:proofErr w:type="spellEnd"/>
            <w:r>
              <w:t xml:space="preserve"> </w:t>
            </w:r>
            <w:proofErr w:type="spellStart"/>
            <w:r>
              <w:t>tượng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sản</w:t>
            </w:r>
            <w:proofErr w:type="spellEnd"/>
            <w:r>
              <w:t xml:space="preserve"> </w:t>
            </w:r>
            <w:proofErr w:type="spellStart"/>
            <w:r>
              <w:t>phẩm</w:t>
            </w:r>
            <w:proofErr w:type="spellEnd"/>
          </w:p>
        </w:tc>
      </w:tr>
      <w:tr w:rsidR="00B768CE" w:rsidRPr="00E76C12" w14:paraId="0E3410DF" w14:textId="77777777" w:rsidTr="00C000DF">
        <w:tc>
          <w:tcPr>
            <w:tcW w:w="330" w:type="pct"/>
            <w:vAlign w:val="center"/>
          </w:tcPr>
          <w:p w14:paraId="096F1E35" w14:textId="079F69FB" w:rsidR="00B768CE" w:rsidRDefault="00B768CE" w:rsidP="00D2256A">
            <w:pPr>
              <w:rPr>
                <w:rFonts w:cs="Arial"/>
              </w:rPr>
            </w:pPr>
            <w:r>
              <w:rPr>
                <w:rFonts w:cs="Arial"/>
              </w:rPr>
              <w:t>4</w:t>
            </w:r>
          </w:p>
        </w:tc>
        <w:tc>
          <w:tcPr>
            <w:tcW w:w="1130" w:type="pct"/>
            <w:vAlign w:val="center"/>
          </w:tcPr>
          <w:p w14:paraId="06E683C4" w14:textId="7BB27B07" w:rsidR="00B768CE" w:rsidRPr="00B768CE" w:rsidRDefault="00B768CE" w:rsidP="00D2256A">
            <w:pPr>
              <w:rPr>
                <w:rFonts w:cs="Arial"/>
                <w:lang w:val="vi-VN"/>
              </w:rPr>
            </w:pPr>
            <w:proofErr w:type="spellStart"/>
            <w:r>
              <w:rPr>
                <w:rFonts w:cs="Arial"/>
              </w:rPr>
              <w:t>Sản</w:t>
            </w:r>
            <w:proofErr w:type="spellEnd"/>
            <w:r>
              <w:rPr>
                <w:rFonts w:cs="Arial"/>
                <w:lang w:val="vi-VN"/>
              </w:rPr>
              <w:t xml:space="preserve"> phẩm trong kho</w:t>
            </w:r>
          </w:p>
        </w:tc>
        <w:tc>
          <w:tcPr>
            <w:tcW w:w="3540" w:type="pct"/>
          </w:tcPr>
          <w:p w14:paraId="5459A5A2" w14:textId="14140378" w:rsidR="00B768CE" w:rsidRPr="00B768CE" w:rsidRDefault="00B768CE" w:rsidP="00B768CE">
            <w:pPr>
              <w:pStyle w:val="BulletList1"/>
            </w:pPr>
            <w:proofErr w:type="spellStart"/>
            <w:r w:rsidRPr="00B768CE">
              <w:t>Đối</w:t>
            </w:r>
            <w:proofErr w:type="spellEnd"/>
            <w:r w:rsidRPr="00B768CE">
              <w:t xml:space="preserve"> </w:t>
            </w:r>
            <w:proofErr w:type="spellStart"/>
            <w:r w:rsidRPr="00B768CE">
              <w:t>tượng</w:t>
            </w:r>
            <w:proofErr w:type="spellEnd"/>
            <w:r w:rsidRPr="00B768CE">
              <w:t xml:space="preserve"> </w:t>
            </w:r>
            <w:proofErr w:type="spellStart"/>
            <w:r w:rsidRPr="00B768CE">
              <w:t>dữ</w:t>
            </w:r>
            <w:proofErr w:type="spellEnd"/>
            <w:r w:rsidRPr="00B768CE">
              <w:t xml:space="preserve"> </w:t>
            </w:r>
            <w:proofErr w:type="spellStart"/>
            <w:r w:rsidRPr="00B768CE">
              <w:t>liệu</w:t>
            </w:r>
            <w:proofErr w:type="spellEnd"/>
            <w:r w:rsidRPr="00B768CE">
              <w:t xml:space="preserve"> </w:t>
            </w:r>
            <w:proofErr w:type="spellStart"/>
            <w:r w:rsidRPr="00B768CE">
              <w:t>này</w:t>
            </w:r>
            <w:proofErr w:type="spellEnd"/>
            <w:r w:rsidRPr="00B768CE">
              <w:t xml:space="preserve"> </w:t>
            </w:r>
            <w:proofErr w:type="spellStart"/>
            <w:r w:rsidRPr="00B768CE">
              <w:t>lưu</w:t>
            </w:r>
            <w:proofErr w:type="spellEnd"/>
            <w:r w:rsidRPr="00B768CE">
              <w:t xml:space="preserve"> </w:t>
            </w:r>
            <w:proofErr w:type="spellStart"/>
            <w:r w:rsidRPr="00B768CE">
              <w:t>trữ</w:t>
            </w:r>
            <w:proofErr w:type="spellEnd"/>
            <w:r w:rsidRPr="00B768CE">
              <w:t xml:space="preserve"> </w:t>
            </w:r>
            <w:proofErr w:type="spellStart"/>
            <w:r w:rsidRPr="00B768CE">
              <w:t>toàn</w:t>
            </w:r>
            <w:proofErr w:type="spellEnd"/>
            <w:r w:rsidRPr="00B768CE">
              <w:t xml:space="preserve"> </w:t>
            </w:r>
            <w:proofErr w:type="spellStart"/>
            <w:r w:rsidRPr="00B768CE">
              <w:t>bộ</w:t>
            </w:r>
            <w:proofErr w:type="spellEnd"/>
            <w:r w:rsidRPr="00B768CE">
              <w:t xml:space="preserve"> </w:t>
            </w:r>
            <w:proofErr w:type="spellStart"/>
            <w:r w:rsidRPr="00B768CE">
              <w:t>thông</w:t>
            </w:r>
            <w:proofErr w:type="spellEnd"/>
            <w:r w:rsidRPr="00B768CE">
              <w:t xml:space="preserve"> tin </w:t>
            </w:r>
            <w:proofErr w:type="spellStart"/>
            <w:r w:rsidRPr="00B768CE">
              <w:t>sản</w:t>
            </w:r>
            <w:proofErr w:type="spellEnd"/>
            <w:r w:rsidRPr="00B768CE">
              <w:t xml:space="preserve"> </w:t>
            </w:r>
            <w:proofErr w:type="spellStart"/>
            <w:r w:rsidRPr="00B768CE">
              <w:t>phẩm</w:t>
            </w:r>
            <w:proofErr w:type="spellEnd"/>
            <w:r w:rsidRPr="00B768CE">
              <w:t xml:space="preserve"> </w:t>
            </w:r>
            <w:proofErr w:type="spellStart"/>
            <w:r w:rsidRPr="00B768CE">
              <w:t>trong</w:t>
            </w:r>
            <w:proofErr w:type="spellEnd"/>
            <w:r w:rsidRPr="00B768CE">
              <w:t xml:space="preserve"> </w:t>
            </w:r>
            <w:proofErr w:type="spellStart"/>
            <w:r w:rsidRPr="00B768CE">
              <w:t>kho</w:t>
            </w:r>
            <w:proofErr w:type="spellEnd"/>
          </w:p>
        </w:tc>
      </w:tr>
      <w:tr w:rsidR="00B768CE" w:rsidRPr="00E76C12" w14:paraId="077B2149" w14:textId="77777777" w:rsidTr="00C000DF">
        <w:tc>
          <w:tcPr>
            <w:tcW w:w="330" w:type="pct"/>
            <w:vAlign w:val="center"/>
          </w:tcPr>
          <w:p w14:paraId="23DF71C4" w14:textId="32EE7673" w:rsidR="00B768CE" w:rsidRDefault="00B768CE" w:rsidP="00D2256A">
            <w:pPr>
              <w:rPr>
                <w:rFonts w:cs="Arial"/>
              </w:rPr>
            </w:pPr>
            <w:r>
              <w:rPr>
                <w:rFonts w:cs="Arial"/>
              </w:rPr>
              <w:t>5</w:t>
            </w:r>
          </w:p>
        </w:tc>
        <w:tc>
          <w:tcPr>
            <w:tcW w:w="1130" w:type="pct"/>
            <w:vAlign w:val="center"/>
          </w:tcPr>
          <w:p w14:paraId="4E1C2E37" w14:textId="009F233E" w:rsidR="00B768CE" w:rsidRPr="00B768CE" w:rsidRDefault="00B768CE" w:rsidP="00D2256A">
            <w:pPr>
              <w:rPr>
                <w:rFonts w:cs="Arial"/>
                <w:lang w:val="vi-VN"/>
              </w:rPr>
            </w:pPr>
            <w:proofErr w:type="spellStart"/>
            <w:r>
              <w:rPr>
                <w:rFonts w:cs="Arial"/>
              </w:rPr>
              <w:t>Đơn</w:t>
            </w:r>
            <w:proofErr w:type="spellEnd"/>
            <w:r>
              <w:rPr>
                <w:rFonts w:cs="Arial"/>
                <w:lang w:val="vi-VN"/>
              </w:rPr>
              <w:t xml:space="preserve"> yêu cầu vận chuyển</w:t>
            </w:r>
          </w:p>
        </w:tc>
        <w:tc>
          <w:tcPr>
            <w:tcW w:w="3540" w:type="pct"/>
          </w:tcPr>
          <w:p w14:paraId="5FEF195A" w14:textId="77777777" w:rsidR="00336A06" w:rsidRDefault="00B768CE" w:rsidP="00B768CE">
            <w:pPr>
              <w:pStyle w:val="BulletList1"/>
            </w:pPr>
            <w:proofErr w:type="spellStart"/>
            <w:r w:rsidRPr="00B768CE">
              <w:t>Đối</w:t>
            </w:r>
            <w:proofErr w:type="spellEnd"/>
            <w:r w:rsidRPr="00B768CE">
              <w:t xml:space="preserve"> </w:t>
            </w:r>
            <w:proofErr w:type="spellStart"/>
            <w:r w:rsidRPr="00B768CE">
              <w:t>tương</w:t>
            </w:r>
            <w:proofErr w:type="spellEnd"/>
            <w:r w:rsidRPr="00B768CE">
              <w:t xml:space="preserve"> </w:t>
            </w:r>
            <w:proofErr w:type="spellStart"/>
            <w:r w:rsidRPr="00B768CE">
              <w:t>dữ</w:t>
            </w:r>
            <w:proofErr w:type="spellEnd"/>
            <w:r w:rsidRPr="00B768CE">
              <w:t xml:space="preserve"> </w:t>
            </w:r>
            <w:proofErr w:type="spellStart"/>
            <w:r w:rsidRPr="00B768CE">
              <w:t>liệu</w:t>
            </w:r>
            <w:proofErr w:type="spellEnd"/>
            <w:r w:rsidRPr="00B768CE">
              <w:t xml:space="preserve"> </w:t>
            </w:r>
            <w:proofErr w:type="spellStart"/>
            <w:r w:rsidRPr="00B768CE">
              <w:t>này</w:t>
            </w:r>
            <w:proofErr w:type="spellEnd"/>
            <w:r w:rsidRPr="00B768CE">
              <w:t xml:space="preserve"> </w:t>
            </w:r>
            <w:proofErr w:type="spellStart"/>
            <w:r w:rsidRPr="00B768CE">
              <w:t>lưu</w:t>
            </w:r>
            <w:proofErr w:type="spellEnd"/>
            <w:r w:rsidRPr="00B768CE">
              <w:t xml:space="preserve"> </w:t>
            </w:r>
            <w:proofErr w:type="spellStart"/>
            <w:r w:rsidRPr="00B768CE">
              <w:t>trữ</w:t>
            </w:r>
            <w:proofErr w:type="spellEnd"/>
            <w:r w:rsidRPr="00B768CE">
              <w:t xml:space="preserve"> </w:t>
            </w:r>
            <w:proofErr w:type="spellStart"/>
            <w:r w:rsidRPr="00B768CE">
              <w:t>toàn</w:t>
            </w:r>
            <w:proofErr w:type="spellEnd"/>
            <w:r w:rsidRPr="00B768CE">
              <w:t xml:space="preserve"> </w:t>
            </w:r>
            <w:proofErr w:type="spellStart"/>
            <w:r w:rsidRPr="00B768CE">
              <w:t>bộ</w:t>
            </w:r>
            <w:proofErr w:type="spellEnd"/>
            <w:r w:rsidRPr="00B768CE">
              <w:t xml:space="preserve"> </w:t>
            </w:r>
            <w:proofErr w:type="spellStart"/>
            <w:r w:rsidRPr="00B768CE">
              <w:t>thông</w:t>
            </w:r>
            <w:proofErr w:type="spellEnd"/>
            <w:r w:rsidRPr="00B768CE">
              <w:t xml:space="preserve"> tin </w:t>
            </w:r>
            <w:proofErr w:type="spellStart"/>
            <w:r w:rsidRPr="00B768CE">
              <w:t>về</w:t>
            </w:r>
            <w:proofErr w:type="spellEnd"/>
            <w:r w:rsidRPr="00B768CE">
              <w:t xml:space="preserve"> </w:t>
            </w:r>
            <w:proofErr w:type="spellStart"/>
            <w:r w:rsidRPr="00B768CE">
              <w:t>đơn</w:t>
            </w:r>
            <w:proofErr w:type="spellEnd"/>
            <w:r w:rsidRPr="00B768CE">
              <w:t xml:space="preserve"> </w:t>
            </w:r>
            <w:proofErr w:type="spellStart"/>
            <w:r w:rsidRPr="00B768CE">
              <w:t>yêu</w:t>
            </w:r>
            <w:proofErr w:type="spellEnd"/>
            <w:r w:rsidRPr="00B768CE">
              <w:t xml:space="preserve"> </w:t>
            </w:r>
            <w:proofErr w:type="spellStart"/>
            <w:r w:rsidRPr="00B768CE">
              <w:t>cầu</w:t>
            </w:r>
            <w:proofErr w:type="spellEnd"/>
            <w:r w:rsidRPr="00B768CE">
              <w:t xml:space="preserve"> </w:t>
            </w:r>
            <w:proofErr w:type="spellStart"/>
            <w:r w:rsidRPr="00B768CE">
              <w:t>vận</w:t>
            </w:r>
            <w:proofErr w:type="spellEnd"/>
            <w:r w:rsidRPr="00B768CE">
              <w:t xml:space="preserve"> </w:t>
            </w:r>
            <w:proofErr w:type="spellStart"/>
            <w:r w:rsidRPr="00B768CE">
              <w:t>chuyển</w:t>
            </w:r>
            <w:proofErr w:type="spellEnd"/>
            <w:r w:rsidRPr="00B768CE">
              <w:t xml:space="preserve">. </w:t>
            </w:r>
          </w:p>
          <w:p w14:paraId="2A25CECC" w14:textId="74B1B163" w:rsidR="00B768CE" w:rsidRPr="00B768CE" w:rsidRDefault="00B768CE" w:rsidP="00B768CE">
            <w:pPr>
              <w:pStyle w:val="BulletList1"/>
            </w:pPr>
            <w:proofErr w:type="spellStart"/>
            <w:r w:rsidRPr="00B768CE">
              <w:t>Được</w:t>
            </w:r>
            <w:proofErr w:type="spellEnd"/>
            <w:r w:rsidRPr="00B768CE">
              <w:t xml:space="preserve"> </w:t>
            </w:r>
            <w:proofErr w:type="spellStart"/>
            <w:r w:rsidRPr="00B768CE">
              <w:t>lấy</w:t>
            </w:r>
            <w:proofErr w:type="spellEnd"/>
            <w:r w:rsidRPr="00B768CE">
              <w:t xml:space="preserve"> </w:t>
            </w:r>
            <w:proofErr w:type="spellStart"/>
            <w:r w:rsidRPr="00B768CE">
              <w:t>từ</w:t>
            </w:r>
            <w:proofErr w:type="spellEnd"/>
            <w:r w:rsidRPr="00B768CE">
              <w:t xml:space="preserve"> Order Management System</w:t>
            </w:r>
          </w:p>
        </w:tc>
      </w:tr>
      <w:tr w:rsidR="00B768CE" w:rsidRPr="00E76C12" w14:paraId="70724B55" w14:textId="77777777" w:rsidTr="00C000DF">
        <w:tc>
          <w:tcPr>
            <w:tcW w:w="330" w:type="pct"/>
            <w:vAlign w:val="center"/>
          </w:tcPr>
          <w:p w14:paraId="13A5F064" w14:textId="38F831D2" w:rsidR="00B768CE" w:rsidRDefault="00B768CE" w:rsidP="00D2256A">
            <w:pPr>
              <w:rPr>
                <w:rFonts w:cs="Arial"/>
              </w:rPr>
            </w:pPr>
            <w:r>
              <w:rPr>
                <w:rFonts w:cs="Arial"/>
              </w:rPr>
              <w:t>6</w:t>
            </w:r>
          </w:p>
        </w:tc>
        <w:tc>
          <w:tcPr>
            <w:tcW w:w="1130" w:type="pct"/>
            <w:vAlign w:val="center"/>
          </w:tcPr>
          <w:p w14:paraId="6003DD41" w14:textId="52E9A169" w:rsidR="00B768CE" w:rsidRPr="00B768CE" w:rsidRDefault="00B768CE" w:rsidP="00D2256A">
            <w:pPr>
              <w:rPr>
                <w:rFonts w:cs="Arial"/>
                <w:lang w:val="vi-VN"/>
              </w:rPr>
            </w:pPr>
            <w:r>
              <w:rPr>
                <w:rFonts w:cs="Arial"/>
              </w:rPr>
              <w:t>Chi</w:t>
            </w:r>
            <w:r>
              <w:rPr>
                <w:rFonts w:cs="Arial"/>
                <w:lang w:val="vi-VN"/>
              </w:rPr>
              <w:t xml:space="preserve"> tiết đơn yêu cầu vận chuyển</w:t>
            </w:r>
          </w:p>
        </w:tc>
        <w:tc>
          <w:tcPr>
            <w:tcW w:w="3540" w:type="pct"/>
          </w:tcPr>
          <w:p w14:paraId="3D294E68" w14:textId="77777777" w:rsidR="00336A06" w:rsidRDefault="000B053F" w:rsidP="000B053F">
            <w:pPr>
              <w:pStyle w:val="BulletList1"/>
            </w:pPr>
            <w:proofErr w:type="spellStart"/>
            <w:r w:rsidRPr="000B053F">
              <w:t>Đối</w:t>
            </w:r>
            <w:proofErr w:type="spellEnd"/>
            <w:r w:rsidRPr="000B053F">
              <w:t xml:space="preserve"> </w:t>
            </w:r>
            <w:proofErr w:type="spellStart"/>
            <w:r w:rsidRPr="000B053F">
              <w:t>tượng</w:t>
            </w:r>
            <w:proofErr w:type="spellEnd"/>
            <w:r w:rsidRPr="000B053F">
              <w:t xml:space="preserve"> </w:t>
            </w:r>
            <w:proofErr w:type="spellStart"/>
            <w:r w:rsidRPr="000B053F">
              <w:t>dữ</w:t>
            </w:r>
            <w:proofErr w:type="spellEnd"/>
            <w:r w:rsidRPr="000B053F">
              <w:t xml:space="preserve"> </w:t>
            </w:r>
            <w:proofErr w:type="spellStart"/>
            <w:r w:rsidRPr="000B053F">
              <w:t>liệu</w:t>
            </w:r>
            <w:proofErr w:type="spellEnd"/>
            <w:r w:rsidRPr="000B053F">
              <w:t xml:space="preserve"> </w:t>
            </w:r>
            <w:proofErr w:type="spellStart"/>
            <w:r w:rsidRPr="000B053F">
              <w:t>này</w:t>
            </w:r>
            <w:proofErr w:type="spellEnd"/>
            <w:r w:rsidRPr="000B053F">
              <w:t xml:space="preserve"> </w:t>
            </w:r>
            <w:proofErr w:type="spellStart"/>
            <w:r w:rsidRPr="000B053F">
              <w:t>lưu</w:t>
            </w:r>
            <w:proofErr w:type="spellEnd"/>
            <w:r w:rsidRPr="000B053F">
              <w:t xml:space="preserve"> </w:t>
            </w:r>
            <w:proofErr w:type="spellStart"/>
            <w:r w:rsidRPr="000B053F">
              <w:t>trữ</w:t>
            </w:r>
            <w:proofErr w:type="spellEnd"/>
            <w:r w:rsidRPr="000B053F">
              <w:t xml:space="preserve"> </w:t>
            </w:r>
            <w:proofErr w:type="spellStart"/>
            <w:r w:rsidRPr="000B053F">
              <w:t>thông</w:t>
            </w:r>
            <w:proofErr w:type="spellEnd"/>
            <w:r w:rsidRPr="000B053F">
              <w:t xml:space="preserve"> tin </w:t>
            </w:r>
            <w:proofErr w:type="spellStart"/>
            <w:r w:rsidRPr="000B053F">
              <w:t>về</w:t>
            </w:r>
            <w:proofErr w:type="spellEnd"/>
            <w:r w:rsidRPr="000B053F">
              <w:t xml:space="preserve"> </w:t>
            </w:r>
            <w:proofErr w:type="spellStart"/>
            <w:r w:rsidRPr="000B053F">
              <w:t>các</w:t>
            </w:r>
            <w:proofErr w:type="spellEnd"/>
            <w:r w:rsidRPr="000B053F">
              <w:t xml:space="preserve"> </w:t>
            </w:r>
            <w:proofErr w:type="spellStart"/>
            <w:r w:rsidRPr="000B053F">
              <w:t>xe</w:t>
            </w:r>
            <w:proofErr w:type="spellEnd"/>
            <w:r w:rsidRPr="000B053F">
              <w:t xml:space="preserve"> </w:t>
            </w:r>
            <w:proofErr w:type="spellStart"/>
            <w:r w:rsidRPr="000B053F">
              <w:t>sẽ</w:t>
            </w:r>
            <w:proofErr w:type="spellEnd"/>
            <w:r w:rsidRPr="000B053F">
              <w:t xml:space="preserve"> </w:t>
            </w:r>
            <w:proofErr w:type="spellStart"/>
            <w:r w:rsidRPr="000B053F">
              <w:t>vận</w:t>
            </w:r>
            <w:proofErr w:type="spellEnd"/>
            <w:r>
              <w:rPr>
                <w:lang w:val="vi-VN"/>
              </w:rPr>
              <w:t xml:space="preserve"> </w:t>
            </w:r>
            <w:proofErr w:type="gramStart"/>
            <w:r>
              <w:rPr>
                <w:lang w:val="vi-VN"/>
              </w:rPr>
              <w:t>chuyển</w:t>
            </w:r>
            <w:r w:rsidRPr="000B053F">
              <w:t xml:space="preserve"> ,</w:t>
            </w:r>
            <w:proofErr w:type="gramEnd"/>
            <w:r w:rsidRPr="000B053F">
              <w:t xml:space="preserve"> </w:t>
            </w:r>
            <w:proofErr w:type="spellStart"/>
            <w:r w:rsidRPr="000B053F">
              <w:t>số</w:t>
            </w:r>
            <w:proofErr w:type="spellEnd"/>
            <w:r w:rsidRPr="000B053F">
              <w:t xml:space="preserve"> </w:t>
            </w:r>
            <w:proofErr w:type="spellStart"/>
            <w:r w:rsidRPr="000B053F">
              <w:t>lượng</w:t>
            </w:r>
            <w:proofErr w:type="spellEnd"/>
            <w:r w:rsidRPr="000B053F">
              <w:t xml:space="preserve"> </w:t>
            </w:r>
            <w:proofErr w:type="spellStart"/>
            <w:r w:rsidRPr="000B053F">
              <w:t>vận</w:t>
            </w:r>
            <w:proofErr w:type="spellEnd"/>
            <w:r w:rsidRPr="000B053F">
              <w:t xml:space="preserve"> </w:t>
            </w:r>
            <w:proofErr w:type="spellStart"/>
            <w:r w:rsidRPr="000B053F">
              <w:t>chuyển</w:t>
            </w:r>
            <w:proofErr w:type="spellEnd"/>
            <w:r w:rsidRPr="000B053F">
              <w:t xml:space="preserve"> </w:t>
            </w:r>
            <w:proofErr w:type="spellStart"/>
            <w:r w:rsidRPr="000B053F">
              <w:t>trong</w:t>
            </w:r>
            <w:proofErr w:type="spellEnd"/>
            <w:r w:rsidRPr="000B053F">
              <w:t xml:space="preserve"> </w:t>
            </w:r>
            <w:proofErr w:type="spellStart"/>
            <w:r w:rsidRPr="000B053F">
              <w:t>một</w:t>
            </w:r>
            <w:proofErr w:type="spellEnd"/>
            <w:r w:rsidRPr="000B053F">
              <w:t xml:space="preserve"> </w:t>
            </w:r>
            <w:proofErr w:type="spellStart"/>
            <w:r w:rsidRPr="000B053F">
              <w:t>đơn</w:t>
            </w:r>
            <w:proofErr w:type="spellEnd"/>
            <w:r w:rsidRPr="000B053F">
              <w:t xml:space="preserve"> </w:t>
            </w:r>
            <w:proofErr w:type="spellStart"/>
            <w:r w:rsidRPr="000B053F">
              <w:t>yêu</w:t>
            </w:r>
            <w:proofErr w:type="spellEnd"/>
            <w:r w:rsidRPr="000B053F">
              <w:t xml:space="preserve"> </w:t>
            </w:r>
            <w:proofErr w:type="spellStart"/>
            <w:r w:rsidRPr="000B053F">
              <w:t>cầu</w:t>
            </w:r>
            <w:proofErr w:type="spellEnd"/>
            <w:r w:rsidRPr="000B053F">
              <w:t xml:space="preserve">. </w:t>
            </w:r>
          </w:p>
          <w:p w14:paraId="0F4BF7E8" w14:textId="0EED357A" w:rsidR="00B768CE" w:rsidRPr="000B053F" w:rsidRDefault="000B053F" w:rsidP="000B053F">
            <w:pPr>
              <w:pStyle w:val="BulletList1"/>
            </w:pPr>
            <w:proofErr w:type="spellStart"/>
            <w:r w:rsidRPr="000B053F">
              <w:t>Được</w:t>
            </w:r>
            <w:proofErr w:type="spellEnd"/>
            <w:r w:rsidRPr="000B053F">
              <w:t xml:space="preserve"> </w:t>
            </w:r>
            <w:proofErr w:type="spellStart"/>
            <w:r w:rsidRPr="000B053F">
              <w:t>lấy</w:t>
            </w:r>
            <w:proofErr w:type="spellEnd"/>
            <w:r w:rsidRPr="000B053F">
              <w:t xml:space="preserve"> </w:t>
            </w:r>
            <w:proofErr w:type="spellStart"/>
            <w:r w:rsidRPr="000B053F">
              <w:t>thông</w:t>
            </w:r>
            <w:proofErr w:type="spellEnd"/>
            <w:r w:rsidRPr="000B053F">
              <w:t xml:space="preserve"> tin </w:t>
            </w:r>
            <w:proofErr w:type="spellStart"/>
            <w:r w:rsidRPr="000B053F">
              <w:t>từ</w:t>
            </w:r>
            <w:proofErr w:type="spellEnd"/>
            <w:r w:rsidRPr="000B053F">
              <w:t xml:space="preserve"> Order management system</w:t>
            </w:r>
          </w:p>
        </w:tc>
      </w:tr>
      <w:tr w:rsidR="00B768CE" w:rsidRPr="00E76C12" w14:paraId="0F249B7A" w14:textId="77777777" w:rsidTr="00C000DF">
        <w:tc>
          <w:tcPr>
            <w:tcW w:w="330" w:type="pct"/>
            <w:vAlign w:val="center"/>
          </w:tcPr>
          <w:p w14:paraId="62E50865" w14:textId="104662E4" w:rsidR="00B768CE" w:rsidRDefault="000B053F" w:rsidP="00D2256A">
            <w:pPr>
              <w:rPr>
                <w:rFonts w:cs="Arial"/>
              </w:rPr>
            </w:pPr>
            <w:r>
              <w:rPr>
                <w:rFonts w:cs="Arial"/>
              </w:rPr>
              <w:t>7</w:t>
            </w:r>
          </w:p>
        </w:tc>
        <w:tc>
          <w:tcPr>
            <w:tcW w:w="1130" w:type="pct"/>
            <w:vAlign w:val="center"/>
          </w:tcPr>
          <w:p w14:paraId="077FEFA0" w14:textId="25EF139B" w:rsidR="00B768CE" w:rsidRPr="000B053F" w:rsidRDefault="000B053F" w:rsidP="00D2256A">
            <w:pPr>
              <w:rPr>
                <w:rFonts w:cs="Arial"/>
                <w:lang w:val="vi-VN"/>
              </w:rPr>
            </w:pPr>
            <w:proofErr w:type="spellStart"/>
            <w:r>
              <w:rPr>
                <w:rFonts w:cs="Arial"/>
              </w:rPr>
              <w:t>Chuyến</w:t>
            </w:r>
            <w:proofErr w:type="spellEnd"/>
            <w:r>
              <w:rPr>
                <w:rFonts w:cs="Arial"/>
                <w:lang w:val="vi-VN"/>
              </w:rPr>
              <w:t xml:space="preserve"> xe</w:t>
            </w:r>
          </w:p>
        </w:tc>
        <w:tc>
          <w:tcPr>
            <w:tcW w:w="3540" w:type="pct"/>
          </w:tcPr>
          <w:p w14:paraId="7E1380A7" w14:textId="77777777" w:rsidR="00336A06" w:rsidRDefault="000B053F" w:rsidP="000B053F">
            <w:pPr>
              <w:pStyle w:val="BulletList1"/>
            </w:pPr>
            <w:proofErr w:type="spellStart"/>
            <w:r w:rsidRPr="000B053F">
              <w:t>Đối</w:t>
            </w:r>
            <w:proofErr w:type="spellEnd"/>
            <w:r w:rsidRPr="000B053F">
              <w:t xml:space="preserve"> </w:t>
            </w:r>
            <w:proofErr w:type="spellStart"/>
            <w:r w:rsidRPr="000B053F">
              <w:t>tượng</w:t>
            </w:r>
            <w:proofErr w:type="spellEnd"/>
            <w:r w:rsidRPr="000B053F">
              <w:t xml:space="preserve"> </w:t>
            </w:r>
            <w:proofErr w:type="spellStart"/>
            <w:r w:rsidRPr="000B053F">
              <w:t>dữ</w:t>
            </w:r>
            <w:proofErr w:type="spellEnd"/>
            <w:r w:rsidRPr="000B053F">
              <w:t xml:space="preserve"> </w:t>
            </w:r>
            <w:proofErr w:type="spellStart"/>
            <w:r w:rsidRPr="000B053F">
              <w:t>liệu</w:t>
            </w:r>
            <w:proofErr w:type="spellEnd"/>
            <w:r w:rsidRPr="000B053F">
              <w:t xml:space="preserve"> </w:t>
            </w:r>
            <w:proofErr w:type="spellStart"/>
            <w:r w:rsidRPr="000B053F">
              <w:t>này</w:t>
            </w:r>
            <w:proofErr w:type="spellEnd"/>
            <w:r w:rsidRPr="000B053F">
              <w:t xml:space="preserve"> </w:t>
            </w:r>
            <w:proofErr w:type="spellStart"/>
            <w:r w:rsidRPr="000B053F">
              <w:t>lưu</w:t>
            </w:r>
            <w:proofErr w:type="spellEnd"/>
            <w:r w:rsidRPr="000B053F">
              <w:t xml:space="preserve"> </w:t>
            </w:r>
            <w:proofErr w:type="spellStart"/>
            <w:r w:rsidRPr="000B053F">
              <w:t>trữ</w:t>
            </w:r>
            <w:proofErr w:type="spellEnd"/>
            <w:r w:rsidRPr="000B053F">
              <w:t xml:space="preserve"> </w:t>
            </w:r>
            <w:proofErr w:type="spellStart"/>
            <w:r>
              <w:t>toàn</w:t>
            </w:r>
            <w:proofErr w:type="spellEnd"/>
            <w:r>
              <w:rPr>
                <w:lang w:val="vi-VN"/>
              </w:rPr>
              <w:t xml:space="preserve"> bộ </w:t>
            </w:r>
            <w:proofErr w:type="spellStart"/>
            <w:r w:rsidRPr="000B053F">
              <w:t>thông</w:t>
            </w:r>
            <w:proofErr w:type="spellEnd"/>
            <w:r w:rsidRPr="000B053F">
              <w:t xml:space="preserve"> tin </w:t>
            </w:r>
            <w:proofErr w:type="spellStart"/>
            <w:r w:rsidRPr="000B053F">
              <w:t>về</w:t>
            </w:r>
            <w:proofErr w:type="spellEnd"/>
            <w:r w:rsidRPr="000B053F">
              <w:t xml:space="preserve"> </w:t>
            </w:r>
            <w:proofErr w:type="spellStart"/>
            <w:r w:rsidRPr="000B053F">
              <w:t>một</w:t>
            </w:r>
            <w:proofErr w:type="spellEnd"/>
            <w:r w:rsidRPr="000B053F">
              <w:t xml:space="preserve"> </w:t>
            </w:r>
            <w:proofErr w:type="spellStart"/>
            <w:r w:rsidRPr="000B053F">
              <w:t>chuyến</w:t>
            </w:r>
            <w:proofErr w:type="spellEnd"/>
            <w:r w:rsidRPr="000B053F">
              <w:t xml:space="preserve"> </w:t>
            </w:r>
            <w:proofErr w:type="spellStart"/>
            <w:r w:rsidRPr="000B053F">
              <w:t>xe</w:t>
            </w:r>
            <w:proofErr w:type="spellEnd"/>
            <w:r w:rsidRPr="000B053F">
              <w:t xml:space="preserve"> </w:t>
            </w:r>
            <w:proofErr w:type="spellStart"/>
            <w:r w:rsidRPr="000B053F">
              <w:t>của</w:t>
            </w:r>
            <w:proofErr w:type="spellEnd"/>
            <w:r w:rsidRPr="000B053F">
              <w:t xml:space="preserve"> </w:t>
            </w:r>
            <w:proofErr w:type="spellStart"/>
            <w:r w:rsidRPr="000B053F">
              <w:t>lái</w:t>
            </w:r>
            <w:proofErr w:type="spellEnd"/>
            <w:r w:rsidRPr="000B053F">
              <w:t xml:space="preserve"> </w:t>
            </w:r>
            <w:proofErr w:type="spellStart"/>
            <w:r w:rsidRPr="000B053F">
              <w:t>xe</w:t>
            </w:r>
            <w:proofErr w:type="spellEnd"/>
          </w:p>
          <w:p w14:paraId="521873F0" w14:textId="13E2C7B1" w:rsidR="00B768CE" w:rsidRPr="000B053F" w:rsidRDefault="000B053F" w:rsidP="000B053F">
            <w:pPr>
              <w:pStyle w:val="BulletList1"/>
            </w:pPr>
            <w:r w:rsidRPr="000B053F">
              <w:t xml:space="preserve"> </w:t>
            </w:r>
            <w:proofErr w:type="spellStart"/>
            <w:r w:rsidRPr="000B053F">
              <w:t>Được</w:t>
            </w:r>
            <w:proofErr w:type="spellEnd"/>
            <w:r w:rsidRPr="000B053F">
              <w:t xml:space="preserve"> </w:t>
            </w:r>
            <w:proofErr w:type="spellStart"/>
            <w:r w:rsidRPr="000B053F">
              <w:t>lấy</w:t>
            </w:r>
            <w:proofErr w:type="spellEnd"/>
            <w:r w:rsidRPr="000B053F">
              <w:t xml:space="preserve"> </w:t>
            </w:r>
            <w:proofErr w:type="spellStart"/>
            <w:r w:rsidRPr="000B053F">
              <w:t>ra</w:t>
            </w:r>
            <w:proofErr w:type="spellEnd"/>
            <w:r w:rsidRPr="000B053F">
              <w:t xml:space="preserve"> </w:t>
            </w:r>
            <w:proofErr w:type="spellStart"/>
            <w:r w:rsidRPr="000B053F">
              <w:t>từ</w:t>
            </w:r>
            <w:proofErr w:type="spellEnd"/>
            <w:r w:rsidRPr="000B053F">
              <w:t xml:space="preserve"> Order management system</w:t>
            </w:r>
          </w:p>
        </w:tc>
      </w:tr>
      <w:tr w:rsidR="000B053F" w:rsidRPr="00E76C12" w14:paraId="523B8BDD" w14:textId="77777777" w:rsidTr="00C000DF">
        <w:tc>
          <w:tcPr>
            <w:tcW w:w="330" w:type="pct"/>
            <w:vAlign w:val="center"/>
          </w:tcPr>
          <w:p w14:paraId="62281019" w14:textId="7D913F98" w:rsidR="000B053F" w:rsidRDefault="000B053F" w:rsidP="00D2256A">
            <w:pPr>
              <w:rPr>
                <w:rFonts w:cs="Arial"/>
              </w:rPr>
            </w:pPr>
            <w:r>
              <w:rPr>
                <w:rFonts w:cs="Arial"/>
              </w:rPr>
              <w:t>8</w:t>
            </w:r>
          </w:p>
        </w:tc>
        <w:tc>
          <w:tcPr>
            <w:tcW w:w="1130" w:type="pct"/>
            <w:vAlign w:val="center"/>
          </w:tcPr>
          <w:p w14:paraId="35FE7835" w14:textId="38C5F28F" w:rsidR="000B053F" w:rsidRPr="005A3F3B" w:rsidRDefault="005A3F3B" w:rsidP="00D2256A">
            <w:pPr>
              <w:rPr>
                <w:rFonts w:cs="Arial"/>
                <w:lang w:val="vi-VN"/>
              </w:rPr>
            </w:pPr>
            <w:r>
              <w:rPr>
                <w:rFonts w:cs="Arial"/>
                <w:lang w:val="vi-VN"/>
              </w:rPr>
              <w:t>Sản phẩm</w:t>
            </w:r>
          </w:p>
        </w:tc>
        <w:tc>
          <w:tcPr>
            <w:tcW w:w="3540" w:type="pct"/>
          </w:tcPr>
          <w:p w14:paraId="7E565D05" w14:textId="172E0444" w:rsidR="000B053F" w:rsidRPr="000B053F" w:rsidRDefault="006236E9" w:rsidP="000B053F">
            <w:pPr>
              <w:pStyle w:val="BulletList1"/>
            </w:pPr>
            <w:proofErr w:type="spellStart"/>
            <w:r>
              <w:t>Đối</w:t>
            </w:r>
            <w:proofErr w:type="spellEnd"/>
            <w:r>
              <w:rPr>
                <w:lang w:val="vi-VN"/>
              </w:rPr>
              <w:t xml:space="preserve"> tượng dữ liệu này lưu trữ các thông tin liên quan đến sản phẩm trong đơn yêu cầu vận chuyển</w:t>
            </w:r>
          </w:p>
        </w:tc>
      </w:tr>
      <w:tr w:rsidR="000B053F" w:rsidRPr="00E76C12" w14:paraId="6703610C" w14:textId="77777777" w:rsidTr="00C000DF">
        <w:tc>
          <w:tcPr>
            <w:tcW w:w="330" w:type="pct"/>
            <w:vAlign w:val="center"/>
          </w:tcPr>
          <w:p w14:paraId="515C7701" w14:textId="55063E70" w:rsidR="000B053F" w:rsidRDefault="000B053F" w:rsidP="00D2256A">
            <w:pPr>
              <w:rPr>
                <w:rFonts w:cs="Arial"/>
              </w:rPr>
            </w:pPr>
            <w:r>
              <w:rPr>
                <w:rFonts w:cs="Arial"/>
              </w:rPr>
              <w:t>9</w:t>
            </w:r>
          </w:p>
        </w:tc>
        <w:tc>
          <w:tcPr>
            <w:tcW w:w="1130" w:type="pct"/>
            <w:vAlign w:val="center"/>
          </w:tcPr>
          <w:p w14:paraId="634E4072" w14:textId="66030872" w:rsidR="000B053F" w:rsidRPr="005A3F3B" w:rsidRDefault="005A3F3B" w:rsidP="00D2256A">
            <w:pPr>
              <w:rPr>
                <w:rFonts w:cs="Arial"/>
                <w:lang w:val="vi-VN"/>
              </w:rPr>
            </w:pPr>
            <w:r>
              <w:rPr>
                <w:rFonts w:cs="Arial"/>
              </w:rPr>
              <w:t>Vai</w:t>
            </w:r>
            <w:r>
              <w:rPr>
                <w:rFonts w:cs="Arial"/>
                <w:lang w:val="vi-VN"/>
              </w:rPr>
              <w:t xml:space="preserve"> trò</w:t>
            </w:r>
          </w:p>
        </w:tc>
        <w:tc>
          <w:tcPr>
            <w:tcW w:w="3540" w:type="pct"/>
          </w:tcPr>
          <w:p w14:paraId="4C0B4282" w14:textId="3A5ACA19" w:rsidR="000B053F" w:rsidRPr="000B053F" w:rsidRDefault="005A3F3B" w:rsidP="000B053F">
            <w:pPr>
              <w:pStyle w:val="BulletList1"/>
            </w:pPr>
            <w:proofErr w:type="spellStart"/>
            <w:r>
              <w:t>Đối</w:t>
            </w:r>
            <w:proofErr w:type="spellEnd"/>
            <w:r>
              <w:rPr>
                <w:lang w:val="vi-VN"/>
              </w:rPr>
              <w:t xml:space="preserve"> tượng dữ liệu này lưu trữ thông tin về dữ liệu chủ “Vai trò của các nhân viên”</w:t>
            </w:r>
          </w:p>
        </w:tc>
      </w:tr>
      <w:tr w:rsidR="00336A06" w:rsidRPr="00E76C12" w14:paraId="1C7A39A8" w14:textId="77777777" w:rsidTr="00C000DF">
        <w:tc>
          <w:tcPr>
            <w:tcW w:w="330" w:type="pct"/>
            <w:vAlign w:val="center"/>
          </w:tcPr>
          <w:p w14:paraId="144D687E" w14:textId="54291EBB" w:rsidR="00336A06" w:rsidRDefault="00336A06" w:rsidP="00D2256A">
            <w:pPr>
              <w:rPr>
                <w:rFonts w:cs="Arial"/>
              </w:rPr>
            </w:pPr>
            <w:r>
              <w:rPr>
                <w:rFonts w:cs="Arial"/>
              </w:rPr>
              <w:t>10</w:t>
            </w:r>
          </w:p>
        </w:tc>
        <w:tc>
          <w:tcPr>
            <w:tcW w:w="1130" w:type="pct"/>
            <w:vAlign w:val="center"/>
          </w:tcPr>
          <w:p w14:paraId="78AE5C32" w14:textId="169E6C11" w:rsidR="00336A06" w:rsidRPr="00336A06" w:rsidRDefault="00336A06" w:rsidP="00D2256A">
            <w:pPr>
              <w:rPr>
                <w:rFonts w:cs="Arial"/>
                <w:lang w:val="vi-VN"/>
              </w:rPr>
            </w:pPr>
            <w:proofErr w:type="spellStart"/>
            <w:r>
              <w:rPr>
                <w:rFonts w:cs="Arial"/>
              </w:rPr>
              <w:t>Hồ</w:t>
            </w:r>
            <w:proofErr w:type="spellEnd"/>
            <w:r>
              <w:rPr>
                <w:rFonts w:cs="Arial"/>
                <w:lang w:val="vi-VN"/>
              </w:rPr>
              <w:t xml:space="preserve"> sơ nhân viên</w:t>
            </w:r>
          </w:p>
        </w:tc>
        <w:tc>
          <w:tcPr>
            <w:tcW w:w="3540" w:type="pct"/>
          </w:tcPr>
          <w:p w14:paraId="237C89E7" w14:textId="77777777" w:rsidR="00336A06" w:rsidRPr="00336A06" w:rsidRDefault="00336A06" w:rsidP="000B053F">
            <w:pPr>
              <w:pStyle w:val="BulletList1"/>
            </w:pPr>
            <w:proofErr w:type="spellStart"/>
            <w:r>
              <w:t>Đối</w:t>
            </w:r>
            <w:proofErr w:type="spellEnd"/>
            <w:r>
              <w:rPr>
                <w:lang w:val="vi-VN"/>
              </w:rPr>
              <w:t xml:space="preserve"> tượng dữ liệu này lưu trữ toàn bộ thông tin của nhân viên</w:t>
            </w:r>
          </w:p>
          <w:p w14:paraId="5413F3BB" w14:textId="03B2B8A7" w:rsidR="00336A06" w:rsidRPr="000B053F" w:rsidRDefault="00336A06" w:rsidP="000B053F">
            <w:pPr>
              <w:pStyle w:val="BulletList1"/>
            </w:pPr>
            <w:proofErr w:type="spellStart"/>
            <w:r>
              <w:t>Được</w:t>
            </w:r>
            <w:proofErr w:type="spellEnd"/>
            <w:r>
              <w:rPr>
                <w:lang w:val="vi-VN"/>
              </w:rPr>
              <w:t xml:space="preserve"> lấy từ </w:t>
            </w:r>
            <w:r w:rsidR="00304BF4">
              <w:rPr>
                <w:lang w:val="vi-VN"/>
              </w:rPr>
              <w:t>employee</w:t>
            </w:r>
            <w:r>
              <w:rPr>
                <w:lang w:val="vi-VN"/>
              </w:rPr>
              <w:t xml:space="preserve"> management system</w:t>
            </w:r>
          </w:p>
        </w:tc>
      </w:tr>
      <w:tr w:rsidR="002D6741" w:rsidRPr="00E76C12" w14:paraId="1458A32F" w14:textId="77777777" w:rsidTr="00C000DF">
        <w:tc>
          <w:tcPr>
            <w:tcW w:w="5000" w:type="pct"/>
            <w:gridSpan w:val="3"/>
          </w:tcPr>
          <w:p w14:paraId="75929B31" w14:textId="77777777" w:rsidR="002D6741" w:rsidRPr="00591017" w:rsidRDefault="002D6741" w:rsidP="00D2256A">
            <w:pPr>
              <w:rPr>
                <w:rFonts w:cs="Arial"/>
              </w:rPr>
            </w:pPr>
            <w:r>
              <w:rPr>
                <w:rFonts w:cs="Arial"/>
              </w:rPr>
              <w:t>Actor (Human Object)</w:t>
            </w:r>
          </w:p>
        </w:tc>
      </w:tr>
      <w:tr w:rsidR="002D6741" w:rsidRPr="00E76C12" w14:paraId="3A8EDF77" w14:textId="77777777" w:rsidTr="00C000DF">
        <w:tc>
          <w:tcPr>
            <w:tcW w:w="330" w:type="pct"/>
            <w:vAlign w:val="center"/>
          </w:tcPr>
          <w:p w14:paraId="277909A2" w14:textId="77777777" w:rsidR="002D6741" w:rsidRDefault="002D6741" w:rsidP="00D2256A">
            <w:pPr>
              <w:rPr>
                <w:rFonts w:cs="Arial"/>
              </w:rPr>
            </w:pPr>
            <w:bookmarkStart w:id="33" w:name="_Hlk152356726"/>
            <w:r>
              <w:rPr>
                <w:rFonts w:cs="Arial"/>
              </w:rPr>
              <w:t>1</w:t>
            </w:r>
          </w:p>
        </w:tc>
        <w:tc>
          <w:tcPr>
            <w:tcW w:w="1130" w:type="pct"/>
            <w:vAlign w:val="center"/>
          </w:tcPr>
          <w:p w14:paraId="6973513C" w14:textId="6458FD6B" w:rsidR="002D6741" w:rsidRPr="00875D87" w:rsidRDefault="00875D87" w:rsidP="00D2256A">
            <w:pPr>
              <w:rPr>
                <w:rFonts w:cs="Arial"/>
                <w:lang w:val="vi-VN"/>
              </w:rPr>
            </w:pPr>
            <w:proofErr w:type="spellStart"/>
            <w:r>
              <w:rPr>
                <w:rFonts w:cs="Arial"/>
              </w:rPr>
              <w:t>Nhân</w:t>
            </w:r>
            <w:proofErr w:type="spellEnd"/>
            <w:r>
              <w:rPr>
                <w:rFonts w:cs="Arial"/>
                <w:lang w:val="vi-VN"/>
              </w:rPr>
              <w:t xml:space="preserve"> viên quản lý kho</w:t>
            </w:r>
          </w:p>
        </w:tc>
        <w:tc>
          <w:tcPr>
            <w:tcW w:w="3540" w:type="pct"/>
          </w:tcPr>
          <w:p w14:paraId="06957B4E" w14:textId="71FAC423" w:rsidR="00875D87" w:rsidRPr="00875D87" w:rsidRDefault="00875D87" w:rsidP="00875D87">
            <w:pPr>
              <w:pStyle w:val="BulletList1"/>
            </w:pPr>
            <w:proofErr w:type="spellStart"/>
            <w:r w:rsidRPr="00875D87">
              <w:t>Là</w:t>
            </w:r>
            <w:proofErr w:type="spellEnd"/>
            <w:r w:rsidRPr="00875D87">
              <w:t xml:space="preserve"> </w:t>
            </w:r>
            <w:proofErr w:type="spellStart"/>
            <w:r w:rsidRPr="00875D87">
              <w:t>nhân</w:t>
            </w:r>
            <w:proofErr w:type="spellEnd"/>
            <w:r w:rsidRPr="00875D87">
              <w:t xml:space="preserve"> </w:t>
            </w:r>
            <w:proofErr w:type="spellStart"/>
            <w:r w:rsidRPr="00875D87">
              <w:t>viên</w:t>
            </w:r>
            <w:proofErr w:type="spellEnd"/>
            <w:r w:rsidRPr="00875D87">
              <w:t xml:space="preserve"> </w:t>
            </w:r>
            <w:proofErr w:type="spellStart"/>
            <w:r w:rsidRPr="00875D87">
              <w:t>quản</w:t>
            </w:r>
            <w:proofErr w:type="spellEnd"/>
            <w:r w:rsidRPr="00875D87">
              <w:t xml:space="preserve"> </w:t>
            </w:r>
            <w:proofErr w:type="spellStart"/>
            <w:r w:rsidRPr="00875D87">
              <w:t>lý</w:t>
            </w:r>
            <w:proofErr w:type="spellEnd"/>
            <w:r w:rsidRPr="00875D87">
              <w:t xml:space="preserve"> </w:t>
            </w:r>
            <w:proofErr w:type="spellStart"/>
            <w:r w:rsidRPr="00875D87">
              <w:t>kho</w:t>
            </w:r>
            <w:proofErr w:type="spellEnd"/>
            <w:r w:rsidRPr="00875D87">
              <w:t xml:space="preserve"> </w:t>
            </w:r>
            <w:proofErr w:type="spellStart"/>
            <w:r w:rsidRPr="00875D87">
              <w:t>của</w:t>
            </w:r>
            <w:proofErr w:type="spellEnd"/>
            <w:r w:rsidRPr="00875D87">
              <w:t xml:space="preserve"> </w:t>
            </w:r>
            <w:proofErr w:type="spellStart"/>
            <w:r w:rsidRPr="00875D87">
              <w:t>công</w:t>
            </w:r>
            <w:proofErr w:type="spellEnd"/>
            <w:r w:rsidRPr="00875D87">
              <w:t xml:space="preserve"> ty</w:t>
            </w:r>
          </w:p>
          <w:p w14:paraId="2FA809F9" w14:textId="3C436B6D" w:rsidR="00875D87" w:rsidRPr="00875D87" w:rsidRDefault="00875D87" w:rsidP="00875D87">
            <w:pPr>
              <w:pStyle w:val="BulletList1"/>
            </w:pPr>
            <w:r>
              <w:t xml:space="preserve"> </w:t>
            </w:r>
            <w:proofErr w:type="spellStart"/>
            <w:r w:rsidRPr="00875D87">
              <w:t>Nhân</w:t>
            </w:r>
            <w:proofErr w:type="spellEnd"/>
            <w:r w:rsidRPr="00875D87">
              <w:t xml:space="preserve"> </w:t>
            </w:r>
            <w:proofErr w:type="spellStart"/>
            <w:r w:rsidRPr="00875D87">
              <w:t>viên</w:t>
            </w:r>
            <w:proofErr w:type="spellEnd"/>
            <w:r w:rsidRPr="00875D87">
              <w:t xml:space="preserve"> </w:t>
            </w:r>
            <w:proofErr w:type="spellStart"/>
            <w:r w:rsidRPr="00875D87">
              <w:t>quản</w:t>
            </w:r>
            <w:proofErr w:type="spellEnd"/>
            <w:r w:rsidRPr="00875D87">
              <w:t xml:space="preserve"> </w:t>
            </w:r>
            <w:proofErr w:type="spellStart"/>
            <w:r w:rsidRPr="00875D87">
              <w:t>lý</w:t>
            </w:r>
            <w:proofErr w:type="spellEnd"/>
            <w:r w:rsidRPr="00875D87">
              <w:t xml:space="preserve"> </w:t>
            </w:r>
            <w:proofErr w:type="spellStart"/>
            <w:r w:rsidRPr="00875D87">
              <w:t>kho</w:t>
            </w:r>
            <w:proofErr w:type="spellEnd"/>
            <w:r w:rsidRPr="00875D87">
              <w:t xml:space="preserve"> </w:t>
            </w:r>
            <w:proofErr w:type="spellStart"/>
            <w:r w:rsidRPr="00875D87">
              <w:t>có</w:t>
            </w:r>
            <w:proofErr w:type="spellEnd"/>
            <w:r w:rsidRPr="00875D87">
              <w:t xml:space="preserve"> </w:t>
            </w:r>
            <w:proofErr w:type="spellStart"/>
            <w:r w:rsidRPr="00875D87">
              <w:t>quyền</w:t>
            </w:r>
            <w:proofErr w:type="spellEnd"/>
            <w:r w:rsidRPr="00875D87">
              <w:t xml:space="preserve"> </w:t>
            </w:r>
            <w:proofErr w:type="spellStart"/>
            <w:r w:rsidRPr="00875D87">
              <w:t>quản</w:t>
            </w:r>
            <w:proofErr w:type="spellEnd"/>
            <w:r w:rsidRPr="00875D87">
              <w:t xml:space="preserve"> </w:t>
            </w:r>
            <w:proofErr w:type="spellStart"/>
            <w:r w:rsidRPr="00875D87">
              <w:t>lý</w:t>
            </w:r>
            <w:proofErr w:type="spellEnd"/>
            <w:r w:rsidRPr="00875D87">
              <w:t xml:space="preserve"> </w:t>
            </w:r>
            <w:proofErr w:type="spellStart"/>
            <w:r w:rsidRPr="00875D87">
              <w:t>đơn</w:t>
            </w:r>
            <w:proofErr w:type="spellEnd"/>
            <w:r w:rsidRPr="00875D87">
              <w:t xml:space="preserve"> </w:t>
            </w:r>
            <w:proofErr w:type="spellStart"/>
            <w:r w:rsidRPr="00875D87">
              <w:t>xuất</w:t>
            </w:r>
            <w:proofErr w:type="spellEnd"/>
            <w:r w:rsidRPr="00875D87">
              <w:t xml:space="preserve">, </w:t>
            </w:r>
            <w:proofErr w:type="spellStart"/>
            <w:r w:rsidRPr="00875D87">
              <w:t>nhập</w:t>
            </w:r>
            <w:proofErr w:type="spellEnd"/>
            <w:r w:rsidRPr="00875D87">
              <w:t xml:space="preserve">, </w:t>
            </w:r>
            <w:proofErr w:type="spellStart"/>
            <w:r w:rsidRPr="00875D87">
              <w:t>kiểm</w:t>
            </w:r>
            <w:proofErr w:type="spellEnd"/>
            <w:r w:rsidRPr="00875D87">
              <w:t xml:space="preserve"> </w:t>
            </w:r>
            <w:proofErr w:type="spellStart"/>
            <w:r w:rsidRPr="00875D87">
              <w:t>kê</w:t>
            </w:r>
            <w:proofErr w:type="spellEnd"/>
            <w:r w:rsidRPr="00875D87">
              <w:t xml:space="preserve">, </w:t>
            </w:r>
            <w:proofErr w:type="spellStart"/>
            <w:r w:rsidRPr="00875D87">
              <w:t>xác</w:t>
            </w:r>
            <w:proofErr w:type="spellEnd"/>
            <w:r w:rsidRPr="00875D87">
              <w:t xml:space="preserve"> </w:t>
            </w:r>
            <w:proofErr w:type="spellStart"/>
            <w:r w:rsidRPr="00875D87">
              <w:t>nhận</w:t>
            </w:r>
            <w:proofErr w:type="spellEnd"/>
            <w:r w:rsidRPr="00875D87">
              <w:t xml:space="preserve"> </w:t>
            </w:r>
            <w:proofErr w:type="spellStart"/>
            <w:r w:rsidRPr="00875D87">
              <w:t>số</w:t>
            </w:r>
            <w:proofErr w:type="spellEnd"/>
            <w:r w:rsidRPr="00875D87">
              <w:t xml:space="preserve"> </w:t>
            </w:r>
            <w:proofErr w:type="spellStart"/>
            <w:r w:rsidRPr="00875D87">
              <w:t>lượng</w:t>
            </w:r>
            <w:proofErr w:type="spellEnd"/>
            <w:r w:rsidRPr="00875D87">
              <w:t xml:space="preserve"> </w:t>
            </w:r>
            <w:proofErr w:type="spellStart"/>
            <w:r w:rsidRPr="00875D87">
              <w:t>sản</w:t>
            </w:r>
            <w:proofErr w:type="spellEnd"/>
            <w:r w:rsidRPr="00875D87">
              <w:t xml:space="preserve"> </w:t>
            </w:r>
            <w:proofErr w:type="spellStart"/>
            <w:proofErr w:type="gramStart"/>
            <w:r w:rsidRPr="00875D87">
              <w:t>phẩm</w:t>
            </w:r>
            <w:proofErr w:type="spellEnd"/>
            <w:r w:rsidRPr="00875D87">
              <w:t xml:space="preserve">  </w:t>
            </w:r>
            <w:proofErr w:type="spellStart"/>
            <w:r w:rsidRPr="00875D87">
              <w:t>sau</w:t>
            </w:r>
            <w:proofErr w:type="spellEnd"/>
            <w:proofErr w:type="gramEnd"/>
            <w:r w:rsidRPr="00875D87">
              <w:t xml:space="preserve"> </w:t>
            </w:r>
            <w:proofErr w:type="spellStart"/>
            <w:r w:rsidRPr="00875D87">
              <w:t>khi</w:t>
            </w:r>
            <w:proofErr w:type="spellEnd"/>
            <w:r w:rsidRPr="00875D87">
              <w:t xml:space="preserve"> </w:t>
            </w:r>
            <w:proofErr w:type="spellStart"/>
            <w:r w:rsidRPr="00875D87">
              <w:t>xe</w:t>
            </w:r>
            <w:proofErr w:type="spellEnd"/>
            <w:r w:rsidRPr="00875D87">
              <w:t xml:space="preserve"> </w:t>
            </w:r>
            <w:proofErr w:type="spellStart"/>
            <w:r w:rsidRPr="00875D87">
              <w:t>vào</w:t>
            </w:r>
            <w:proofErr w:type="spellEnd"/>
            <w:r w:rsidRPr="00875D87">
              <w:t xml:space="preserve"> </w:t>
            </w:r>
            <w:proofErr w:type="spellStart"/>
            <w:r w:rsidRPr="00875D87">
              <w:t>kho</w:t>
            </w:r>
            <w:proofErr w:type="spellEnd"/>
            <w:r w:rsidRPr="00875D87">
              <w:t xml:space="preserve"> </w:t>
            </w:r>
            <w:proofErr w:type="spellStart"/>
            <w:r w:rsidRPr="00875D87">
              <w:t>và</w:t>
            </w:r>
            <w:proofErr w:type="spellEnd"/>
            <w:r w:rsidRPr="00875D87">
              <w:t xml:space="preserve">  </w:t>
            </w:r>
            <w:proofErr w:type="spellStart"/>
            <w:r w:rsidRPr="00875D87">
              <w:t>bàn</w:t>
            </w:r>
            <w:proofErr w:type="spellEnd"/>
            <w:r w:rsidRPr="00875D87">
              <w:t xml:space="preserve"> </w:t>
            </w:r>
            <w:proofErr w:type="spellStart"/>
            <w:r w:rsidRPr="00875D87">
              <w:t>giao</w:t>
            </w:r>
            <w:proofErr w:type="spellEnd"/>
            <w:r w:rsidRPr="00875D87">
              <w:t xml:space="preserve"> </w:t>
            </w:r>
            <w:proofErr w:type="spellStart"/>
            <w:r w:rsidRPr="00875D87">
              <w:t>số</w:t>
            </w:r>
            <w:proofErr w:type="spellEnd"/>
            <w:r w:rsidRPr="00875D87">
              <w:t xml:space="preserve"> </w:t>
            </w:r>
            <w:proofErr w:type="spellStart"/>
            <w:r w:rsidRPr="00875D87">
              <w:t>lượng</w:t>
            </w:r>
            <w:proofErr w:type="spellEnd"/>
            <w:r w:rsidRPr="00875D87">
              <w:t xml:space="preserve"> </w:t>
            </w:r>
            <w:proofErr w:type="spellStart"/>
            <w:r w:rsidRPr="00875D87">
              <w:t>sản</w:t>
            </w:r>
            <w:proofErr w:type="spellEnd"/>
            <w:r w:rsidRPr="00875D87">
              <w:t xml:space="preserve"> </w:t>
            </w:r>
            <w:proofErr w:type="spellStart"/>
            <w:r w:rsidRPr="00875D87">
              <w:t>phẩm</w:t>
            </w:r>
            <w:proofErr w:type="spellEnd"/>
            <w:r w:rsidRPr="00875D87">
              <w:t xml:space="preserve"> </w:t>
            </w:r>
            <w:proofErr w:type="spellStart"/>
            <w:r w:rsidRPr="00875D87">
              <w:t>trước</w:t>
            </w:r>
            <w:proofErr w:type="spellEnd"/>
            <w:r w:rsidRPr="00875D87">
              <w:t xml:space="preserve"> </w:t>
            </w:r>
            <w:proofErr w:type="spellStart"/>
            <w:r w:rsidRPr="00875D87">
              <w:t>khi</w:t>
            </w:r>
            <w:proofErr w:type="spellEnd"/>
            <w:r w:rsidRPr="00875D87">
              <w:t xml:space="preserve"> </w:t>
            </w:r>
            <w:proofErr w:type="spellStart"/>
            <w:r w:rsidRPr="00875D87">
              <w:t>đưa</w:t>
            </w:r>
            <w:proofErr w:type="spellEnd"/>
            <w:r w:rsidRPr="00875D87">
              <w:t xml:space="preserve"> </w:t>
            </w:r>
            <w:proofErr w:type="spellStart"/>
            <w:r w:rsidRPr="00875D87">
              <w:t>xe</w:t>
            </w:r>
            <w:proofErr w:type="spellEnd"/>
            <w:r w:rsidRPr="00875D87">
              <w:t xml:space="preserve"> </w:t>
            </w:r>
            <w:proofErr w:type="spellStart"/>
            <w:r w:rsidRPr="00875D87">
              <w:t>rời</w:t>
            </w:r>
            <w:proofErr w:type="spellEnd"/>
            <w:r w:rsidRPr="00875D87">
              <w:t xml:space="preserve"> </w:t>
            </w:r>
            <w:proofErr w:type="spellStart"/>
            <w:r w:rsidRPr="00875D87">
              <w:t>khỏi</w:t>
            </w:r>
            <w:proofErr w:type="spellEnd"/>
            <w:r w:rsidRPr="00875D87">
              <w:t xml:space="preserve"> </w:t>
            </w:r>
            <w:proofErr w:type="spellStart"/>
            <w:r w:rsidRPr="00875D87">
              <w:t>kho</w:t>
            </w:r>
            <w:proofErr w:type="spellEnd"/>
            <w:r w:rsidRPr="00875D87">
              <w:t>.</w:t>
            </w:r>
          </w:p>
          <w:p w14:paraId="2561F8B4" w14:textId="017D000E" w:rsidR="002D6741" w:rsidRPr="00875D87" w:rsidRDefault="00875D87" w:rsidP="00875D87">
            <w:pPr>
              <w:pStyle w:val="BulletList1"/>
            </w:pPr>
            <w:proofErr w:type="spellStart"/>
            <w:r w:rsidRPr="00875D87">
              <w:t>Nhân</w:t>
            </w:r>
            <w:proofErr w:type="spellEnd"/>
            <w:r w:rsidRPr="00875D87">
              <w:t xml:space="preserve"> </w:t>
            </w:r>
            <w:proofErr w:type="spellStart"/>
            <w:r w:rsidRPr="00875D87">
              <w:t>viên</w:t>
            </w:r>
            <w:proofErr w:type="spellEnd"/>
            <w:r w:rsidRPr="00875D87">
              <w:t xml:space="preserve"> </w:t>
            </w:r>
            <w:proofErr w:type="spellStart"/>
            <w:r w:rsidRPr="00875D87">
              <w:t>quản</w:t>
            </w:r>
            <w:proofErr w:type="spellEnd"/>
            <w:r w:rsidRPr="00875D87">
              <w:t xml:space="preserve"> </w:t>
            </w:r>
            <w:proofErr w:type="spellStart"/>
            <w:r w:rsidRPr="00875D87">
              <w:t>lý</w:t>
            </w:r>
            <w:proofErr w:type="spellEnd"/>
            <w:r w:rsidRPr="00875D87">
              <w:t xml:space="preserve"> </w:t>
            </w:r>
            <w:proofErr w:type="spellStart"/>
            <w:r w:rsidRPr="00875D87">
              <w:t>kho</w:t>
            </w:r>
            <w:proofErr w:type="spellEnd"/>
            <w:r w:rsidRPr="00875D87">
              <w:t xml:space="preserve"> </w:t>
            </w:r>
            <w:proofErr w:type="spellStart"/>
            <w:r w:rsidRPr="00875D87">
              <w:t>là</w:t>
            </w:r>
            <w:proofErr w:type="spellEnd"/>
            <w:r w:rsidRPr="00875D87">
              <w:t xml:space="preserve"> </w:t>
            </w:r>
            <w:proofErr w:type="spellStart"/>
            <w:r w:rsidRPr="00875D87">
              <w:t>những</w:t>
            </w:r>
            <w:proofErr w:type="spellEnd"/>
            <w:r w:rsidRPr="00875D87">
              <w:t xml:space="preserve"> </w:t>
            </w:r>
            <w:proofErr w:type="spellStart"/>
            <w:r w:rsidRPr="00875D87">
              <w:t>người</w:t>
            </w:r>
            <w:proofErr w:type="spellEnd"/>
            <w:r w:rsidRPr="00875D87">
              <w:t xml:space="preserve"> </w:t>
            </w:r>
            <w:proofErr w:type="spellStart"/>
            <w:r w:rsidRPr="00875D87">
              <w:t>có</w:t>
            </w:r>
            <w:proofErr w:type="spellEnd"/>
            <w:r w:rsidRPr="00875D87">
              <w:t xml:space="preserve"> "</w:t>
            </w:r>
            <w:proofErr w:type="spellStart"/>
            <w:r w:rsidRPr="00875D87">
              <w:t>Hồ</w:t>
            </w:r>
            <w:proofErr w:type="spellEnd"/>
            <w:r w:rsidRPr="00875D87">
              <w:t xml:space="preserve"> </w:t>
            </w:r>
            <w:proofErr w:type="spellStart"/>
            <w:r w:rsidRPr="00875D87">
              <w:t>sơ</w:t>
            </w:r>
            <w:proofErr w:type="spellEnd"/>
            <w:r w:rsidRPr="00875D87">
              <w:t xml:space="preserve"> </w:t>
            </w:r>
            <w:proofErr w:type="spellStart"/>
            <w:r w:rsidRPr="00875D87">
              <w:t>nhân</w:t>
            </w:r>
            <w:proofErr w:type="spellEnd"/>
            <w:r w:rsidRPr="00875D87">
              <w:t xml:space="preserve"> </w:t>
            </w:r>
            <w:proofErr w:type="spellStart"/>
            <w:r w:rsidRPr="00875D87">
              <w:t>viên</w:t>
            </w:r>
            <w:proofErr w:type="spellEnd"/>
            <w:r w:rsidRPr="00875D87">
              <w:t xml:space="preserve">" </w:t>
            </w:r>
            <w:proofErr w:type="spellStart"/>
            <w:r w:rsidRPr="00875D87">
              <w:t>là</w:t>
            </w:r>
            <w:proofErr w:type="spellEnd"/>
            <w:r w:rsidRPr="00875D87">
              <w:t xml:space="preserve"> "active" </w:t>
            </w:r>
            <w:proofErr w:type="spellStart"/>
            <w:r w:rsidRPr="00875D87">
              <w:t>và</w:t>
            </w:r>
            <w:proofErr w:type="spellEnd"/>
            <w:r w:rsidRPr="00875D87">
              <w:t xml:space="preserve"> </w:t>
            </w:r>
            <w:proofErr w:type="spellStart"/>
            <w:r w:rsidRPr="00875D87">
              <w:t>có</w:t>
            </w:r>
            <w:proofErr w:type="spellEnd"/>
            <w:r w:rsidRPr="00875D87">
              <w:t xml:space="preserve"> role </w:t>
            </w:r>
            <w:proofErr w:type="spellStart"/>
            <w:r w:rsidRPr="00875D87">
              <w:t>là</w:t>
            </w:r>
            <w:proofErr w:type="spellEnd"/>
            <w:r w:rsidRPr="00875D87">
              <w:t xml:space="preserve"> </w:t>
            </w:r>
            <w:proofErr w:type="spellStart"/>
            <w:r w:rsidRPr="00875D87">
              <w:t>nhân</w:t>
            </w:r>
            <w:proofErr w:type="spellEnd"/>
            <w:r w:rsidRPr="00875D87">
              <w:t xml:space="preserve"> </w:t>
            </w:r>
            <w:proofErr w:type="spellStart"/>
            <w:r w:rsidRPr="00875D87">
              <w:t>viên</w:t>
            </w:r>
            <w:proofErr w:type="spellEnd"/>
            <w:r w:rsidRPr="00875D87">
              <w:t xml:space="preserve"> </w:t>
            </w:r>
            <w:proofErr w:type="spellStart"/>
            <w:r w:rsidRPr="00875D87">
              <w:t>quản</w:t>
            </w:r>
            <w:proofErr w:type="spellEnd"/>
            <w:r w:rsidRPr="00875D87">
              <w:t xml:space="preserve"> </w:t>
            </w:r>
            <w:proofErr w:type="spellStart"/>
            <w:r w:rsidRPr="00875D87">
              <w:t>lý</w:t>
            </w:r>
            <w:proofErr w:type="spellEnd"/>
            <w:r w:rsidRPr="00875D87">
              <w:t xml:space="preserve"> </w:t>
            </w:r>
            <w:proofErr w:type="spellStart"/>
            <w:r w:rsidRPr="00875D87">
              <w:t>kho</w:t>
            </w:r>
            <w:proofErr w:type="spellEnd"/>
          </w:p>
        </w:tc>
      </w:tr>
      <w:tr w:rsidR="002D6741" w:rsidRPr="00E76C12" w14:paraId="6BE301EE" w14:textId="77777777" w:rsidTr="00C000DF">
        <w:tc>
          <w:tcPr>
            <w:tcW w:w="330" w:type="pct"/>
            <w:vAlign w:val="center"/>
          </w:tcPr>
          <w:p w14:paraId="161FBC6A" w14:textId="77777777" w:rsidR="002D6741" w:rsidRDefault="002D6741" w:rsidP="00D2256A">
            <w:pPr>
              <w:rPr>
                <w:rFonts w:cs="Arial"/>
              </w:rPr>
            </w:pPr>
            <w:r>
              <w:rPr>
                <w:rFonts w:cs="Arial"/>
              </w:rPr>
              <w:t>2</w:t>
            </w:r>
          </w:p>
        </w:tc>
        <w:tc>
          <w:tcPr>
            <w:tcW w:w="1130" w:type="pct"/>
            <w:vAlign w:val="center"/>
          </w:tcPr>
          <w:p w14:paraId="5A8BDC5D" w14:textId="052D021F" w:rsidR="002D6741" w:rsidRPr="00875D87" w:rsidRDefault="00875D87" w:rsidP="00D2256A">
            <w:pPr>
              <w:rPr>
                <w:rFonts w:cs="Arial"/>
                <w:lang w:val="vi-VN"/>
              </w:rPr>
            </w:pPr>
            <w:proofErr w:type="spellStart"/>
            <w:r>
              <w:rPr>
                <w:rFonts w:cs="Arial"/>
              </w:rPr>
              <w:t>Lái</w:t>
            </w:r>
            <w:proofErr w:type="spellEnd"/>
            <w:r>
              <w:rPr>
                <w:rFonts w:cs="Arial"/>
                <w:lang w:val="vi-VN"/>
              </w:rPr>
              <w:t xml:space="preserve"> xe</w:t>
            </w:r>
          </w:p>
        </w:tc>
        <w:tc>
          <w:tcPr>
            <w:tcW w:w="3540" w:type="pct"/>
          </w:tcPr>
          <w:p w14:paraId="1F5EBE1E" w14:textId="58507D93" w:rsidR="00875D87" w:rsidRPr="00875D87" w:rsidRDefault="00875D87" w:rsidP="00875D87">
            <w:pPr>
              <w:pStyle w:val="BulletList1"/>
            </w:pPr>
            <w:proofErr w:type="spellStart"/>
            <w:r w:rsidRPr="00875D87">
              <w:t>Là</w:t>
            </w:r>
            <w:proofErr w:type="spellEnd"/>
            <w:r w:rsidRPr="00875D87">
              <w:t xml:space="preserve"> </w:t>
            </w:r>
            <w:proofErr w:type="spellStart"/>
            <w:r w:rsidRPr="00875D87">
              <w:t>nhân</w:t>
            </w:r>
            <w:proofErr w:type="spellEnd"/>
            <w:r w:rsidRPr="00875D87">
              <w:t xml:space="preserve"> </w:t>
            </w:r>
            <w:proofErr w:type="spellStart"/>
            <w:r w:rsidRPr="00875D87">
              <w:t>viên</w:t>
            </w:r>
            <w:proofErr w:type="spellEnd"/>
            <w:r w:rsidRPr="00875D87">
              <w:t xml:space="preserve"> </w:t>
            </w:r>
            <w:proofErr w:type="spellStart"/>
            <w:r w:rsidRPr="00875D87">
              <w:t>vận</w:t>
            </w:r>
            <w:proofErr w:type="spellEnd"/>
            <w:r w:rsidRPr="00875D87">
              <w:t xml:space="preserve"> </w:t>
            </w:r>
            <w:proofErr w:type="spellStart"/>
            <w:r w:rsidRPr="00875D87">
              <w:t>chuyển</w:t>
            </w:r>
            <w:proofErr w:type="spellEnd"/>
            <w:r w:rsidRPr="00875D87">
              <w:t xml:space="preserve"> </w:t>
            </w:r>
            <w:proofErr w:type="spellStart"/>
            <w:r w:rsidRPr="00875D87">
              <w:t>của</w:t>
            </w:r>
            <w:proofErr w:type="spellEnd"/>
            <w:r w:rsidRPr="00875D87">
              <w:t xml:space="preserve"> </w:t>
            </w:r>
            <w:proofErr w:type="spellStart"/>
            <w:r w:rsidRPr="00875D87">
              <w:t>công</w:t>
            </w:r>
            <w:proofErr w:type="spellEnd"/>
            <w:r w:rsidRPr="00875D87">
              <w:t xml:space="preserve"> ty </w:t>
            </w:r>
          </w:p>
          <w:p w14:paraId="68D54946" w14:textId="77777777" w:rsidR="00875D87" w:rsidRDefault="00875D87" w:rsidP="00875D87">
            <w:pPr>
              <w:pStyle w:val="BulletList1"/>
            </w:pPr>
            <w:r w:rsidRPr="00875D87">
              <w:t xml:space="preserve"> </w:t>
            </w:r>
            <w:proofErr w:type="spellStart"/>
            <w:r w:rsidRPr="00875D87">
              <w:t>Có</w:t>
            </w:r>
            <w:proofErr w:type="spellEnd"/>
            <w:r w:rsidRPr="00875D87">
              <w:t xml:space="preserve"> </w:t>
            </w:r>
            <w:proofErr w:type="spellStart"/>
            <w:r w:rsidRPr="00875D87">
              <w:t>nhiệm</w:t>
            </w:r>
            <w:proofErr w:type="spellEnd"/>
            <w:r w:rsidRPr="00875D87">
              <w:t xml:space="preserve"> </w:t>
            </w:r>
            <w:proofErr w:type="spellStart"/>
            <w:r w:rsidRPr="00875D87">
              <w:t>vụ</w:t>
            </w:r>
            <w:proofErr w:type="spellEnd"/>
            <w:r w:rsidRPr="00875D87">
              <w:t xml:space="preserve"> </w:t>
            </w:r>
            <w:proofErr w:type="spellStart"/>
            <w:r w:rsidRPr="00875D87">
              <w:t>vận</w:t>
            </w:r>
            <w:proofErr w:type="spellEnd"/>
            <w:r w:rsidRPr="00875D87">
              <w:t xml:space="preserve"> </w:t>
            </w:r>
            <w:proofErr w:type="spellStart"/>
            <w:r w:rsidRPr="00875D87">
              <w:t>chuyển</w:t>
            </w:r>
            <w:proofErr w:type="spellEnd"/>
            <w:r w:rsidRPr="00875D87">
              <w:t xml:space="preserve"> </w:t>
            </w:r>
            <w:proofErr w:type="spellStart"/>
            <w:r w:rsidRPr="00875D87">
              <w:t>sản</w:t>
            </w:r>
            <w:proofErr w:type="spellEnd"/>
            <w:r w:rsidRPr="00875D87">
              <w:t xml:space="preserve"> </w:t>
            </w:r>
            <w:proofErr w:type="spellStart"/>
            <w:r w:rsidRPr="00875D87">
              <w:t>phẩm</w:t>
            </w:r>
            <w:proofErr w:type="spellEnd"/>
            <w:r w:rsidRPr="00875D87">
              <w:t xml:space="preserve"> </w:t>
            </w:r>
            <w:proofErr w:type="spellStart"/>
            <w:r w:rsidRPr="00875D87">
              <w:t>của</w:t>
            </w:r>
            <w:proofErr w:type="spellEnd"/>
            <w:r w:rsidRPr="00875D87">
              <w:t xml:space="preserve"> </w:t>
            </w:r>
            <w:proofErr w:type="spellStart"/>
            <w:r w:rsidRPr="00875D87">
              <w:t>công</w:t>
            </w:r>
            <w:proofErr w:type="spellEnd"/>
            <w:r w:rsidRPr="00875D87">
              <w:t xml:space="preserve"> ty </w:t>
            </w:r>
            <w:proofErr w:type="spellStart"/>
            <w:r w:rsidRPr="00875D87">
              <w:t>từ</w:t>
            </w:r>
            <w:proofErr w:type="spellEnd"/>
            <w:r w:rsidRPr="00875D87">
              <w:t xml:space="preserve"> </w:t>
            </w:r>
            <w:proofErr w:type="spellStart"/>
            <w:r w:rsidRPr="00875D87">
              <w:t>nhà</w:t>
            </w:r>
            <w:proofErr w:type="spellEnd"/>
            <w:r w:rsidRPr="00875D87">
              <w:t xml:space="preserve"> </w:t>
            </w:r>
            <w:proofErr w:type="spellStart"/>
            <w:r w:rsidRPr="00875D87">
              <w:t>cung</w:t>
            </w:r>
            <w:proofErr w:type="spellEnd"/>
            <w:r w:rsidRPr="00875D87">
              <w:t xml:space="preserve"> </w:t>
            </w:r>
            <w:proofErr w:type="spellStart"/>
            <w:r w:rsidRPr="00875D87">
              <w:t>cấp</w:t>
            </w:r>
            <w:proofErr w:type="spellEnd"/>
            <w:r w:rsidRPr="00875D87">
              <w:t xml:space="preserve"> </w:t>
            </w:r>
            <w:proofErr w:type="spellStart"/>
            <w:r w:rsidRPr="00875D87">
              <w:t>nhập</w:t>
            </w:r>
            <w:proofErr w:type="spellEnd"/>
            <w:r w:rsidRPr="00875D87">
              <w:t xml:space="preserve"> </w:t>
            </w:r>
            <w:proofErr w:type="spellStart"/>
            <w:r w:rsidRPr="00875D87">
              <w:t>kho</w:t>
            </w:r>
            <w:proofErr w:type="spellEnd"/>
            <w:r w:rsidRPr="00875D87">
              <w:t xml:space="preserve"> </w:t>
            </w:r>
            <w:proofErr w:type="spellStart"/>
            <w:r w:rsidRPr="00875D87">
              <w:t>và</w:t>
            </w:r>
            <w:proofErr w:type="spellEnd"/>
            <w:r w:rsidRPr="00875D87">
              <w:t xml:space="preserve"> </w:t>
            </w:r>
            <w:proofErr w:type="spellStart"/>
            <w:r w:rsidRPr="00875D87">
              <w:t>vận</w:t>
            </w:r>
            <w:proofErr w:type="spellEnd"/>
            <w:r w:rsidRPr="00875D87">
              <w:t xml:space="preserve"> </w:t>
            </w:r>
            <w:proofErr w:type="spellStart"/>
            <w:r w:rsidRPr="00875D87">
              <w:t>chuyển</w:t>
            </w:r>
            <w:proofErr w:type="spellEnd"/>
            <w:r w:rsidRPr="00875D87">
              <w:t xml:space="preserve"> </w:t>
            </w:r>
            <w:proofErr w:type="spellStart"/>
            <w:r w:rsidRPr="00875D87">
              <w:t>sản</w:t>
            </w:r>
            <w:proofErr w:type="spellEnd"/>
            <w:r w:rsidRPr="00875D87">
              <w:t xml:space="preserve"> </w:t>
            </w:r>
            <w:proofErr w:type="spellStart"/>
            <w:r w:rsidRPr="00875D87">
              <w:t>phẩm</w:t>
            </w:r>
            <w:proofErr w:type="spellEnd"/>
            <w:r w:rsidRPr="00875D87">
              <w:t xml:space="preserve"> </w:t>
            </w:r>
            <w:proofErr w:type="spellStart"/>
            <w:r w:rsidRPr="00875D87">
              <w:t>từ</w:t>
            </w:r>
            <w:proofErr w:type="spellEnd"/>
            <w:r w:rsidRPr="00875D87">
              <w:t xml:space="preserve"> </w:t>
            </w:r>
            <w:proofErr w:type="spellStart"/>
            <w:r w:rsidRPr="00875D87">
              <w:t>trong</w:t>
            </w:r>
            <w:proofErr w:type="spellEnd"/>
            <w:r w:rsidRPr="00875D87">
              <w:t xml:space="preserve"> </w:t>
            </w:r>
            <w:proofErr w:type="spellStart"/>
            <w:r w:rsidRPr="00875D87">
              <w:t>kho</w:t>
            </w:r>
            <w:proofErr w:type="spellEnd"/>
            <w:r w:rsidRPr="00875D87">
              <w:t xml:space="preserve"> </w:t>
            </w:r>
            <w:proofErr w:type="spellStart"/>
            <w:r w:rsidRPr="00875D87">
              <w:t>tới</w:t>
            </w:r>
            <w:proofErr w:type="spellEnd"/>
            <w:r w:rsidRPr="00875D87">
              <w:t xml:space="preserve"> </w:t>
            </w:r>
            <w:proofErr w:type="spellStart"/>
            <w:r w:rsidRPr="00875D87">
              <w:t>khách</w:t>
            </w:r>
            <w:proofErr w:type="spellEnd"/>
            <w:r w:rsidRPr="00875D87">
              <w:t xml:space="preserve"> </w:t>
            </w:r>
            <w:proofErr w:type="spellStart"/>
            <w:r w:rsidRPr="00875D87">
              <w:t>hàng</w:t>
            </w:r>
            <w:proofErr w:type="spellEnd"/>
            <w:r w:rsidRPr="00875D87">
              <w:t xml:space="preserve">. </w:t>
            </w:r>
          </w:p>
          <w:p w14:paraId="062798B5" w14:textId="77777777" w:rsidR="00875D87" w:rsidRDefault="00875D87" w:rsidP="00875D87">
            <w:pPr>
              <w:pStyle w:val="BulletList1"/>
            </w:pPr>
            <w:proofErr w:type="spellStart"/>
            <w:r w:rsidRPr="00875D87">
              <w:lastRenderedPageBreak/>
              <w:t>Có</w:t>
            </w:r>
            <w:proofErr w:type="spellEnd"/>
            <w:r w:rsidRPr="00875D87">
              <w:t xml:space="preserve"> </w:t>
            </w:r>
            <w:proofErr w:type="spellStart"/>
            <w:r w:rsidRPr="00875D87">
              <w:t>nhiệm</w:t>
            </w:r>
            <w:proofErr w:type="spellEnd"/>
            <w:r w:rsidRPr="00875D87">
              <w:t xml:space="preserve"> </w:t>
            </w:r>
            <w:proofErr w:type="spellStart"/>
            <w:r w:rsidRPr="00875D87">
              <w:t>vụ</w:t>
            </w:r>
            <w:proofErr w:type="spellEnd"/>
            <w:r w:rsidRPr="00875D87">
              <w:t xml:space="preserve"> </w:t>
            </w:r>
            <w:proofErr w:type="spellStart"/>
            <w:r w:rsidRPr="00875D87">
              <w:t>xác</w:t>
            </w:r>
            <w:proofErr w:type="spellEnd"/>
            <w:r w:rsidRPr="00875D87">
              <w:t xml:space="preserve"> </w:t>
            </w:r>
            <w:proofErr w:type="spellStart"/>
            <w:r w:rsidRPr="00875D87">
              <w:t>nhận</w:t>
            </w:r>
            <w:proofErr w:type="spellEnd"/>
            <w:r w:rsidRPr="00875D87">
              <w:t xml:space="preserve"> </w:t>
            </w:r>
            <w:proofErr w:type="spellStart"/>
            <w:r w:rsidRPr="00875D87">
              <w:t>số</w:t>
            </w:r>
            <w:proofErr w:type="spellEnd"/>
            <w:r w:rsidRPr="00875D87">
              <w:t xml:space="preserve"> </w:t>
            </w:r>
            <w:proofErr w:type="spellStart"/>
            <w:r w:rsidRPr="00875D87">
              <w:t>lượng</w:t>
            </w:r>
            <w:proofErr w:type="spellEnd"/>
            <w:r w:rsidRPr="00875D87">
              <w:t xml:space="preserve"> </w:t>
            </w:r>
            <w:proofErr w:type="spellStart"/>
            <w:r w:rsidRPr="00875D87">
              <w:t>đã</w:t>
            </w:r>
            <w:proofErr w:type="spellEnd"/>
            <w:r w:rsidRPr="00875D87">
              <w:t xml:space="preserve"> </w:t>
            </w:r>
            <w:proofErr w:type="spellStart"/>
            <w:r w:rsidRPr="00875D87">
              <w:t>bàn</w:t>
            </w:r>
            <w:proofErr w:type="spellEnd"/>
            <w:r w:rsidRPr="00875D87">
              <w:t xml:space="preserve"> </w:t>
            </w:r>
            <w:proofErr w:type="spellStart"/>
            <w:r w:rsidRPr="00875D87">
              <w:t>giao</w:t>
            </w:r>
            <w:proofErr w:type="spellEnd"/>
            <w:r w:rsidRPr="00875D87">
              <w:t xml:space="preserve"> </w:t>
            </w:r>
            <w:proofErr w:type="spellStart"/>
            <w:r w:rsidRPr="00875D87">
              <w:t>cho</w:t>
            </w:r>
            <w:proofErr w:type="spellEnd"/>
            <w:r w:rsidRPr="00875D87">
              <w:t xml:space="preserve"> </w:t>
            </w:r>
            <w:proofErr w:type="spellStart"/>
            <w:r w:rsidRPr="00875D87">
              <w:t>quản</w:t>
            </w:r>
            <w:proofErr w:type="spellEnd"/>
            <w:r w:rsidRPr="00875D87">
              <w:t xml:space="preserve"> </w:t>
            </w:r>
            <w:proofErr w:type="spellStart"/>
            <w:r w:rsidRPr="00875D87">
              <w:t>lý</w:t>
            </w:r>
            <w:proofErr w:type="spellEnd"/>
            <w:r w:rsidRPr="00875D87">
              <w:t xml:space="preserve"> </w:t>
            </w:r>
            <w:proofErr w:type="spellStart"/>
            <w:r w:rsidRPr="00875D87">
              <w:t>kho</w:t>
            </w:r>
            <w:proofErr w:type="spellEnd"/>
            <w:r w:rsidRPr="00875D87">
              <w:t xml:space="preserve"> </w:t>
            </w:r>
            <w:proofErr w:type="spellStart"/>
            <w:r w:rsidRPr="00875D87">
              <w:t>khi</w:t>
            </w:r>
            <w:proofErr w:type="spellEnd"/>
            <w:r w:rsidRPr="00875D87">
              <w:t xml:space="preserve"> </w:t>
            </w:r>
            <w:proofErr w:type="spellStart"/>
            <w:r w:rsidRPr="00875D87">
              <w:t>thực</w:t>
            </w:r>
            <w:proofErr w:type="spellEnd"/>
            <w:r w:rsidRPr="00875D87">
              <w:t xml:space="preserve"> </w:t>
            </w:r>
            <w:proofErr w:type="spellStart"/>
            <w:r w:rsidRPr="00875D87">
              <w:t>hiện</w:t>
            </w:r>
            <w:proofErr w:type="spellEnd"/>
            <w:r w:rsidRPr="00875D87">
              <w:t xml:space="preserve"> </w:t>
            </w:r>
            <w:proofErr w:type="spellStart"/>
            <w:r w:rsidRPr="00875D87">
              <w:t>xuất</w:t>
            </w:r>
            <w:proofErr w:type="spellEnd"/>
            <w:r w:rsidRPr="00875D87">
              <w:t xml:space="preserve"> </w:t>
            </w:r>
            <w:proofErr w:type="spellStart"/>
            <w:r w:rsidRPr="00875D87">
              <w:t>kho</w:t>
            </w:r>
            <w:proofErr w:type="spellEnd"/>
            <w:r w:rsidRPr="00875D87">
              <w:t xml:space="preserve"> </w:t>
            </w:r>
            <w:proofErr w:type="spellStart"/>
            <w:r w:rsidRPr="00875D87">
              <w:t>và</w:t>
            </w:r>
            <w:proofErr w:type="spellEnd"/>
            <w:r w:rsidRPr="00875D87">
              <w:t xml:space="preserve"> </w:t>
            </w:r>
            <w:proofErr w:type="spellStart"/>
            <w:r w:rsidRPr="00875D87">
              <w:t>số</w:t>
            </w:r>
            <w:proofErr w:type="spellEnd"/>
            <w:r w:rsidRPr="00875D87">
              <w:t xml:space="preserve"> </w:t>
            </w:r>
            <w:proofErr w:type="spellStart"/>
            <w:r w:rsidRPr="00875D87">
              <w:t>lượng</w:t>
            </w:r>
            <w:proofErr w:type="spellEnd"/>
            <w:r w:rsidRPr="00875D87">
              <w:t xml:space="preserve"> </w:t>
            </w:r>
            <w:proofErr w:type="spellStart"/>
            <w:r w:rsidRPr="00875D87">
              <w:t>đã</w:t>
            </w:r>
            <w:proofErr w:type="spellEnd"/>
            <w:r w:rsidRPr="00875D87">
              <w:t xml:space="preserve"> </w:t>
            </w:r>
            <w:proofErr w:type="spellStart"/>
            <w:r w:rsidRPr="00875D87">
              <w:t>nhận</w:t>
            </w:r>
            <w:proofErr w:type="spellEnd"/>
            <w:r w:rsidRPr="00875D87">
              <w:t xml:space="preserve"> </w:t>
            </w:r>
            <w:proofErr w:type="spellStart"/>
            <w:r w:rsidRPr="00875D87">
              <w:t>bàn</w:t>
            </w:r>
            <w:proofErr w:type="spellEnd"/>
            <w:r w:rsidRPr="00875D87">
              <w:t xml:space="preserve"> </w:t>
            </w:r>
            <w:proofErr w:type="spellStart"/>
            <w:r w:rsidRPr="00875D87">
              <w:t>giao</w:t>
            </w:r>
            <w:proofErr w:type="spellEnd"/>
            <w:r w:rsidRPr="00875D87">
              <w:t xml:space="preserve"> </w:t>
            </w:r>
            <w:proofErr w:type="spellStart"/>
            <w:r w:rsidRPr="00875D87">
              <w:t>từ</w:t>
            </w:r>
            <w:proofErr w:type="spellEnd"/>
            <w:r w:rsidRPr="00875D87">
              <w:t xml:space="preserve"> </w:t>
            </w:r>
            <w:proofErr w:type="spellStart"/>
            <w:r w:rsidRPr="00875D87">
              <w:t>quản</w:t>
            </w:r>
            <w:proofErr w:type="spellEnd"/>
            <w:r w:rsidRPr="00875D87">
              <w:t xml:space="preserve"> </w:t>
            </w:r>
            <w:proofErr w:type="spellStart"/>
            <w:r w:rsidRPr="00875D87">
              <w:t>lý</w:t>
            </w:r>
            <w:proofErr w:type="spellEnd"/>
            <w:r w:rsidRPr="00875D87">
              <w:t xml:space="preserve"> </w:t>
            </w:r>
            <w:proofErr w:type="spellStart"/>
            <w:r w:rsidRPr="00875D87">
              <w:t>kho</w:t>
            </w:r>
            <w:proofErr w:type="spellEnd"/>
            <w:r w:rsidRPr="00875D87">
              <w:t xml:space="preserve"> </w:t>
            </w:r>
            <w:proofErr w:type="spellStart"/>
            <w:r w:rsidRPr="00875D87">
              <w:t>khi</w:t>
            </w:r>
            <w:proofErr w:type="spellEnd"/>
            <w:r w:rsidRPr="00875D87">
              <w:t xml:space="preserve"> </w:t>
            </w:r>
            <w:proofErr w:type="spellStart"/>
            <w:r w:rsidRPr="00875D87">
              <w:t>thực</w:t>
            </w:r>
            <w:proofErr w:type="spellEnd"/>
            <w:r w:rsidRPr="00875D87">
              <w:t xml:space="preserve"> </w:t>
            </w:r>
            <w:proofErr w:type="spellStart"/>
            <w:r w:rsidRPr="00875D87">
              <w:t>hiện</w:t>
            </w:r>
            <w:proofErr w:type="spellEnd"/>
            <w:r w:rsidRPr="00875D87">
              <w:t xml:space="preserve"> </w:t>
            </w:r>
            <w:proofErr w:type="spellStart"/>
            <w:r w:rsidRPr="00875D87">
              <w:t>xuất</w:t>
            </w:r>
            <w:proofErr w:type="spellEnd"/>
            <w:r w:rsidRPr="00875D87">
              <w:t xml:space="preserve"> </w:t>
            </w:r>
            <w:proofErr w:type="spellStart"/>
            <w:r w:rsidRPr="00875D87">
              <w:t>kho</w:t>
            </w:r>
            <w:proofErr w:type="spellEnd"/>
            <w:r w:rsidRPr="00875D87">
              <w:t xml:space="preserve"> </w:t>
            </w:r>
            <w:proofErr w:type="spellStart"/>
            <w:r w:rsidRPr="00875D87">
              <w:t>hoặc</w:t>
            </w:r>
            <w:proofErr w:type="spellEnd"/>
            <w:r w:rsidRPr="00875D87">
              <w:t xml:space="preserve"> </w:t>
            </w:r>
            <w:proofErr w:type="spellStart"/>
            <w:r w:rsidRPr="00875D87">
              <w:t>từ</w:t>
            </w:r>
            <w:proofErr w:type="spellEnd"/>
            <w:r w:rsidRPr="00875D87">
              <w:t xml:space="preserve"> </w:t>
            </w:r>
            <w:proofErr w:type="spellStart"/>
            <w:r w:rsidRPr="00875D87">
              <w:t>chối</w:t>
            </w:r>
            <w:proofErr w:type="spellEnd"/>
            <w:r w:rsidRPr="00875D87">
              <w:t xml:space="preserve"> </w:t>
            </w:r>
            <w:proofErr w:type="spellStart"/>
            <w:r w:rsidRPr="00875D87">
              <w:t>nếu</w:t>
            </w:r>
            <w:proofErr w:type="spellEnd"/>
            <w:r w:rsidRPr="00875D87">
              <w:t xml:space="preserve"> </w:t>
            </w:r>
            <w:proofErr w:type="spellStart"/>
            <w:r w:rsidRPr="00875D87">
              <w:t>sai</w:t>
            </w:r>
            <w:proofErr w:type="spellEnd"/>
            <w:r w:rsidRPr="00875D87">
              <w:t xml:space="preserve"> </w:t>
            </w:r>
            <w:proofErr w:type="spellStart"/>
            <w:r w:rsidRPr="00875D87">
              <w:t>thông</w:t>
            </w:r>
            <w:proofErr w:type="spellEnd"/>
            <w:r w:rsidRPr="00875D87">
              <w:t xml:space="preserve"> tin </w:t>
            </w:r>
          </w:p>
          <w:p w14:paraId="4291BBEB" w14:textId="2A43CD4C" w:rsidR="002D6741" w:rsidRPr="00875D87" w:rsidRDefault="00875D87" w:rsidP="00875D87">
            <w:pPr>
              <w:pStyle w:val="BulletList1"/>
            </w:pPr>
            <w:proofErr w:type="spellStart"/>
            <w:r w:rsidRPr="00875D87">
              <w:t>Lái</w:t>
            </w:r>
            <w:proofErr w:type="spellEnd"/>
            <w:r w:rsidRPr="00875D87">
              <w:t xml:space="preserve"> </w:t>
            </w:r>
            <w:proofErr w:type="spellStart"/>
            <w:r w:rsidRPr="00875D87">
              <w:t>xe</w:t>
            </w:r>
            <w:proofErr w:type="spellEnd"/>
            <w:r w:rsidRPr="00875D87">
              <w:t xml:space="preserve"> </w:t>
            </w:r>
            <w:proofErr w:type="spellStart"/>
            <w:r w:rsidRPr="00875D87">
              <w:t>là</w:t>
            </w:r>
            <w:proofErr w:type="spellEnd"/>
            <w:r w:rsidRPr="00875D87">
              <w:t xml:space="preserve"> </w:t>
            </w:r>
            <w:proofErr w:type="spellStart"/>
            <w:r w:rsidRPr="00875D87">
              <w:t>những</w:t>
            </w:r>
            <w:proofErr w:type="spellEnd"/>
            <w:r w:rsidRPr="00875D87">
              <w:t xml:space="preserve"> </w:t>
            </w:r>
            <w:proofErr w:type="spellStart"/>
            <w:r w:rsidRPr="00875D87">
              <w:t>người</w:t>
            </w:r>
            <w:proofErr w:type="spellEnd"/>
            <w:r w:rsidRPr="00875D87">
              <w:t xml:space="preserve"> </w:t>
            </w:r>
            <w:proofErr w:type="spellStart"/>
            <w:r w:rsidRPr="00875D87">
              <w:t>có</w:t>
            </w:r>
            <w:proofErr w:type="spellEnd"/>
            <w:r w:rsidRPr="00875D87">
              <w:t xml:space="preserve"> "</w:t>
            </w:r>
            <w:proofErr w:type="spellStart"/>
            <w:r w:rsidRPr="00875D87">
              <w:t>Hồ</w:t>
            </w:r>
            <w:proofErr w:type="spellEnd"/>
            <w:r w:rsidRPr="00875D87">
              <w:t xml:space="preserve"> </w:t>
            </w:r>
            <w:proofErr w:type="spellStart"/>
            <w:r w:rsidRPr="00875D87">
              <w:t>sơ</w:t>
            </w:r>
            <w:proofErr w:type="spellEnd"/>
            <w:r w:rsidRPr="00875D87">
              <w:t xml:space="preserve"> </w:t>
            </w:r>
            <w:proofErr w:type="spellStart"/>
            <w:r w:rsidRPr="00875D87">
              <w:t>nhân</w:t>
            </w:r>
            <w:proofErr w:type="spellEnd"/>
            <w:r w:rsidRPr="00875D87">
              <w:t xml:space="preserve"> </w:t>
            </w:r>
            <w:proofErr w:type="spellStart"/>
            <w:r w:rsidRPr="00875D87">
              <w:t>viên</w:t>
            </w:r>
            <w:proofErr w:type="spellEnd"/>
            <w:r w:rsidRPr="00875D87">
              <w:t xml:space="preserve">" </w:t>
            </w:r>
            <w:proofErr w:type="spellStart"/>
            <w:r w:rsidRPr="00875D87">
              <w:t>là</w:t>
            </w:r>
            <w:proofErr w:type="spellEnd"/>
            <w:r w:rsidRPr="00875D87">
              <w:t xml:space="preserve"> "active" </w:t>
            </w:r>
            <w:proofErr w:type="spellStart"/>
            <w:r w:rsidRPr="00875D87">
              <w:t>và</w:t>
            </w:r>
            <w:proofErr w:type="spellEnd"/>
            <w:r w:rsidRPr="00875D87">
              <w:t xml:space="preserve"> </w:t>
            </w:r>
            <w:proofErr w:type="spellStart"/>
            <w:r w:rsidRPr="00875D87">
              <w:t>có</w:t>
            </w:r>
            <w:proofErr w:type="spellEnd"/>
            <w:r w:rsidRPr="00875D87">
              <w:t xml:space="preserve"> role </w:t>
            </w:r>
            <w:proofErr w:type="spellStart"/>
            <w:r w:rsidRPr="00875D87">
              <w:t>là</w:t>
            </w:r>
            <w:proofErr w:type="spellEnd"/>
            <w:r w:rsidRPr="00875D87">
              <w:t xml:space="preserve"> </w:t>
            </w:r>
            <w:proofErr w:type="spellStart"/>
            <w:r w:rsidRPr="00875D87">
              <w:t>nhân</w:t>
            </w:r>
            <w:proofErr w:type="spellEnd"/>
            <w:r w:rsidRPr="00875D87">
              <w:t xml:space="preserve"> </w:t>
            </w:r>
            <w:proofErr w:type="spellStart"/>
            <w:r w:rsidRPr="00875D87">
              <w:t>viên</w:t>
            </w:r>
            <w:proofErr w:type="spellEnd"/>
            <w:r w:rsidRPr="00875D87">
              <w:t xml:space="preserve"> </w:t>
            </w:r>
            <w:proofErr w:type="spellStart"/>
            <w:r w:rsidRPr="00875D87">
              <w:t>vận</w:t>
            </w:r>
            <w:proofErr w:type="spellEnd"/>
            <w:r w:rsidRPr="00875D87">
              <w:t xml:space="preserve"> </w:t>
            </w:r>
            <w:proofErr w:type="spellStart"/>
            <w:r w:rsidRPr="00875D87">
              <w:t>chuyển</w:t>
            </w:r>
            <w:proofErr w:type="spellEnd"/>
          </w:p>
        </w:tc>
      </w:tr>
      <w:tr w:rsidR="002D6741" w:rsidRPr="00E76C12" w14:paraId="4239D808" w14:textId="77777777" w:rsidTr="00C000DF">
        <w:tc>
          <w:tcPr>
            <w:tcW w:w="330" w:type="pct"/>
            <w:vAlign w:val="center"/>
          </w:tcPr>
          <w:p w14:paraId="7ECE0650" w14:textId="77777777" w:rsidR="002D6741" w:rsidRDefault="002D6741" w:rsidP="00D2256A">
            <w:pPr>
              <w:rPr>
                <w:rFonts w:cs="Arial"/>
              </w:rPr>
            </w:pPr>
            <w:r>
              <w:rPr>
                <w:rFonts w:cs="Arial"/>
              </w:rPr>
              <w:lastRenderedPageBreak/>
              <w:t>3</w:t>
            </w:r>
          </w:p>
        </w:tc>
        <w:tc>
          <w:tcPr>
            <w:tcW w:w="1130" w:type="pct"/>
            <w:vAlign w:val="center"/>
          </w:tcPr>
          <w:p w14:paraId="40D518D5" w14:textId="77777777" w:rsidR="002D6741" w:rsidRDefault="002D6741" w:rsidP="00D2256A">
            <w:pPr>
              <w:rPr>
                <w:rFonts w:cs="Arial"/>
              </w:rPr>
            </w:pPr>
            <w:r>
              <w:rPr>
                <w:rFonts w:cs="Arial"/>
              </w:rPr>
              <w:t>System Administrator</w:t>
            </w:r>
          </w:p>
        </w:tc>
        <w:tc>
          <w:tcPr>
            <w:tcW w:w="3540" w:type="pct"/>
          </w:tcPr>
          <w:p w14:paraId="572B682D" w14:textId="77777777" w:rsidR="002D6741" w:rsidRPr="005A3F3B" w:rsidRDefault="00875D87" w:rsidP="00875D87">
            <w:pPr>
              <w:pStyle w:val="BulletList1"/>
            </w:pPr>
            <w:proofErr w:type="spellStart"/>
            <w:r>
              <w:t>Là</w:t>
            </w:r>
            <w:proofErr w:type="spellEnd"/>
            <w:r>
              <w:t xml:space="preserve"> </w:t>
            </w:r>
            <w:proofErr w:type="spellStart"/>
            <w:r w:rsidR="005A3F3B">
              <w:t>nhân</w:t>
            </w:r>
            <w:proofErr w:type="spellEnd"/>
            <w:r w:rsidR="005A3F3B">
              <w:rPr>
                <w:lang w:val="vi-VN"/>
              </w:rPr>
              <w:t xml:space="preserve"> viên của công ty</w:t>
            </w:r>
          </w:p>
          <w:p w14:paraId="38F14A6B" w14:textId="752325CE" w:rsidR="00304BF4" w:rsidRPr="00304BF4" w:rsidRDefault="005A3F3B" w:rsidP="00304BF4">
            <w:pPr>
              <w:pStyle w:val="BulletList1"/>
            </w:pPr>
            <w:r>
              <w:rPr>
                <w:lang w:val="vi-VN"/>
              </w:rPr>
              <w:t xml:space="preserve">Có nhiệm vụ quản lý thông tin </w:t>
            </w:r>
            <w:r w:rsidR="00304BF4">
              <w:rPr>
                <w:lang w:val="vi-VN"/>
              </w:rPr>
              <w:t>đơn xuất/nhập kho, chi tiết đơn xuất nhập/kho, sản phẩm trong kho</w:t>
            </w:r>
          </w:p>
          <w:p w14:paraId="4A268144" w14:textId="30F81959" w:rsidR="005A3F3B" w:rsidRPr="00975218" w:rsidRDefault="005A3F3B" w:rsidP="00304BF4">
            <w:pPr>
              <w:pStyle w:val="BulletList1"/>
            </w:pPr>
            <w:r>
              <w:t>System</w:t>
            </w:r>
            <w:r>
              <w:rPr>
                <w:lang w:val="vi-VN"/>
              </w:rPr>
              <w:t xml:space="preserve"> administrator là những người có “Hồ sơ nhân viên” là “active” và có role là “system administrator”</w:t>
            </w:r>
          </w:p>
        </w:tc>
      </w:tr>
      <w:bookmarkEnd w:id="33"/>
      <w:tr w:rsidR="002D6741" w:rsidRPr="00E76C12" w14:paraId="390B34D9" w14:textId="77777777" w:rsidTr="00C000DF">
        <w:tc>
          <w:tcPr>
            <w:tcW w:w="5000" w:type="pct"/>
            <w:gridSpan w:val="3"/>
          </w:tcPr>
          <w:p w14:paraId="53CB4B0E" w14:textId="77777777" w:rsidR="002D6741" w:rsidRPr="00591017" w:rsidRDefault="002D6741" w:rsidP="00D2256A">
            <w:pPr>
              <w:rPr>
                <w:rFonts w:cs="Arial"/>
              </w:rPr>
            </w:pPr>
            <w:r>
              <w:rPr>
                <w:rFonts w:cs="Arial"/>
              </w:rPr>
              <w:t>External System</w:t>
            </w:r>
          </w:p>
        </w:tc>
      </w:tr>
      <w:tr w:rsidR="002D6741" w:rsidRPr="00E76C12" w14:paraId="222F3B94" w14:textId="77777777" w:rsidTr="00C000DF">
        <w:tc>
          <w:tcPr>
            <w:tcW w:w="330" w:type="pct"/>
            <w:vAlign w:val="center"/>
          </w:tcPr>
          <w:p w14:paraId="7DF73DB9" w14:textId="77777777" w:rsidR="002D6741" w:rsidRDefault="002D6741" w:rsidP="00D2256A">
            <w:pPr>
              <w:rPr>
                <w:rFonts w:cs="Arial"/>
              </w:rPr>
            </w:pPr>
            <w:r>
              <w:rPr>
                <w:rFonts w:cs="Arial"/>
              </w:rPr>
              <w:t>1</w:t>
            </w:r>
          </w:p>
        </w:tc>
        <w:tc>
          <w:tcPr>
            <w:tcW w:w="1130" w:type="pct"/>
            <w:vAlign w:val="center"/>
          </w:tcPr>
          <w:p w14:paraId="1107DAB2" w14:textId="2DC83626" w:rsidR="002D6741" w:rsidRDefault="00875D87" w:rsidP="00D2256A">
            <w:pPr>
              <w:rPr>
                <w:rFonts w:cs="Arial"/>
              </w:rPr>
            </w:pPr>
            <w:r>
              <w:rPr>
                <w:rFonts w:ascii="docs-Calibri" w:hAnsi="docs-Calibri"/>
                <w:color w:val="000000"/>
                <w:szCs w:val="20"/>
              </w:rPr>
              <w:t>Order Management System</w:t>
            </w:r>
          </w:p>
        </w:tc>
        <w:tc>
          <w:tcPr>
            <w:tcW w:w="3540" w:type="pct"/>
          </w:tcPr>
          <w:p w14:paraId="2E1DEE2F" w14:textId="259F7824" w:rsidR="00875D87" w:rsidRDefault="00875D87" w:rsidP="00875D87">
            <w:pPr>
              <w:pStyle w:val="BulletList1"/>
            </w:pPr>
            <w:proofErr w:type="spellStart"/>
            <w:r>
              <w:t>Đây</w:t>
            </w:r>
            <w:proofErr w:type="spellEnd"/>
            <w:r>
              <w:t xml:space="preserve"> </w:t>
            </w:r>
            <w:proofErr w:type="spellStart"/>
            <w:r>
              <w:t>là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gramStart"/>
            <w:r>
              <w:t>order ,</w:t>
            </w:r>
            <w:proofErr w:type="gramEnd"/>
            <w:r>
              <w:t xml:space="preserve"> </w:t>
            </w:r>
            <w:proofErr w:type="spellStart"/>
            <w:r>
              <w:t>Là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bên</w:t>
            </w:r>
            <w:proofErr w:type="spellEnd"/>
            <w:r>
              <w:t xml:space="preserve"> </w:t>
            </w:r>
            <w:proofErr w:type="spellStart"/>
            <w:r>
              <w:t>ngoài</w:t>
            </w:r>
            <w:proofErr w:type="spellEnd"/>
            <w:r>
              <w:t xml:space="preserve"> </w:t>
            </w:r>
          </w:p>
          <w:p w14:paraId="755D9522" w14:textId="0AB0724F" w:rsidR="002D6741" w:rsidRPr="00591017" w:rsidRDefault="00875D87" w:rsidP="00875D87">
            <w:pPr>
              <w:pStyle w:val="BulletList1"/>
            </w:pPr>
            <w:proofErr w:type="spellStart"/>
            <w:r>
              <w:t>Hệ</w:t>
            </w:r>
            <w:proofErr w:type="spellEnd"/>
            <w:r>
              <w:t xml:space="preserve"> </w:t>
            </w:r>
            <w:proofErr w:type="spellStart"/>
            <w:r>
              <w:t>thống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vận</w:t>
            </w:r>
            <w:proofErr w:type="spellEnd"/>
            <w:r>
              <w:t xml:space="preserve"> </w:t>
            </w:r>
            <w:proofErr w:type="spellStart"/>
            <w:r>
              <w:t>chuyển</w:t>
            </w:r>
            <w:proofErr w:type="spellEnd"/>
          </w:p>
        </w:tc>
      </w:tr>
      <w:tr w:rsidR="002D6741" w:rsidRPr="00E76C12" w14:paraId="0B59C500" w14:textId="77777777" w:rsidTr="00C000DF">
        <w:tc>
          <w:tcPr>
            <w:tcW w:w="330" w:type="pct"/>
            <w:vAlign w:val="center"/>
          </w:tcPr>
          <w:p w14:paraId="090D6AEB" w14:textId="77777777" w:rsidR="002D6741" w:rsidRDefault="002D6741" w:rsidP="00D2256A">
            <w:pPr>
              <w:rPr>
                <w:rFonts w:cs="Arial"/>
              </w:rPr>
            </w:pPr>
            <w:r>
              <w:rPr>
                <w:rFonts w:cs="Arial"/>
              </w:rPr>
              <w:t>2</w:t>
            </w:r>
          </w:p>
        </w:tc>
        <w:tc>
          <w:tcPr>
            <w:tcW w:w="1130" w:type="pct"/>
            <w:vAlign w:val="center"/>
          </w:tcPr>
          <w:p w14:paraId="62CB7E27" w14:textId="48F80621" w:rsidR="002D6741" w:rsidRDefault="00875D87" w:rsidP="00D2256A">
            <w:pPr>
              <w:rPr>
                <w:rFonts w:cs="Arial"/>
              </w:rPr>
            </w:pPr>
            <w:r>
              <w:rPr>
                <w:rFonts w:ascii="docs-Calibri" w:hAnsi="docs-Calibri"/>
                <w:color w:val="000000"/>
                <w:szCs w:val="20"/>
              </w:rPr>
              <w:t>Employee Management System</w:t>
            </w:r>
          </w:p>
        </w:tc>
        <w:tc>
          <w:tcPr>
            <w:tcW w:w="3540" w:type="pct"/>
          </w:tcPr>
          <w:p w14:paraId="5F810120" w14:textId="77777777" w:rsidR="00875D87" w:rsidRDefault="00875D87" w:rsidP="00875D87">
            <w:pPr>
              <w:pStyle w:val="BulletList1"/>
            </w:pPr>
            <w:proofErr w:type="spellStart"/>
            <w:r>
              <w:t>Đây</w:t>
            </w:r>
            <w:proofErr w:type="spellEnd"/>
            <w:r>
              <w:t xml:space="preserve"> </w:t>
            </w:r>
            <w:proofErr w:type="spellStart"/>
            <w:r>
              <w:t>là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nhân</w:t>
            </w:r>
            <w:proofErr w:type="spellEnd"/>
            <w:r>
              <w:t xml:space="preserve"> </w:t>
            </w:r>
            <w:proofErr w:type="spellStart"/>
            <w:proofErr w:type="gramStart"/>
            <w:r>
              <w:t>viên</w:t>
            </w:r>
            <w:proofErr w:type="spellEnd"/>
            <w:r>
              <w:t xml:space="preserve"> ,</w:t>
            </w:r>
            <w:proofErr w:type="gramEnd"/>
            <w:r>
              <w:t xml:space="preserve"> </w:t>
            </w:r>
            <w:proofErr w:type="spellStart"/>
            <w:r>
              <w:t>Là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bên</w:t>
            </w:r>
            <w:proofErr w:type="spellEnd"/>
            <w:r>
              <w:t xml:space="preserve"> </w:t>
            </w:r>
            <w:proofErr w:type="spellStart"/>
            <w:r>
              <w:t>ngoài</w:t>
            </w:r>
            <w:proofErr w:type="spellEnd"/>
            <w:r>
              <w:t xml:space="preserve"> </w:t>
            </w:r>
          </w:p>
          <w:p w14:paraId="33B394A1" w14:textId="6B816EB5" w:rsidR="002D6741" w:rsidRPr="00591017" w:rsidRDefault="00875D87" w:rsidP="00875D87">
            <w:pPr>
              <w:pStyle w:val="BulletList1"/>
            </w:pPr>
            <w:proofErr w:type="spellStart"/>
            <w:r>
              <w:t>Hệ</w:t>
            </w:r>
            <w:proofErr w:type="spellEnd"/>
            <w:r>
              <w:t xml:space="preserve"> </w:t>
            </w:r>
            <w:proofErr w:type="spellStart"/>
            <w:r>
              <w:t>thống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thông</w:t>
            </w:r>
            <w:proofErr w:type="spellEnd"/>
            <w:r>
              <w:t xml:space="preserve"> tin </w:t>
            </w:r>
            <w:proofErr w:type="spellStart"/>
            <w:r>
              <w:t>nhân</w:t>
            </w:r>
            <w:proofErr w:type="spellEnd"/>
            <w:r>
              <w:t xml:space="preserve"> </w:t>
            </w:r>
            <w:proofErr w:type="spellStart"/>
            <w:r>
              <w:t>viên</w:t>
            </w:r>
            <w:proofErr w:type="spellEnd"/>
          </w:p>
        </w:tc>
      </w:tr>
    </w:tbl>
    <w:p w14:paraId="0DE742AE" w14:textId="77777777" w:rsidR="002D6741" w:rsidRPr="008F2D5E" w:rsidRDefault="002D6741" w:rsidP="002D6741">
      <w:pPr>
        <w:rPr>
          <w:rFonts w:cs="Arial"/>
          <w:b/>
          <w:lang w:val="en-US" w:eastAsia="en-US"/>
        </w:rPr>
      </w:pPr>
    </w:p>
    <w:p w14:paraId="7BF5D118" w14:textId="77777777" w:rsidR="002D6741" w:rsidRPr="008F2D5E" w:rsidRDefault="002D6741" w:rsidP="002D6741">
      <w:pPr>
        <w:pStyle w:val="Heading2"/>
        <w:spacing w:line="360" w:lineRule="auto"/>
        <w:rPr>
          <w:rFonts w:cs="Arial"/>
        </w:rPr>
      </w:pPr>
      <w:bookmarkStart w:id="34" w:name="_Toc152340753"/>
      <w:r w:rsidRPr="008F2D5E">
        <w:rPr>
          <w:rFonts w:cs="Arial"/>
        </w:rPr>
        <w:t>Workflow Diagram</w:t>
      </w:r>
      <w:bookmarkEnd w:id="32"/>
      <w:bookmarkEnd w:id="34"/>
    </w:p>
    <w:p w14:paraId="2063754A" w14:textId="77777777" w:rsidR="002D6741" w:rsidRPr="008F2D5E" w:rsidRDefault="002D6741" w:rsidP="002D6741">
      <w:pPr>
        <w:rPr>
          <w:rFonts w:cs="Arial"/>
          <w:lang w:val="en-US" w:eastAsia="en-US"/>
        </w:rPr>
      </w:pPr>
      <w:r w:rsidRPr="008F2D5E">
        <w:rPr>
          <w:rFonts w:cs="Arial"/>
          <w:lang w:val="en-US" w:eastAsia="en-US"/>
        </w:rPr>
        <w:t xml:space="preserve">This section shows the flow of tasks or steps taken by each </w:t>
      </w:r>
      <w:proofErr w:type="gramStart"/>
      <w:r w:rsidRPr="008F2D5E">
        <w:rPr>
          <w:rFonts w:cs="Arial"/>
          <w:lang w:val="en-US" w:eastAsia="en-US"/>
        </w:rPr>
        <w:t>users</w:t>
      </w:r>
      <w:proofErr w:type="gramEnd"/>
      <w:r w:rsidRPr="008F2D5E">
        <w:rPr>
          <w:rFonts w:cs="Arial"/>
          <w:lang w:val="en-US" w:eastAsia="en-US"/>
        </w:rPr>
        <w:t xml:space="preserve"> of the system </w:t>
      </w:r>
      <w:proofErr w:type="gramStart"/>
      <w:r w:rsidRPr="008F2D5E">
        <w:rPr>
          <w:rFonts w:cs="Arial"/>
          <w:lang w:val="en-US" w:eastAsia="en-US"/>
        </w:rPr>
        <w:t>in-order</w:t>
      </w:r>
      <w:proofErr w:type="gramEnd"/>
      <w:r w:rsidRPr="008F2D5E">
        <w:rPr>
          <w:rFonts w:cs="Arial"/>
          <w:lang w:val="en-US" w:eastAsia="en-US"/>
        </w:rPr>
        <w:t xml:space="preserve"> to complete a business process. The user’s actions are shown in each business process stage of the system and what happens before it can move to the next stage or revert to the previous.</w:t>
      </w:r>
    </w:p>
    <w:p w14:paraId="22975D32" w14:textId="7930D07D" w:rsidR="002D6741" w:rsidRPr="008F2D5E" w:rsidRDefault="00B04B46" w:rsidP="00DB519B">
      <w:pPr>
        <w:pStyle w:val="BulletList1"/>
        <w:numPr>
          <w:ilvl w:val="0"/>
          <w:numId w:val="0"/>
        </w:numPr>
        <w:ind w:left="360" w:hanging="360"/>
        <w:jc w:val="center"/>
      </w:pPr>
      <w:r w:rsidRPr="00B04B46">
        <w:rPr>
          <w:noProof/>
        </w:rPr>
        <w:lastRenderedPageBreak/>
        <w:drawing>
          <wp:inline distT="0" distB="0" distL="0" distR="0" wp14:anchorId="60BB47F0" wp14:editId="0BC3BE33">
            <wp:extent cx="3543326" cy="4324382"/>
            <wp:effectExtent l="0" t="0" r="0" b="0"/>
            <wp:docPr id="212725560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55606" name="Picture 1" descr="A diagram of a diagram&#10;&#10;Description automatically generated"/>
                    <pic:cNvPicPr/>
                  </pic:nvPicPr>
                  <pic:blipFill>
                    <a:blip r:embed="rId22"/>
                    <a:stretch>
                      <a:fillRect/>
                    </a:stretch>
                  </pic:blipFill>
                  <pic:spPr>
                    <a:xfrm>
                      <a:off x="0" y="0"/>
                      <a:ext cx="3543326" cy="4324382"/>
                    </a:xfrm>
                    <a:prstGeom prst="rect">
                      <a:avLst/>
                    </a:prstGeom>
                  </pic:spPr>
                </pic:pic>
              </a:graphicData>
            </a:graphic>
          </wp:inline>
        </w:drawing>
      </w:r>
    </w:p>
    <w:p w14:paraId="23DEFB51" w14:textId="2847318D" w:rsidR="002D6741" w:rsidRPr="00DB519B" w:rsidRDefault="002D6741" w:rsidP="002D6741">
      <w:pPr>
        <w:pStyle w:val="Caption"/>
        <w:rPr>
          <w:rFonts w:cs="Arial"/>
          <w:lang w:val="vi-VN"/>
        </w:rPr>
      </w:pPr>
      <w:r w:rsidRPr="008F2D5E">
        <w:rPr>
          <w:rFonts w:cs="Arial"/>
        </w:rPr>
        <w:t xml:space="preserve">Figure </w:t>
      </w:r>
      <w:r w:rsidRPr="008F2D5E">
        <w:rPr>
          <w:rFonts w:cs="Arial"/>
        </w:rPr>
        <w:fldChar w:fldCharType="begin"/>
      </w:r>
      <w:r w:rsidRPr="008F2D5E">
        <w:rPr>
          <w:rFonts w:cs="Arial"/>
        </w:rPr>
        <w:instrText xml:space="preserve"> STYLEREF 1 \s </w:instrText>
      </w:r>
      <w:r w:rsidRPr="008F2D5E">
        <w:rPr>
          <w:rFonts w:cs="Arial"/>
        </w:rPr>
        <w:fldChar w:fldCharType="separate"/>
      </w:r>
      <w:r w:rsidR="00201D76">
        <w:rPr>
          <w:rFonts w:cs="Arial"/>
          <w:noProof/>
        </w:rPr>
        <w:t>2</w:t>
      </w:r>
      <w:r w:rsidRPr="008F2D5E">
        <w:rPr>
          <w:rFonts w:cs="Arial"/>
        </w:rPr>
        <w:fldChar w:fldCharType="end"/>
      </w:r>
      <w:r w:rsidRPr="008F2D5E">
        <w:rPr>
          <w:rFonts w:cs="Arial"/>
        </w:rPr>
        <w:t>.</w:t>
      </w:r>
      <w:r w:rsidRPr="008F2D5E">
        <w:rPr>
          <w:rFonts w:cs="Arial"/>
        </w:rPr>
        <w:fldChar w:fldCharType="begin"/>
      </w:r>
      <w:r w:rsidRPr="008F2D5E">
        <w:rPr>
          <w:rFonts w:cs="Arial"/>
        </w:rPr>
        <w:instrText xml:space="preserve"> SEQ Figure \* ARABIC \s 1 </w:instrText>
      </w:r>
      <w:r w:rsidRPr="008F2D5E">
        <w:rPr>
          <w:rFonts w:cs="Arial"/>
        </w:rPr>
        <w:fldChar w:fldCharType="separate"/>
      </w:r>
      <w:r w:rsidR="00201D76">
        <w:rPr>
          <w:rFonts w:cs="Arial"/>
          <w:noProof/>
        </w:rPr>
        <w:t>2</w:t>
      </w:r>
      <w:r w:rsidRPr="008F2D5E">
        <w:rPr>
          <w:rFonts w:cs="Arial"/>
        </w:rPr>
        <w:fldChar w:fldCharType="end"/>
      </w:r>
      <w:r w:rsidRPr="008F2D5E">
        <w:rPr>
          <w:rFonts w:cs="Arial"/>
        </w:rPr>
        <w:t xml:space="preserve">: </w:t>
      </w:r>
      <w:r>
        <w:t xml:space="preserve">Workflow for </w:t>
      </w:r>
      <w:proofErr w:type="spellStart"/>
      <w:r w:rsidR="00DB519B">
        <w:t>xử</w:t>
      </w:r>
      <w:proofErr w:type="spellEnd"/>
      <w:r w:rsidR="00DB519B">
        <w:rPr>
          <w:lang w:val="vi-VN"/>
        </w:rPr>
        <w:t xml:space="preserve"> lý đơn nhập kho</w:t>
      </w:r>
    </w:p>
    <w:p w14:paraId="3C5C1616" w14:textId="77777777" w:rsidR="002D6741" w:rsidRPr="008F2D5E" w:rsidRDefault="002D6741" w:rsidP="002D6741">
      <w:pPr>
        <w:rPr>
          <w:rFonts w:cs="Arial"/>
          <w:b/>
          <w:lang w:val="en-US" w:eastAsia="en-US"/>
        </w:rPr>
      </w:pPr>
      <w:bookmarkStart w:id="35" w:name="_Hlk152356584"/>
      <w:r w:rsidRPr="008F2D5E">
        <w:rPr>
          <w:rFonts w:cs="Arial"/>
          <w:b/>
          <w:lang w:val="en-US" w:eastAsia="en-US"/>
        </w:rPr>
        <w:t>Workflow Note:</w:t>
      </w:r>
    </w:p>
    <w:p w14:paraId="65DB4673" w14:textId="4E03C04F" w:rsidR="00DB519B" w:rsidRDefault="00DB519B" w:rsidP="00DB519B">
      <w:pPr>
        <w:pStyle w:val="Body"/>
      </w:pPr>
      <w:proofErr w:type="spellStart"/>
      <w:r>
        <w:t>Nghiệp</w:t>
      </w:r>
      <w:proofErr w:type="spellEnd"/>
      <w:r>
        <w:t xml:space="preserve"> </w:t>
      </w:r>
      <w:proofErr w:type="spellStart"/>
      <w:r>
        <w:t>vụ</w:t>
      </w:r>
      <w:proofErr w:type="spellEnd"/>
      <w:r>
        <w:t xml:space="preserve"> </w:t>
      </w:r>
      <w:proofErr w:type="spellStart"/>
      <w:r>
        <w:t>của</w:t>
      </w:r>
      <w:proofErr w:type="spellEnd"/>
      <w:r>
        <w:t xml:space="preserve"> </w:t>
      </w:r>
      <w:proofErr w:type="spellStart"/>
      <w:r>
        <w:t>xử</w:t>
      </w:r>
      <w:proofErr w:type="spellEnd"/>
      <w:r>
        <w:t xml:space="preserve"> </w:t>
      </w:r>
      <w:proofErr w:type="spellStart"/>
      <w:r>
        <w:t>lý</w:t>
      </w:r>
      <w:proofErr w:type="spellEnd"/>
      <w:r>
        <w:t xml:space="preserve"> </w:t>
      </w:r>
      <w:proofErr w:type="spellStart"/>
      <w:r>
        <w:t>đơn</w:t>
      </w:r>
      <w:proofErr w:type="spellEnd"/>
      <w:r>
        <w:t xml:space="preserve"> </w:t>
      </w:r>
      <w:proofErr w:type="spellStart"/>
      <w:r>
        <w:t>nhập</w:t>
      </w:r>
      <w:proofErr w:type="spellEnd"/>
      <w:r>
        <w:t xml:space="preserve"> </w:t>
      </w:r>
      <w:proofErr w:type="spellStart"/>
      <w:r>
        <w:t>kho</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bước</w:t>
      </w:r>
      <w:proofErr w:type="spellEnd"/>
      <w:r>
        <w:t xml:space="preserve"> </w:t>
      </w:r>
      <w:proofErr w:type="spellStart"/>
      <w:r>
        <w:t>sau</w:t>
      </w:r>
      <w:proofErr w:type="spellEnd"/>
      <w:r>
        <w:t>:</w:t>
      </w:r>
    </w:p>
    <w:p w14:paraId="6601AC3D" w14:textId="36DFEE1B" w:rsidR="00DB519B" w:rsidRDefault="00DB519B" w:rsidP="00DB519B">
      <w:pPr>
        <w:pStyle w:val="BulletList1"/>
      </w:pPr>
      <w:proofErr w:type="spellStart"/>
      <w:r w:rsidRPr="00DB519B">
        <w:t>Nhân</w:t>
      </w:r>
      <w:proofErr w:type="spellEnd"/>
      <w:r w:rsidRPr="00DB519B">
        <w:t xml:space="preserve"> </w:t>
      </w:r>
      <w:proofErr w:type="spellStart"/>
      <w:r w:rsidRPr="00DB519B">
        <w:t>viên</w:t>
      </w:r>
      <w:proofErr w:type="spellEnd"/>
      <w:r w:rsidRPr="00DB519B">
        <w:t xml:space="preserve"> </w:t>
      </w:r>
      <w:proofErr w:type="spellStart"/>
      <w:r w:rsidRPr="00DB519B">
        <w:t>quản</w:t>
      </w:r>
      <w:proofErr w:type="spellEnd"/>
      <w:r w:rsidRPr="00DB519B">
        <w:t xml:space="preserve"> </w:t>
      </w:r>
      <w:proofErr w:type="spellStart"/>
      <w:r w:rsidRPr="00DB519B">
        <w:t>lý</w:t>
      </w:r>
      <w:proofErr w:type="spellEnd"/>
      <w:r w:rsidRPr="00DB519B">
        <w:t xml:space="preserve"> </w:t>
      </w:r>
      <w:proofErr w:type="spellStart"/>
      <w:r w:rsidRPr="00DB519B">
        <w:t>kho</w:t>
      </w:r>
      <w:proofErr w:type="spellEnd"/>
      <w:r w:rsidRPr="00DB519B">
        <w:t xml:space="preserve"> </w:t>
      </w:r>
      <w:proofErr w:type="spellStart"/>
      <w:r w:rsidRPr="00DB519B">
        <w:t>tạo</w:t>
      </w:r>
      <w:proofErr w:type="spellEnd"/>
      <w:r w:rsidRPr="00DB519B">
        <w:t xml:space="preserve"> </w:t>
      </w:r>
      <w:proofErr w:type="spellStart"/>
      <w:r w:rsidRPr="00DB519B">
        <w:t>đơn</w:t>
      </w:r>
      <w:proofErr w:type="spellEnd"/>
      <w:r w:rsidRPr="00DB519B">
        <w:t xml:space="preserve"> </w:t>
      </w:r>
      <w:proofErr w:type="spellStart"/>
      <w:r w:rsidRPr="00DB519B">
        <w:t>nhập</w:t>
      </w:r>
      <w:proofErr w:type="spellEnd"/>
      <w:r w:rsidRPr="00DB519B">
        <w:t xml:space="preserve"> </w:t>
      </w:r>
      <w:proofErr w:type="spellStart"/>
      <w:r w:rsidRPr="00DB519B">
        <w:t>kho</w:t>
      </w:r>
      <w:proofErr w:type="spellEnd"/>
      <w:r w:rsidRPr="00DB519B">
        <w:t xml:space="preserve"> </w:t>
      </w:r>
      <w:proofErr w:type="spellStart"/>
      <w:r w:rsidRPr="00DB519B">
        <w:t>và</w:t>
      </w:r>
      <w:proofErr w:type="spellEnd"/>
      <w:r w:rsidRPr="00DB519B">
        <w:t xml:space="preserve"> </w:t>
      </w:r>
      <w:proofErr w:type="spellStart"/>
      <w:r w:rsidRPr="00DB519B">
        <w:t>xác</w:t>
      </w:r>
      <w:proofErr w:type="spellEnd"/>
      <w:r w:rsidRPr="00DB519B">
        <w:t xml:space="preserve"> </w:t>
      </w:r>
      <w:proofErr w:type="spellStart"/>
      <w:r w:rsidRPr="00DB519B">
        <w:t>nhận</w:t>
      </w:r>
      <w:proofErr w:type="spellEnd"/>
      <w:r w:rsidRPr="00DB519B">
        <w:t xml:space="preserve"> </w:t>
      </w:r>
      <w:proofErr w:type="spellStart"/>
      <w:r w:rsidRPr="00DB519B">
        <w:t>từng</w:t>
      </w:r>
      <w:proofErr w:type="spellEnd"/>
      <w:r w:rsidRPr="00DB519B">
        <w:t xml:space="preserve"> “Chi </w:t>
      </w:r>
      <w:proofErr w:type="spellStart"/>
      <w:r w:rsidRPr="00DB519B">
        <w:t>tiết</w:t>
      </w:r>
      <w:proofErr w:type="spellEnd"/>
      <w:r w:rsidRPr="00DB519B">
        <w:t xml:space="preserve"> </w:t>
      </w:r>
      <w:proofErr w:type="spellStart"/>
      <w:r w:rsidRPr="00DB519B">
        <w:t>đơn</w:t>
      </w:r>
      <w:proofErr w:type="spellEnd"/>
      <w:r w:rsidRPr="00DB519B">
        <w:t xml:space="preserve">” </w:t>
      </w:r>
      <w:proofErr w:type="spellStart"/>
      <w:r w:rsidRPr="00DB519B">
        <w:t>của</w:t>
      </w:r>
      <w:proofErr w:type="spellEnd"/>
      <w:r w:rsidRPr="00DB519B">
        <w:t xml:space="preserve"> </w:t>
      </w:r>
      <w:proofErr w:type="spellStart"/>
      <w:r w:rsidRPr="00DB519B">
        <w:t>đơn</w:t>
      </w:r>
      <w:proofErr w:type="spellEnd"/>
      <w:r w:rsidRPr="00DB519B">
        <w:t xml:space="preserve"> </w:t>
      </w:r>
      <w:proofErr w:type="spellStart"/>
      <w:r w:rsidRPr="00DB519B">
        <w:t>nhập</w:t>
      </w:r>
      <w:proofErr w:type="spellEnd"/>
      <w:r w:rsidRPr="00DB519B">
        <w:t xml:space="preserve"> </w:t>
      </w:r>
      <w:proofErr w:type="spellStart"/>
      <w:r w:rsidRPr="00DB519B">
        <w:t>kho</w:t>
      </w:r>
      <w:proofErr w:type="spellEnd"/>
      <w:r w:rsidRPr="00DB519B">
        <w:t xml:space="preserve"> </w:t>
      </w:r>
      <w:proofErr w:type="spellStart"/>
      <w:r w:rsidRPr="00DB519B">
        <w:t>đã</w:t>
      </w:r>
      <w:proofErr w:type="spellEnd"/>
      <w:r w:rsidRPr="00DB519B">
        <w:t xml:space="preserve"> </w:t>
      </w:r>
      <w:proofErr w:type="spellStart"/>
      <w:r w:rsidRPr="00DB519B">
        <w:t>tạo</w:t>
      </w:r>
      <w:proofErr w:type="spellEnd"/>
      <w:r w:rsidRPr="00DB519B">
        <w:t xml:space="preserve">, </w:t>
      </w:r>
      <w:proofErr w:type="spellStart"/>
      <w:r w:rsidRPr="00DB519B">
        <w:t>sau</w:t>
      </w:r>
      <w:proofErr w:type="spellEnd"/>
      <w:r w:rsidRPr="00DB519B">
        <w:t xml:space="preserve"> </w:t>
      </w:r>
      <w:proofErr w:type="spellStart"/>
      <w:r w:rsidRPr="00DB519B">
        <w:t>khi</w:t>
      </w:r>
      <w:proofErr w:type="spellEnd"/>
      <w:r w:rsidRPr="00DB519B">
        <w:t xml:space="preserve"> </w:t>
      </w:r>
      <w:proofErr w:type="spellStart"/>
      <w:r w:rsidRPr="00DB519B">
        <w:t>xác</w:t>
      </w:r>
      <w:proofErr w:type="spellEnd"/>
      <w:r w:rsidRPr="00DB519B">
        <w:t xml:space="preserve"> </w:t>
      </w:r>
      <w:proofErr w:type="spellStart"/>
      <w:r w:rsidRPr="00DB519B">
        <w:t>nhận</w:t>
      </w:r>
      <w:proofErr w:type="spellEnd"/>
      <w:r w:rsidRPr="00DB519B">
        <w:t xml:space="preserve"> </w:t>
      </w:r>
      <w:proofErr w:type="spellStart"/>
      <w:r w:rsidRPr="00DB519B">
        <w:t>một</w:t>
      </w:r>
      <w:proofErr w:type="spellEnd"/>
      <w:r w:rsidRPr="00DB519B">
        <w:t xml:space="preserve"> </w:t>
      </w:r>
      <w:proofErr w:type="spellStart"/>
      <w:r w:rsidRPr="00DB519B">
        <w:t>thông</w:t>
      </w:r>
      <w:proofErr w:type="spellEnd"/>
      <w:r w:rsidRPr="00DB519B">
        <w:t xml:space="preserve"> </w:t>
      </w:r>
      <w:proofErr w:type="spellStart"/>
      <w:r w:rsidRPr="00DB519B">
        <w:t>báo</w:t>
      </w:r>
      <w:proofErr w:type="spellEnd"/>
      <w:r w:rsidRPr="00DB519B">
        <w:t xml:space="preserve"> </w:t>
      </w:r>
      <w:proofErr w:type="spellStart"/>
      <w:r w:rsidRPr="00DB519B">
        <w:t>sẽ</w:t>
      </w:r>
      <w:proofErr w:type="spellEnd"/>
      <w:r w:rsidRPr="00DB519B">
        <w:t xml:space="preserve"> </w:t>
      </w:r>
      <w:proofErr w:type="spellStart"/>
      <w:r w:rsidRPr="00DB519B">
        <w:t>được</w:t>
      </w:r>
      <w:proofErr w:type="spellEnd"/>
      <w:r w:rsidRPr="00DB519B">
        <w:t xml:space="preserve"> </w:t>
      </w:r>
      <w:proofErr w:type="spellStart"/>
      <w:r w:rsidRPr="00DB519B">
        <w:t>gửi</w:t>
      </w:r>
      <w:proofErr w:type="spellEnd"/>
      <w:r w:rsidRPr="00DB519B">
        <w:t xml:space="preserve"> </w:t>
      </w:r>
      <w:proofErr w:type="spellStart"/>
      <w:r w:rsidRPr="00DB519B">
        <w:t>đến</w:t>
      </w:r>
      <w:proofErr w:type="spellEnd"/>
      <w:r w:rsidRPr="00DB519B">
        <w:t xml:space="preserve"> </w:t>
      </w:r>
      <w:proofErr w:type="spellStart"/>
      <w:r w:rsidRPr="00DB519B">
        <w:t>người</w:t>
      </w:r>
      <w:proofErr w:type="spellEnd"/>
      <w:r w:rsidRPr="00DB519B">
        <w:t xml:space="preserve"> </w:t>
      </w:r>
      <w:proofErr w:type="spellStart"/>
      <w:r w:rsidRPr="00DB519B">
        <w:t>lái</w:t>
      </w:r>
      <w:proofErr w:type="spellEnd"/>
      <w:r w:rsidRPr="00DB519B">
        <w:t xml:space="preserve"> </w:t>
      </w:r>
      <w:proofErr w:type="spellStart"/>
      <w:r w:rsidRPr="00DB519B">
        <w:t>xe</w:t>
      </w:r>
      <w:proofErr w:type="spellEnd"/>
      <w:r w:rsidRPr="00DB519B">
        <w:t xml:space="preserve"> </w:t>
      </w:r>
      <w:proofErr w:type="spellStart"/>
      <w:r w:rsidRPr="00DB519B">
        <w:t>phụ</w:t>
      </w:r>
      <w:proofErr w:type="spellEnd"/>
      <w:r w:rsidRPr="00DB519B">
        <w:t xml:space="preserve"> </w:t>
      </w:r>
      <w:proofErr w:type="spellStart"/>
      <w:r w:rsidRPr="00DB519B">
        <w:t>trách</w:t>
      </w:r>
      <w:proofErr w:type="spellEnd"/>
      <w:r w:rsidRPr="00DB519B">
        <w:t xml:space="preserve"> “Chi </w:t>
      </w:r>
      <w:proofErr w:type="spellStart"/>
      <w:r w:rsidRPr="00DB519B">
        <w:t>tiết</w:t>
      </w:r>
      <w:proofErr w:type="spellEnd"/>
      <w:r w:rsidRPr="00DB519B">
        <w:t xml:space="preserve"> </w:t>
      </w:r>
      <w:proofErr w:type="spellStart"/>
      <w:r w:rsidRPr="00DB519B">
        <w:t>đơn</w:t>
      </w:r>
      <w:proofErr w:type="spellEnd"/>
      <w:r w:rsidRPr="00DB519B">
        <w:t xml:space="preserve">” </w:t>
      </w:r>
      <w:proofErr w:type="spellStart"/>
      <w:r w:rsidRPr="00DB519B">
        <w:t>đó</w:t>
      </w:r>
      <w:proofErr w:type="spellEnd"/>
    </w:p>
    <w:p w14:paraId="7640D782" w14:textId="6BA8DE0D" w:rsidR="00B04B46" w:rsidRPr="00DB519B" w:rsidRDefault="00B04B46" w:rsidP="00DB519B">
      <w:pPr>
        <w:pStyle w:val="BulletList1"/>
      </w:pPr>
      <w:r>
        <w:t>Trong</w:t>
      </w:r>
      <w:r>
        <w:rPr>
          <w:lang w:val="vi-VN"/>
        </w:rPr>
        <w:t xml:space="preserve"> lúc chờ lái xe xác nhận nhân viên quản lý kho có thể hủy xác nhận nếu có thông tin cần chỉnh sửa trong chi tiết đơn đã </w:t>
      </w:r>
      <w:r w:rsidR="003442A9">
        <w:rPr>
          <w:lang w:val="vi-VN"/>
        </w:rPr>
        <w:t>xác nhận</w:t>
      </w:r>
    </w:p>
    <w:p w14:paraId="6B397336" w14:textId="07624CF1" w:rsidR="00DB519B" w:rsidRDefault="00DB519B" w:rsidP="00DB519B">
      <w:pPr>
        <w:pStyle w:val="BulletList1"/>
      </w:pPr>
      <w:proofErr w:type="spellStart"/>
      <w:r w:rsidRPr="00DB519B">
        <w:t>Lái</w:t>
      </w:r>
      <w:proofErr w:type="spellEnd"/>
      <w:r w:rsidRPr="00DB519B">
        <w:t xml:space="preserve"> </w:t>
      </w:r>
      <w:proofErr w:type="spellStart"/>
      <w:r w:rsidRPr="00DB519B">
        <w:t>xe</w:t>
      </w:r>
      <w:proofErr w:type="spellEnd"/>
      <w:r w:rsidRPr="00DB519B">
        <w:t xml:space="preserve"> </w:t>
      </w:r>
      <w:proofErr w:type="spellStart"/>
      <w:r w:rsidRPr="00DB519B">
        <w:t>nhận</w:t>
      </w:r>
      <w:proofErr w:type="spellEnd"/>
      <w:r w:rsidRPr="00DB519B">
        <w:t xml:space="preserve"> </w:t>
      </w:r>
      <w:proofErr w:type="spellStart"/>
      <w:r w:rsidRPr="00DB519B">
        <w:t>được</w:t>
      </w:r>
      <w:proofErr w:type="spellEnd"/>
      <w:r w:rsidRPr="00DB519B">
        <w:t xml:space="preserve"> </w:t>
      </w:r>
      <w:proofErr w:type="spellStart"/>
      <w:r w:rsidRPr="00DB519B">
        <w:t>thông</w:t>
      </w:r>
      <w:proofErr w:type="spellEnd"/>
      <w:r w:rsidRPr="00DB519B">
        <w:t xml:space="preserve"> </w:t>
      </w:r>
      <w:proofErr w:type="spellStart"/>
      <w:r w:rsidRPr="00DB519B">
        <w:t>báo</w:t>
      </w:r>
      <w:proofErr w:type="spellEnd"/>
      <w:r w:rsidRPr="00DB519B">
        <w:t xml:space="preserve"> </w:t>
      </w:r>
      <w:proofErr w:type="spellStart"/>
      <w:r w:rsidRPr="00DB519B">
        <w:t>thực</w:t>
      </w:r>
      <w:proofErr w:type="spellEnd"/>
      <w:r w:rsidRPr="00DB519B">
        <w:t xml:space="preserve"> </w:t>
      </w:r>
      <w:proofErr w:type="spellStart"/>
      <w:r w:rsidRPr="00DB519B">
        <w:t>hiện</w:t>
      </w:r>
      <w:proofErr w:type="spellEnd"/>
      <w:r w:rsidRPr="00DB519B">
        <w:t xml:space="preserve"> </w:t>
      </w:r>
      <w:proofErr w:type="spellStart"/>
      <w:r w:rsidRPr="00DB519B">
        <w:t>một</w:t>
      </w:r>
      <w:proofErr w:type="spellEnd"/>
      <w:r w:rsidRPr="00DB519B">
        <w:t xml:space="preserve"> </w:t>
      </w:r>
      <w:proofErr w:type="spellStart"/>
      <w:r w:rsidRPr="00DB519B">
        <w:t>trong</w:t>
      </w:r>
      <w:proofErr w:type="spellEnd"/>
      <w:r w:rsidRPr="00DB519B">
        <w:t xml:space="preserve"> </w:t>
      </w:r>
      <w:proofErr w:type="spellStart"/>
      <w:r w:rsidRPr="00DB519B">
        <w:t>hai</w:t>
      </w:r>
      <w:proofErr w:type="spellEnd"/>
      <w:r w:rsidRPr="00DB519B">
        <w:t xml:space="preserve"> action </w:t>
      </w:r>
      <w:proofErr w:type="spellStart"/>
      <w:r w:rsidRPr="00DB519B">
        <w:t>sau</w:t>
      </w:r>
      <w:proofErr w:type="spellEnd"/>
      <w:r w:rsidRPr="00DB519B">
        <w:t>:</w:t>
      </w:r>
    </w:p>
    <w:p w14:paraId="1FC5FAA3" w14:textId="6EA5987D" w:rsidR="00DB519B" w:rsidRDefault="00DB519B" w:rsidP="00DB519B">
      <w:pPr>
        <w:pStyle w:val="Level2"/>
      </w:pPr>
      <w:r>
        <w:t xml:space="preserve">Xác nhận: 1 thông báo sẽ được gửi về cho nhân viên quản lý kho thông báo kết quả “Chi tiết đơn” đã được xác </w:t>
      </w:r>
      <w:r w:rsidR="00B04B46">
        <w:t>nhận</w:t>
      </w:r>
      <w:r w:rsidR="00A12393">
        <w:t xml:space="preserve"> Và số lượng sản phẩm trong kho được tự động cộng thêm số lượng sản phẩm đã nhập kho</w:t>
      </w:r>
      <w:r w:rsidR="00B04B46">
        <w:t>. Work flow hoàn thành</w:t>
      </w:r>
    </w:p>
    <w:p w14:paraId="48FF66D9" w14:textId="0EC3789A" w:rsidR="00DB519B" w:rsidRDefault="00DB519B" w:rsidP="00DB519B">
      <w:pPr>
        <w:pStyle w:val="Level2"/>
      </w:pPr>
      <w:r>
        <w:t xml:space="preserve">Từ chối: 1 thông báo </w:t>
      </w:r>
      <w:r w:rsidR="00B04B46">
        <w:t>kèm với lý do từ chối sẽ được gửi về cho nhân viên quản lý kho, nhân viên quản lý kho có thể cập nhật lại thông tin và gửi xác nhận lại cho lái xe nếu muốn.</w:t>
      </w:r>
    </w:p>
    <w:bookmarkEnd w:id="35"/>
    <w:p w14:paraId="37ACB2D1" w14:textId="77777777" w:rsidR="00B04B46" w:rsidRPr="008F2D5E" w:rsidRDefault="00B04B46" w:rsidP="00B04B46">
      <w:pPr>
        <w:pStyle w:val="BulletList1"/>
        <w:numPr>
          <w:ilvl w:val="0"/>
          <w:numId w:val="0"/>
        </w:numPr>
        <w:ind w:left="360" w:hanging="360"/>
        <w:jc w:val="center"/>
      </w:pPr>
      <w:r w:rsidRPr="00B04B46">
        <w:rPr>
          <w:noProof/>
        </w:rPr>
        <w:lastRenderedPageBreak/>
        <w:drawing>
          <wp:inline distT="0" distB="0" distL="0" distR="0" wp14:anchorId="39B390E1" wp14:editId="38C9D956">
            <wp:extent cx="3543326" cy="4324382"/>
            <wp:effectExtent l="0" t="0" r="0" b="0"/>
            <wp:docPr id="1412614816" name="Picture 141261481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55606" name="Picture 1" descr="A diagram of a diagram&#10;&#10;Description automatically generated"/>
                    <pic:cNvPicPr/>
                  </pic:nvPicPr>
                  <pic:blipFill>
                    <a:blip r:embed="rId22"/>
                    <a:stretch>
                      <a:fillRect/>
                    </a:stretch>
                  </pic:blipFill>
                  <pic:spPr>
                    <a:xfrm>
                      <a:off x="0" y="0"/>
                      <a:ext cx="3543326" cy="4324382"/>
                    </a:xfrm>
                    <a:prstGeom prst="rect">
                      <a:avLst/>
                    </a:prstGeom>
                  </pic:spPr>
                </pic:pic>
              </a:graphicData>
            </a:graphic>
          </wp:inline>
        </w:drawing>
      </w:r>
    </w:p>
    <w:p w14:paraId="7754D89C" w14:textId="4B74B88D" w:rsidR="00B04B46" w:rsidRPr="00DB519B" w:rsidRDefault="00B04B46" w:rsidP="00B04B46">
      <w:pPr>
        <w:pStyle w:val="Caption"/>
        <w:rPr>
          <w:rFonts w:cs="Arial"/>
          <w:lang w:val="vi-VN"/>
        </w:rPr>
      </w:pPr>
      <w:r w:rsidRPr="008F2D5E">
        <w:rPr>
          <w:rFonts w:cs="Arial"/>
        </w:rPr>
        <w:t xml:space="preserve">Figure </w:t>
      </w:r>
      <w:r w:rsidRPr="008F2D5E">
        <w:rPr>
          <w:rFonts w:cs="Arial"/>
        </w:rPr>
        <w:fldChar w:fldCharType="begin"/>
      </w:r>
      <w:r w:rsidRPr="008F2D5E">
        <w:rPr>
          <w:rFonts w:cs="Arial"/>
        </w:rPr>
        <w:instrText xml:space="preserve"> STYLEREF 1 \s </w:instrText>
      </w:r>
      <w:r w:rsidRPr="008F2D5E">
        <w:rPr>
          <w:rFonts w:cs="Arial"/>
        </w:rPr>
        <w:fldChar w:fldCharType="separate"/>
      </w:r>
      <w:r w:rsidR="00201D76">
        <w:rPr>
          <w:rFonts w:cs="Arial"/>
          <w:noProof/>
        </w:rPr>
        <w:t>2</w:t>
      </w:r>
      <w:r w:rsidRPr="008F2D5E">
        <w:rPr>
          <w:rFonts w:cs="Arial"/>
        </w:rPr>
        <w:fldChar w:fldCharType="end"/>
      </w:r>
      <w:r w:rsidRPr="008F2D5E">
        <w:rPr>
          <w:rFonts w:cs="Arial"/>
        </w:rPr>
        <w:t>.</w:t>
      </w:r>
      <w:r w:rsidRPr="008F2D5E">
        <w:rPr>
          <w:rFonts w:cs="Arial"/>
        </w:rPr>
        <w:fldChar w:fldCharType="begin"/>
      </w:r>
      <w:r w:rsidRPr="008F2D5E">
        <w:rPr>
          <w:rFonts w:cs="Arial"/>
        </w:rPr>
        <w:instrText xml:space="preserve"> SEQ Figure \* ARABIC \s 1 </w:instrText>
      </w:r>
      <w:r w:rsidRPr="008F2D5E">
        <w:rPr>
          <w:rFonts w:cs="Arial"/>
        </w:rPr>
        <w:fldChar w:fldCharType="separate"/>
      </w:r>
      <w:r w:rsidR="00201D76">
        <w:rPr>
          <w:rFonts w:cs="Arial"/>
          <w:noProof/>
        </w:rPr>
        <w:t>3</w:t>
      </w:r>
      <w:r w:rsidRPr="008F2D5E">
        <w:rPr>
          <w:rFonts w:cs="Arial"/>
        </w:rPr>
        <w:fldChar w:fldCharType="end"/>
      </w:r>
      <w:r w:rsidRPr="008F2D5E">
        <w:rPr>
          <w:rFonts w:cs="Arial"/>
        </w:rPr>
        <w:t xml:space="preserve">: </w:t>
      </w:r>
      <w:r>
        <w:t xml:space="preserve">Workflow for </w:t>
      </w:r>
      <w:proofErr w:type="spellStart"/>
      <w:r>
        <w:t>xử</w:t>
      </w:r>
      <w:proofErr w:type="spellEnd"/>
      <w:r>
        <w:rPr>
          <w:lang w:val="vi-VN"/>
        </w:rPr>
        <w:t xml:space="preserve"> lý đơn xuất kho</w:t>
      </w:r>
    </w:p>
    <w:p w14:paraId="0D06CCF7" w14:textId="77777777" w:rsidR="00B04B46" w:rsidRPr="008F2D5E" w:rsidRDefault="00B04B46" w:rsidP="00B04B46">
      <w:pPr>
        <w:rPr>
          <w:rFonts w:cs="Arial"/>
          <w:b/>
          <w:lang w:val="en-US" w:eastAsia="en-US"/>
        </w:rPr>
      </w:pPr>
      <w:r w:rsidRPr="008F2D5E">
        <w:rPr>
          <w:rFonts w:cs="Arial"/>
          <w:b/>
          <w:lang w:val="en-US" w:eastAsia="en-US"/>
        </w:rPr>
        <w:t>Workflow Note:</w:t>
      </w:r>
    </w:p>
    <w:p w14:paraId="58F1CF9C" w14:textId="0513874F" w:rsidR="00B04B46" w:rsidRDefault="00B04B46" w:rsidP="00B04B46">
      <w:pPr>
        <w:pStyle w:val="Body"/>
      </w:pPr>
      <w:bookmarkStart w:id="36" w:name="_Hlk152356624"/>
      <w:proofErr w:type="spellStart"/>
      <w:r>
        <w:t>Nghiệp</w:t>
      </w:r>
      <w:proofErr w:type="spellEnd"/>
      <w:r>
        <w:t xml:space="preserve"> </w:t>
      </w:r>
      <w:proofErr w:type="spellStart"/>
      <w:r>
        <w:t>vụ</w:t>
      </w:r>
      <w:proofErr w:type="spellEnd"/>
      <w:r>
        <w:t xml:space="preserve"> </w:t>
      </w:r>
      <w:proofErr w:type="spellStart"/>
      <w:r>
        <w:t>của</w:t>
      </w:r>
      <w:proofErr w:type="spellEnd"/>
      <w:r>
        <w:t xml:space="preserve"> </w:t>
      </w:r>
      <w:proofErr w:type="spellStart"/>
      <w:r>
        <w:t>xử</w:t>
      </w:r>
      <w:proofErr w:type="spellEnd"/>
      <w:r>
        <w:t xml:space="preserve"> </w:t>
      </w:r>
      <w:proofErr w:type="spellStart"/>
      <w:r>
        <w:t>lý</w:t>
      </w:r>
      <w:proofErr w:type="spellEnd"/>
      <w:r>
        <w:t xml:space="preserve"> </w:t>
      </w:r>
      <w:proofErr w:type="spellStart"/>
      <w:r>
        <w:t>đơn</w:t>
      </w:r>
      <w:proofErr w:type="spellEnd"/>
      <w:r>
        <w:t xml:space="preserve"> </w:t>
      </w:r>
      <w:proofErr w:type="spellStart"/>
      <w:r>
        <w:t>xuất</w:t>
      </w:r>
      <w:proofErr w:type="spellEnd"/>
      <w:r>
        <w:t xml:space="preserve"> </w:t>
      </w:r>
      <w:proofErr w:type="spellStart"/>
      <w:r>
        <w:t>kho</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bước</w:t>
      </w:r>
      <w:proofErr w:type="spellEnd"/>
      <w:r>
        <w:t xml:space="preserve"> </w:t>
      </w:r>
      <w:proofErr w:type="spellStart"/>
      <w:r>
        <w:t>sau</w:t>
      </w:r>
      <w:proofErr w:type="spellEnd"/>
      <w:r>
        <w:t>:</w:t>
      </w:r>
    </w:p>
    <w:p w14:paraId="4FB67022" w14:textId="564BC35E" w:rsidR="00B04B46" w:rsidRDefault="00B04B46" w:rsidP="00B04B46">
      <w:pPr>
        <w:pStyle w:val="BulletList1"/>
      </w:pPr>
      <w:proofErr w:type="spellStart"/>
      <w:r w:rsidRPr="00DB519B">
        <w:t>Nhân</w:t>
      </w:r>
      <w:proofErr w:type="spellEnd"/>
      <w:r w:rsidRPr="00DB519B">
        <w:t xml:space="preserve"> </w:t>
      </w:r>
      <w:proofErr w:type="spellStart"/>
      <w:r w:rsidRPr="00DB519B">
        <w:t>viên</w:t>
      </w:r>
      <w:proofErr w:type="spellEnd"/>
      <w:r w:rsidRPr="00DB519B">
        <w:t xml:space="preserve"> </w:t>
      </w:r>
      <w:proofErr w:type="spellStart"/>
      <w:r w:rsidRPr="00DB519B">
        <w:t>quản</w:t>
      </w:r>
      <w:proofErr w:type="spellEnd"/>
      <w:r w:rsidRPr="00DB519B">
        <w:t xml:space="preserve"> </w:t>
      </w:r>
      <w:proofErr w:type="spellStart"/>
      <w:r w:rsidRPr="00DB519B">
        <w:t>lý</w:t>
      </w:r>
      <w:proofErr w:type="spellEnd"/>
      <w:r w:rsidRPr="00DB519B">
        <w:t xml:space="preserve"> </w:t>
      </w:r>
      <w:proofErr w:type="spellStart"/>
      <w:r w:rsidRPr="00DB519B">
        <w:t>kho</w:t>
      </w:r>
      <w:proofErr w:type="spellEnd"/>
      <w:r w:rsidRPr="00DB519B">
        <w:t xml:space="preserve"> </w:t>
      </w:r>
      <w:proofErr w:type="spellStart"/>
      <w:r w:rsidRPr="00DB519B">
        <w:t>tạo</w:t>
      </w:r>
      <w:proofErr w:type="spellEnd"/>
      <w:r w:rsidRPr="00DB519B">
        <w:t xml:space="preserve"> </w:t>
      </w:r>
      <w:proofErr w:type="spellStart"/>
      <w:r w:rsidRPr="00DB519B">
        <w:t>đơn</w:t>
      </w:r>
      <w:proofErr w:type="spellEnd"/>
      <w:r w:rsidRPr="00DB519B">
        <w:t xml:space="preserve"> </w:t>
      </w:r>
      <w:proofErr w:type="spellStart"/>
      <w:r w:rsidRPr="00DB519B">
        <w:t>nhập</w:t>
      </w:r>
      <w:proofErr w:type="spellEnd"/>
      <w:r w:rsidRPr="00DB519B">
        <w:t xml:space="preserve"> </w:t>
      </w:r>
      <w:proofErr w:type="spellStart"/>
      <w:r w:rsidRPr="00DB519B">
        <w:t>kho</w:t>
      </w:r>
      <w:proofErr w:type="spellEnd"/>
      <w:r w:rsidRPr="00DB519B">
        <w:t xml:space="preserve"> </w:t>
      </w:r>
      <w:proofErr w:type="spellStart"/>
      <w:r w:rsidRPr="00DB519B">
        <w:t>và</w:t>
      </w:r>
      <w:proofErr w:type="spellEnd"/>
      <w:r w:rsidRPr="00DB519B">
        <w:t xml:space="preserve"> </w:t>
      </w:r>
      <w:proofErr w:type="spellStart"/>
      <w:r w:rsidRPr="00DB519B">
        <w:t>xác</w:t>
      </w:r>
      <w:proofErr w:type="spellEnd"/>
      <w:r w:rsidRPr="00DB519B">
        <w:t xml:space="preserve"> </w:t>
      </w:r>
      <w:proofErr w:type="spellStart"/>
      <w:r w:rsidRPr="00DB519B">
        <w:t>nhận</w:t>
      </w:r>
      <w:proofErr w:type="spellEnd"/>
      <w:r w:rsidRPr="00DB519B">
        <w:t xml:space="preserve"> </w:t>
      </w:r>
      <w:proofErr w:type="spellStart"/>
      <w:r w:rsidRPr="00DB519B">
        <w:t>từng</w:t>
      </w:r>
      <w:proofErr w:type="spellEnd"/>
      <w:r w:rsidRPr="00DB519B">
        <w:t xml:space="preserve"> “Chi </w:t>
      </w:r>
      <w:proofErr w:type="spellStart"/>
      <w:r w:rsidRPr="00DB519B">
        <w:t>tiết</w:t>
      </w:r>
      <w:proofErr w:type="spellEnd"/>
      <w:r w:rsidRPr="00DB519B">
        <w:t xml:space="preserve"> </w:t>
      </w:r>
      <w:proofErr w:type="spellStart"/>
      <w:r w:rsidRPr="00DB519B">
        <w:t>đơn</w:t>
      </w:r>
      <w:proofErr w:type="spellEnd"/>
      <w:r w:rsidRPr="00DB519B">
        <w:t xml:space="preserve">” </w:t>
      </w:r>
      <w:proofErr w:type="spellStart"/>
      <w:r w:rsidRPr="00DB519B">
        <w:t>của</w:t>
      </w:r>
      <w:proofErr w:type="spellEnd"/>
      <w:r w:rsidRPr="00DB519B">
        <w:t xml:space="preserve"> </w:t>
      </w:r>
      <w:proofErr w:type="spellStart"/>
      <w:r w:rsidRPr="00DB519B">
        <w:t>đơn</w:t>
      </w:r>
      <w:proofErr w:type="spellEnd"/>
      <w:r w:rsidRPr="00DB519B">
        <w:t xml:space="preserve"> </w:t>
      </w:r>
      <w:proofErr w:type="spellStart"/>
      <w:r>
        <w:t>xuất</w:t>
      </w:r>
      <w:proofErr w:type="spellEnd"/>
      <w:r w:rsidRPr="00DB519B">
        <w:t xml:space="preserve"> </w:t>
      </w:r>
      <w:proofErr w:type="spellStart"/>
      <w:r w:rsidRPr="00DB519B">
        <w:t>kho</w:t>
      </w:r>
      <w:proofErr w:type="spellEnd"/>
      <w:r w:rsidRPr="00DB519B">
        <w:t xml:space="preserve"> </w:t>
      </w:r>
      <w:proofErr w:type="spellStart"/>
      <w:r w:rsidRPr="00DB519B">
        <w:t>đã</w:t>
      </w:r>
      <w:proofErr w:type="spellEnd"/>
      <w:r w:rsidRPr="00DB519B">
        <w:t xml:space="preserve"> </w:t>
      </w:r>
      <w:proofErr w:type="spellStart"/>
      <w:r w:rsidRPr="00DB519B">
        <w:t>tạo</w:t>
      </w:r>
      <w:proofErr w:type="spellEnd"/>
      <w:r w:rsidRPr="00DB519B">
        <w:t xml:space="preserve">, </w:t>
      </w:r>
      <w:proofErr w:type="spellStart"/>
      <w:r w:rsidRPr="00DB519B">
        <w:t>sau</w:t>
      </w:r>
      <w:proofErr w:type="spellEnd"/>
      <w:r w:rsidRPr="00DB519B">
        <w:t xml:space="preserve"> </w:t>
      </w:r>
      <w:proofErr w:type="spellStart"/>
      <w:r w:rsidRPr="00DB519B">
        <w:t>khi</w:t>
      </w:r>
      <w:proofErr w:type="spellEnd"/>
      <w:r w:rsidRPr="00DB519B">
        <w:t xml:space="preserve"> </w:t>
      </w:r>
      <w:proofErr w:type="spellStart"/>
      <w:r w:rsidRPr="00DB519B">
        <w:t>xác</w:t>
      </w:r>
      <w:proofErr w:type="spellEnd"/>
      <w:r w:rsidRPr="00DB519B">
        <w:t xml:space="preserve"> </w:t>
      </w:r>
      <w:proofErr w:type="spellStart"/>
      <w:r w:rsidRPr="00DB519B">
        <w:t>nhận</w:t>
      </w:r>
      <w:proofErr w:type="spellEnd"/>
      <w:r w:rsidRPr="00DB519B">
        <w:t xml:space="preserve"> </w:t>
      </w:r>
      <w:proofErr w:type="spellStart"/>
      <w:r w:rsidRPr="00DB519B">
        <w:t>một</w:t>
      </w:r>
      <w:proofErr w:type="spellEnd"/>
      <w:r w:rsidRPr="00DB519B">
        <w:t xml:space="preserve"> </w:t>
      </w:r>
      <w:proofErr w:type="spellStart"/>
      <w:r w:rsidRPr="00DB519B">
        <w:t>thông</w:t>
      </w:r>
      <w:proofErr w:type="spellEnd"/>
      <w:r w:rsidRPr="00DB519B">
        <w:t xml:space="preserve"> </w:t>
      </w:r>
      <w:proofErr w:type="spellStart"/>
      <w:r w:rsidRPr="00DB519B">
        <w:t>báo</w:t>
      </w:r>
      <w:proofErr w:type="spellEnd"/>
      <w:r w:rsidRPr="00DB519B">
        <w:t xml:space="preserve"> </w:t>
      </w:r>
      <w:proofErr w:type="spellStart"/>
      <w:r w:rsidRPr="00DB519B">
        <w:t>sẽ</w:t>
      </w:r>
      <w:proofErr w:type="spellEnd"/>
      <w:r w:rsidRPr="00DB519B">
        <w:t xml:space="preserve"> </w:t>
      </w:r>
      <w:proofErr w:type="spellStart"/>
      <w:r w:rsidRPr="00DB519B">
        <w:t>được</w:t>
      </w:r>
      <w:proofErr w:type="spellEnd"/>
      <w:r w:rsidRPr="00DB519B">
        <w:t xml:space="preserve"> </w:t>
      </w:r>
      <w:proofErr w:type="spellStart"/>
      <w:r w:rsidRPr="00DB519B">
        <w:t>gửi</w:t>
      </w:r>
      <w:proofErr w:type="spellEnd"/>
      <w:r w:rsidRPr="00DB519B">
        <w:t xml:space="preserve"> </w:t>
      </w:r>
      <w:proofErr w:type="spellStart"/>
      <w:r w:rsidRPr="00DB519B">
        <w:t>đến</w:t>
      </w:r>
      <w:proofErr w:type="spellEnd"/>
      <w:r w:rsidRPr="00DB519B">
        <w:t xml:space="preserve"> </w:t>
      </w:r>
      <w:proofErr w:type="spellStart"/>
      <w:r w:rsidRPr="00DB519B">
        <w:t>người</w:t>
      </w:r>
      <w:proofErr w:type="spellEnd"/>
      <w:r w:rsidRPr="00DB519B">
        <w:t xml:space="preserve"> </w:t>
      </w:r>
      <w:proofErr w:type="spellStart"/>
      <w:r w:rsidRPr="00DB519B">
        <w:t>lái</w:t>
      </w:r>
      <w:proofErr w:type="spellEnd"/>
      <w:r w:rsidRPr="00DB519B">
        <w:t xml:space="preserve"> </w:t>
      </w:r>
      <w:proofErr w:type="spellStart"/>
      <w:r w:rsidRPr="00DB519B">
        <w:t>xe</w:t>
      </w:r>
      <w:proofErr w:type="spellEnd"/>
      <w:r w:rsidRPr="00DB519B">
        <w:t xml:space="preserve"> </w:t>
      </w:r>
      <w:proofErr w:type="spellStart"/>
      <w:r w:rsidRPr="00DB519B">
        <w:t>phụ</w:t>
      </w:r>
      <w:proofErr w:type="spellEnd"/>
      <w:r w:rsidRPr="00DB519B">
        <w:t xml:space="preserve"> </w:t>
      </w:r>
      <w:proofErr w:type="spellStart"/>
      <w:r w:rsidRPr="00DB519B">
        <w:t>trách</w:t>
      </w:r>
      <w:proofErr w:type="spellEnd"/>
      <w:r w:rsidRPr="00DB519B">
        <w:t xml:space="preserve"> “Chi </w:t>
      </w:r>
      <w:proofErr w:type="spellStart"/>
      <w:r w:rsidRPr="00DB519B">
        <w:t>tiết</w:t>
      </w:r>
      <w:proofErr w:type="spellEnd"/>
      <w:r w:rsidRPr="00DB519B">
        <w:t xml:space="preserve"> </w:t>
      </w:r>
      <w:proofErr w:type="spellStart"/>
      <w:r w:rsidRPr="00DB519B">
        <w:t>đơn</w:t>
      </w:r>
      <w:proofErr w:type="spellEnd"/>
      <w:r w:rsidRPr="00DB519B">
        <w:t xml:space="preserve">” </w:t>
      </w:r>
      <w:proofErr w:type="spellStart"/>
      <w:r w:rsidRPr="00DB519B">
        <w:t>đó</w:t>
      </w:r>
      <w:proofErr w:type="spellEnd"/>
    </w:p>
    <w:p w14:paraId="24F8A7BD" w14:textId="4A828A9A" w:rsidR="00B04B46" w:rsidRPr="00DB519B" w:rsidRDefault="00B04B46" w:rsidP="00B04B46">
      <w:pPr>
        <w:pStyle w:val="BulletList1"/>
      </w:pPr>
      <w:r>
        <w:t>Trong</w:t>
      </w:r>
      <w:r>
        <w:rPr>
          <w:lang w:val="vi-VN"/>
        </w:rPr>
        <w:t xml:space="preserve"> lúc chờ lái xe xác nhận nhân viên quản lý kho có thể hủy xác nhận nếu có thông tin cần chỉnh sửa trong chi tiết đơn đã </w:t>
      </w:r>
      <w:proofErr w:type="spellStart"/>
      <w:r w:rsidR="003442A9">
        <w:t>xác</w:t>
      </w:r>
      <w:proofErr w:type="spellEnd"/>
      <w:r w:rsidR="003442A9">
        <w:rPr>
          <w:lang w:val="vi-VN"/>
        </w:rPr>
        <w:t xml:space="preserve"> nhận</w:t>
      </w:r>
    </w:p>
    <w:p w14:paraId="7247B9E6" w14:textId="77777777" w:rsidR="00B04B46" w:rsidRDefault="00B04B46" w:rsidP="00B04B46">
      <w:pPr>
        <w:pStyle w:val="BulletList1"/>
      </w:pPr>
      <w:proofErr w:type="spellStart"/>
      <w:r w:rsidRPr="00DB519B">
        <w:t>Lái</w:t>
      </w:r>
      <w:proofErr w:type="spellEnd"/>
      <w:r w:rsidRPr="00DB519B">
        <w:t xml:space="preserve"> </w:t>
      </w:r>
      <w:proofErr w:type="spellStart"/>
      <w:r w:rsidRPr="00DB519B">
        <w:t>xe</w:t>
      </w:r>
      <w:proofErr w:type="spellEnd"/>
      <w:r w:rsidRPr="00DB519B">
        <w:t xml:space="preserve"> </w:t>
      </w:r>
      <w:proofErr w:type="spellStart"/>
      <w:r w:rsidRPr="00DB519B">
        <w:t>nhận</w:t>
      </w:r>
      <w:proofErr w:type="spellEnd"/>
      <w:r w:rsidRPr="00DB519B">
        <w:t xml:space="preserve"> </w:t>
      </w:r>
      <w:proofErr w:type="spellStart"/>
      <w:r w:rsidRPr="00DB519B">
        <w:t>được</w:t>
      </w:r>
      <w:proofErr w:type="spellEnd"/>
      <w:r w:rsidRPr="00DB519B">
        <w:t xml:space="preserve"> </w:t>
      </w:r>
      <w:proofErr w:type="spellStart"/>
      <w:r w:rsidRPr="00DB519B">
        <w:t>thông</w:t>
      </w:r>
      <w:proofErr w:type="spellEnd"/>
      <w:r w:rsidRPr="00DB519B">
        <w:t xml:space="preserve"> </w:t>
      </w:r>
      <w:proofErr w:type="spellStart"/>
      <w:r w:rsidRPr="00DB519B">
        <w:t>báo</w:t>
      </w:r>
      <w:proofErr w:type="spellEnd"/>
      <w:r w:rsidRPr="00DB519B">
        <w:t xml:space="preserve"> </w:t>
      </w:r>
      <w:proofErr w:type="spellStart"/>
      <w:r w:rsidRPr="00DB519B">
        <w:t>thực</w:t>
      </w:r>
      <w:proofErr w:type="spellEnd"/>
      <w:r w:rsidRPr="00DB519B">
        <w:t xml:space="preserve"> </w:t>
      </w:r>
      <w:proofErr w:type="spellStart"/>
      <w:r w:rsidRPr="00DB519B">
        <w:t>hiện</w:t>
      </w:r>
      <w:proofErr w:type="spellEnd"/>
      <w:r w:rsidRPr="00DB519B">
        <w:t xml:space="preserve"> </w:t>
      </w:r>
      <w:proofErr w:type="spellStart"/>
      <w:r w:rsidRPr="00DB519B">
        <w:t>một</w:t>
      </w:r>
      <w:proofErr w:type="spellEnd"/>
      <w:r w:rsidRPr="00DB519B">
        <w:t xml:space="preserve"> </w:t>
      </w:r>
      <w:proofErr w:type="spellStart"/>
      <w:r w:rsidRPr="00DB519B">
        <w:t>trong</w:t>
      </w:r>
      <w:proofErr w:type="spellEnd"/>
      <w:r w:rsidRPr="00DB519B">
        <w:t xml:space="preserve"> </w:t>
      </w:r>
      <w:proofErr w:type="spellStart"/>
      <w:r w:rsidRPr="00DB519B">
        <w:t>hai</w:t>
      </w:r>
      <w:proofErr w:type="spellEnd"/>
      <w:r w:rsidRPr="00DB519B">
        <w:t xml:space="preserve"> action </w:t>
      </w:r>
      <w:proofErr w:type="spellStart"/>
      <w:r w:rsidRPr="00DB519B">
        <w:t>sau</w:t>
      </w:r>
      <w:proofErr w:type="spellEnd"/>
      <w:r w:rsidRPr="00DB519B">
        <w:t>:</w:t>
      </w:r>
    </w:p>
    <w:p w14:paraId="44B3AE41" w14:textId="65EAA6FA" w:rsidR="00B04B46" w:rsidRDefault="00B04B46" w:rsidP="00B04B46">
      <w:pPr>
        <w:pStyle w:val="Level2"/>
      </w:pPr>
      <w:r>
        <w:t>Xác nhận: 1 thông báo sẽ được gửi về cho nhân viên quản lý kho thông báo kết quả “Chi tiết đơn” đã được xác nhận</w:t>
      </w:r>
      <w:r w:rsidR="00A12393">
        <w:t xml:space="preserve"> Và số lượng sản phẩm trong kho được tự động trừ đi số lượng sản phẩm đã xuất kho</w:t>
      </w:r>
      <w:r>
        <w:t>. Work flow hoàn thành</w:t>
      </w:r>
    </w:p>
    <w:p w14:paraId="3C30DDA3" w14:textId="77777777" w:rsidR="00B04B46" w:rsidRPr="00DB519B" w:rsidRDefault="00B04B46" w:rsidP="00B04B46">
      <w:pPr>
        <w:pStyle w:val="Level2"/>
      </w:pPr>
      <w:r>
        <w:t>Từ chối: 1 thông báo kèm với lý do từ chối sẽ được gửi về cho nhân viên quản lý kho, nhân viên quản lý kho có thể cập nhật lại thông tin và gửi xác nhận lại cho lái xe nếu muốn.</w:t>
      </w:r>
    </w:p>
    <w:bookmarkEnd w:id="36"/>
    <w:p w14:paraId="72462CDE" w14:textId="77777777" w:rsidR="00B04B46" w:rsidRPr="00DB519B" w:rsidRDefault="00B04B46" w:rsidP="00B04B46">
      <w:pPr>
        <w:pStyle w:val="Level2"/>
        <w:numPr>
          <w:ilvl w:val="0"/>
          <w:numId w:val="0"/>
        </w:numPr>
        <w:ind w:left="720"/>
      </w:pPr>
    </w:p>
    <w:p w14:paraId="292FE53C" w14:textId="77777777" w:rsidR="002D6741" w:rsidRPr="008F2D5E" w:rsidRDefault="002D6741" w:rsidP="002D6741">
      <w:pPr>
        <w:pStyle w:val="Heading2"/>
        <w:spacing w:line="360" w:lineRule="auto"/>
        <w:rPr>
          <w:rFonts w:cs="Arial"/>
        </w:rPr>
      </w:pPr>
      <w:bookmarkStart w:id="37" w:name="_Toc467233808"/>
      <w:bookmarkStart w:id="38" w:name="_Toc152340754"/>
      <w:r w:rsidRPr="008F2D5E">
        <w:rPr>
          <w:rFonts w:cs="Arial"/>
        </w:rPr>
        <w:lastRenderedPageBreak/>
        <w:t>State Transition Diagram</w:t>
      </w:r>
      <w:bookmarkEnd w:id="37"/>
      <w:bookmarkEnd w:id="38"/>
    </w:p>
    <w:p w14:paraId="2D79F4C8" w14:textId="77777777" w:rsidR="002D6741" w:rsidRPr="008F2D5E" w:rsidRDefault="002D6741" w:rsidP="002D6741">
      <w:pPr>
        <w:rPr>
          <w:rFonts w:cs="Arial"/>
        </w:rPr>
      </w:pPr>
      <w:r w:rsidRPr="008F2D5E">
        <w:rPr>
          <w:rFonts w:cs="Arial"/>
          <w:lang w:val="en-US" w:eastAsia="en-US"/>
        </w:rPr>
        <w:t>This represents the behavior of the system in response to user’s actions by changing from one system state to another. The rounded rectangle shows the state of the system, the line between one state to the other shows what causes a state to change to another – usually triggered by a user.</w:t>
      </w:r>
    </w:p>
    <w:p w14:paraId="3AB06929" w14:textId="0C04264F" w:rsidR="002D6741" w:rsidRPr="008F2D5E" w:rsidRDefault="005A37F5" w:rsidP="00B337B9">
      <w:pPr>
        <w:jc w:val="center"/>
        <w:rPr>
          <w:rFonts w:cs="Arial"/>
        </w:rPr>
      </w:pPr>
      <w:r>
        <w:rPr>
          <w:noProof/>
        </w:rPr>
        <w:drawing>
          <wp:inline distT="0" distB="0" distL="0" distR="0" wp14:anchorId="21B9D96B" wp14:editId="7455FB59">
            <wp:extent cx="5943600" cy="5410200"/>
            <wp:effectExtent l="0" t="0" r="0" b="0"/>
            <wp:docPr id="766701544"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01544" name="Picture 4" descr="A diagram of a flow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410200"/>
                    </a:xfrm>
                    <a:prstGeom prst="rect">
                      <a:avLst/>
                    </a:prstGeom>
                    <a:noFill/>
                    <a:ln>
                      <a:noFill/>
                    </a:ln>
                  </pic:spPr>
                </pic:pic>
              </a:graphicData>
            </a:graphic>
          </wp:inline>
        </w:drawing>
      </w:r>
    </w:p>
    <w:p w14:paraId="1CBF0ED5" w14:textId="6A92EC63" w:rsidR="002D6741" w:rsidRDefault="002D6741" w:rsidP="002D6741">
      <w:pPr>
        <w:pStyle w:val="Caption"/>
        <w:rPr>
          <w:lang w:val="vi-VN"/>
        </w:rPr>
      </w:pPr>
      <w:r w:rsidRPr="008F2D5E">
        <w:rPr>
          <w:rFonts w:cs="Arial"/>
        </w:rPr>
        <w:t xml:space="preserve">Figure </w:t>
      </w:r>
      <w:r w:rsidRPr="008F2D5E">
        <w:rPr>
          <w:rFonts w:cs="Arial"/>
          <w:b w:val="0"/>
          <w:iCs w:val="0"/>
        </w:rPr>
        <w:fldChar w:fldCharType="begin"/>
      </w:r>
      <w:r w:rsidRPr="008F2D5E">
        <w:rPr>
          <w:rFonts w:cs="Arial"/>
        </w:rPr>
        <w:instrText xml:space="preserve"> STYLEREF 1 \s </w:instrText>
      </w:r>
      <w:r w:rsidRPr="008F2D5E">
        <w:rPr>
          <w:rFonts w:cs="Arial"/>
          <w:b w:val="0"/>
          <w:iCs w:val="0"/>
        </w:rPr>
        <w:fldChar w:fldCharType="separate"/>
      </w:r>
      <w:r w:rsidR="00201D76">
        <w:rPr>
          <w:rFonts w:cs="Arial"/>
          <w:noProof/>
        </w:rPr>
        <w:t>2</w:t>
      </w:r>
      <w:r w:rsidRPr="008F2D5E">
        <w:rPr>
          <w:rFonts w:cs="Arial"/>
          <w:b w:val="0"/>
          <w:iCs w:val="0"/>
        </w:rPr>
        <w:fldChar w:fldCharType="end"/>
      </w:r>
      <w:r w:rsidRPr="008F2D5E">
        <w:rPr>
          <w:rFonts w:cs="Arial"/>
        </w:rPr>
        <w:t>.</w:t>
      </w:r>
      <w:r w:rsidRPr="008F2D5E">
        <w:rPr>
          <w:rFonts w:cs="Arial"/>
          <w:b w:val="0"/>
          <w:iCs w:val="0"/>
        </w:rPr>
        <w:fldChar w:fldCharType="begin"/>
      </w:r>
      <w:r w:rsidRPr="008F2D5E">
        <w:rPr>
          <w:rFonts w:cs="Arial"/>
        </w:rPr>
        <w:instrText xml:space="preserve"> SEQ Figure \* ARABIC \s 1 </w:instrText>
      </w:r>
      <w:r w:rsidRPr="008F2D5E">
        <w:rPr>
          <w:rFonts w:cs="Arial"/>
          <w:b w:val="0"/>
          <w:iCs w:val="0"/>
        </w:rPr>
        <w:fldChar w:fldCharType="separate"/>
      </w:r>
      <w:r w:rsidR="00201D76">
        <w:rPr>
          <w:rFonts w:cs="Arial"/>
          <w:noProof/>
        </w:rPr>
        <w:t>4</w:t>
      </w:r>
      <w:r w:rsidRPr="008F2D5E">
        <w:rPr>
          <w:rFonts w:cs="Arial"/>
          <w:b w:val="0"/>
          <w:iCs w:val="0"/>
        </w:rPr>
        <w:fldChar w:fldCharType="end"/>
      </w:r>
      <w:r w:rsidRPr="008F2D5E">
        <w:rPr>
          <w:rFonts w:cs="Arial"/>
        </w:rPr>
        <w:t xml:space="preserve">: </w:t>
      </w:r>
      <w:r>
        <w:t xml:space="preserve">State Transition for </w:t>
      </w:r>
      <w:proofErr w:type="spellStart"/>
      <w:r w:rsidR="00B337B9">
        <w:t>Đơn</w:t>
      </w:r>
      <w:proofErr w:type="spellEnd"/>
      <w:r w:rsidR="00B337B9">
        <w:rPr>
          <w:lang w:val="vi-VN"/>
        </w:rPr>
        <w:t xml:space="preserve"> xuât/nhập kho dành cho lái xe (Chi tiết đơn) </w:t>
      </w:r>
    </w:p>
    <w:p w14:paraId="037BF534" w14:textId="0EA220B7" w:rsidR="008C55E0" w:rsidRPr="008F2D5E" w:rsidRDefault="008C55E0" w:rsidP="008C55E0">
      <w:pPr>
        <w:jc w:val="center"/>
        <w:rPr>
          <w:rFonts w:cs="Arial"/>
        </w:rPr>
      </w:pPr>
      <w:r>
        <w:rPr>
          <w:lang w:val="vi-VN"/>
        </w:rPr>
        <w:lastRenderedPageBreak/>
        <w:t xml:space="preserve"> </w:t>
      </w:r>
      <w:r w:rsidR="00163669">
        <w:rPr>
          <w:noProof/>
        </w:rPr>
        <w:drawing>
          <wp:inline distT="0" distB="0" distL="0" distR="0" wp14:anchorId="07108D80" wp14:editId="4EE0F6E1">
            <wp:extent cx="5943600" cy="5603240"/>
            <wp:effectExtent l="0" t="0" r="0" b="0"/>
            <wp:docPr id="355240556"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40556" name="Picture 3" descr="A diagram of a company&#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603240"/>
                    </a:xfrm>
                    <a:prstGeom prst="rect">
                      <a:avLst/>
                    </a:prstGeom>
                    <a:noFill/>
                    <a:ln>
                      <a:noFill/>
                    </a:ln>
                  </pic:spPr>
                </pic:pic>
              </a:graphicData>
            </a:graphic>
          </wp:inline>
        </w:drawing>
      </w:r>
    </w:p>
    <w:p w14:paraId="457A7E78" w14:textId="405099D4" w:rsidR="008C55E0" w:rsidRDefault="008C55E0" w:rsidP="008C55E0">
      <w:pPr>
        <w:pStyle w:val="Caption"/>
        <w:rPr>
          <w:lang w:val="vi-VN"/>
        </w:rPr>
      </w:pPr>
      <w:r w:rsidRPr="008F2D5E">
        <w:rPr>
          <w:rFonts w:cs="Arial"/>
        </w:rPr>
        <w:t xml:space="preserve">Figure </w:t>
      </w:r>
      <w:r w:rsidRPr="008F2D5E">
        <w:rPr>
          <w:rFonts w:cs="Arial"/>
          <w:b w:val="0"/>
          <w:iCs w:val="0"/>
        </w:rPr>
        <w:fldChar w:fldCharType="begin"/>
      </w:r>
      <w:r w:rsidRPr="008F2D5E">
        <w:rPr>
          <w:rFonts w:cs="Arial"/>
        </w:rPr>
        <w:instrText xml:space="preserve"> STYLEREF 1 \s </w:instrText>
      </w:r>
      <w:r w:rsidRPr="008F2D5E">
        <w:rPr>
          <w:rFonts w:cs="Arial"/>
          <w:b w:val="0"/>
          <w:iCs w:val="0"/>
        </w:rPr>
        <w:fldChar w:fldCharType="separate"/>
      </w:r>
      <w:r w:rsidR="00201D76">
        <w:rPr>
          <w:rFonts w:cs="Arial"/>
          <w:noProof/>
        </w:rPr>
        <w:t>2</w:t>
      </w:r>
      <w:r w:rsidRPr="008F2D5E">
        <w:rPr>
          <w:rFonts w:cs="Arial"/>
          <w:b w:val="0"/>
          <w:iCs w:val="0"/>
        </w:rPr>
        <w:fldChar w:fldCharType="end"/>
      </w:r>
      <w:r w:rsidRPr="008F2D5E">
        <w:rPr>
          <w:rFonts w:cs="Arial"/>
        </w:rPr>
        <w:t>.</w:t>
      </w:r>
      <w:r w:rsidRPr="008F2D5E">
        <w:rPr>
          <w:rFonts w:cs="Arial"/>
          <w:b w:val="0"/>
          <w:iCs w:val="0"/>
        </w:rPr>
        <w:fldChar w:fldCharType="begin"/>
      </w:r>
      <w:r w:rsidRPr="008F2D5E">
        <w:rPr>
          <w:rFonts w:cs="Arial"/>
        </w:rPr>
        <w:instrText xml:space="preserve"> SEQ Figure \* ARABIC \s 1 </w:instrText>
      </w:r>
      <w:r w:rsidRPr="008F2D5E">
        <w:rPr>
          <w:rFonts w:cs="Arial"/>
          <w:b w:val="0"/>
          <w:iCs w:val="0"/>
        </w:rPr>
        <w:fldChar w:fldCharType="separate"/>
      </w:r>
      <w:r w:rsidR="00201D76">
        <w:rPr>
          <w:rFonts w:cs="Arial"/>
          <w:noProof/>
        </w:rPr>
        <w:t>5</w:t>
      </w:r>
      <w:r w:rsidRPr="008F2D5E">
        <w:rPr>
          <w:rFonts w:cs="Arial"/>
          <w:b w:val="0"/>
          <w:iCs w:val="0"/>
        </w:rPr>
        <w:fldChar w:fldCharType="end"/>
      </w:r>
      <w:r w:rsidRPr="008F2D5E">
        <w:rPr>
          <w:rFonts w:cs="Arial"/>
        </w:rPr>
        <w:t xml:space="preserve">: </w:t>
      </w:r>
      <w:r>
        <w:t xml:space="preserve">State Transition for </w:t>
      </w:r>
      <w:proofErr w:type="spellStart"/>
      <w:r>
        <w:t>Đơn</w:t>
      </w:r>
      <w:proofErr w:type="spellEnd"/>
      <w:r>
        <w:rPr>
          <w:lang w:val="vi-VN"/>
        </w:rPr>
        <w:t xml:space="preserve"> xuât/nhập kho </w:t>
      </w:r>
    </w:p>
    <w:p w14:paraId="282D946A" w14:textId="07528C60" w:rsidR="008C55E0" w:rsidRPr="008C55E0" w:rsidRDefault="008C55E0" w:rsidP="008C55E0">
      <w:pPr>
        <w:rPr>
          <w:lang w:val="vi-VN"/>
        </w:rPr>
      </w:pPr>
    </w:p>
    <w:p w14:paraId="68A8B90C" w14:textId="77777777" w:rsidR="002D6741" w:rsidRDefault="002D6741" w:rsidP="002D6741">
      <w:pPr>
        <w:pStyle w:val="Heading2"/>
        <w:spacing w:line="360" w:lineRule="auto"/>
      </w:pPr>
      <w:bookmarkStart w:id="39" w:name="_Toc431224428"/>
      <w:bookmarkStart w:id="40" w:name="_Toc152340755"/>
      <w:bookmarkStart w:id="41" w:name="_Toc467233810"/>
      <w:bookmarkEnd w:id="29"/>
      <w:r>
        <w:t>Use Case Diagram</w:t>
      </w:r>
      <w:bookmarkEnd w:id="39"/>
      <w:bookmarkEnd w:id="40"/>
    </w:p>
    <w:p w14:paraId="2BCFFFFD" w14:textId="77777777" w:rsidR="002D6741" w:rsidRPr="005D6281" w:rsidRDefault="002D6741" w:rsidP="002D6741">
      <w:pPr>
        <w:rPr>
          <w:rFonts w:cs="Arial"/>
          <w:lang w:val="en-SG" w:eastAsia="zh-SG"/>
        </w:rPr>
      </w:pPr>
      <w:r>
        <w:rPr>
          <w:rFonts w:cs="Arial"/>
          <w:lang w:val="en-SG" w:eastAsia="zh-SG"/>
        </w:rPr>
        <w:t>The use case diagram here shows the specific goal and objective or how the user interacts with the system. The eclipse in the system boundary represents the system use case/functions while the stickman represents the actor/user of the system. The line connecting the actor and the use case shows that the actor can perform that function in the system to achieve a goal.</w:t>
      </w:r>
    </w:p>
    <w:p w14:paraId="659C65B3" w14:textId="77777777" w:rsidR="002D6741" w:rsidRPr="00304352" w:rsidRDefault="002D6741" w:rsidP="002D6741">
      <w:pPr>
        <w:rPr>
          <w:lang w:val="en-US" w:eastAsia="en-US"/>
        </w:rPr>
      </w:pPr>
    </w:p>
    <w:p w14:paraId="3BF6673C" w14:textId="108BDB9D" w:rsidR="002D6741" w:rsidRPr="00C74407" w:rsidRDefault="005A37F5" w:rsidP="002D6741">
      <w:pPr>
        <w:tabs>
          <w:tab w:val="left" w:pos="7575"/>
        </w:tabs>
        <w:rPr>
          <w:lang w:val="en-US" w:eastAsia="en-US"/>
        </w:rPr>
      </w:pPr>
      <w:r>
        <w:rPr>
          <w:noProof/>
        </w:rPr>
        <w:lastRenderedPageBreak/>
        <w:drawing>
          <wp:inline distT="0" distB="0" distL="0" distR="0" wp14:anchorId="5B863D8F" wp14:editId="707A7829">
            <wp:extent cx="5943600" cy="7680325"/>
            <wp:effectExtent l="0" t="0" r="0" b="0"/>
            <wp:docPr id="1943694376" name="Picture 5"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94376" name="Picture 5" descr="A diagram of a person's 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680325"/>
                    </a:xfrm>
                    <a:prstGeom prst="rect">
                      <a:avLst/>
                    </a:prstGeom>
                    <a:noFill/>
                    <a:ln>
                      <a:noFill/>
                    </a:ln>
                  </pic:spPr>
                </pic:pic>
              </a:graphicData>
            </a:graphic>
          </wp:inline>
        </w:drawing>
      </w:r>
      <w:r w:rsidR="002D6741">
        <w:rPr>
          <w:lang w:val="en-US" w:eastAsia="en-US"/>
        </w:rPr>
        <w:tab/>
      </w:r>
    </w:p>
    <w:p w14:paraId="76E32F27" w14:textId="17C45D52" w:rsidR="002D6741" w:rsidRPr="006A4964" w:rsidRDefault="002D6741" w:rsidP="002D6741">
      <w:pPr>
        <w:pStyle w:val="Caption"/>
        <w:jc w:val="left"/>
        <w:rPr>
          <w:lang w:val="vi-VN"/>
        </w:rPr>
      </w:pPr>
      <w:r w:rsidRPr="00141590">
        <w:t xml:space="preserve">Figure </w:t>
      </w:r>
      <w:r w:rsidRPr="00141590">
        <w:fldChar w:fldCharType="begin"/>
      </w:r>
      <w:r w:rsidRPr="00141590">
        <w:instrText xml:space="preserve"> SEQ Figure \* ARABIC </w:instrText>
      </w:r>
      <w:r w:rsidRPr="00141590">
        <w:fldChar w:fldCharType="separate"/>
      </w:r>
      <w:r w:rsidR="00201D76">
        <w:rPr>
          <w:noProof/>
        </w:rPr>
        <w:t>6</w:t>
      </w:r>
      <w:r w:rsidRPr="00141590">
        <w:fldChar w:fldCharType="end"/>
      </w:r>
      <w:r w:rsidRPr="00141590">
        <w:t xml:space="preserve">: </w:t>
      </w:r>
      <w:r>
        <w:t xml:space="preserve">Use Case for </w:t>
      </w:r>
      <w:r w:rsidR="006A4964">
        <w:t>Actor</w:t>
      </w:r>
      <w:r w:rsidR="006A4964">
        <w:rPr>
          <w:lang w:val="vi-VN"/>
        </w:rPr>
        <w:t xml:space="preserve"> “Nhân viên quản lý kho”</w:t>
      </w:r>
    </w:p>
    <w:p w14:paraId="0494DA84" w14:textId="0060F70E" w:rsidR="002D6741" w:rsidRPr="00415EDB" w:rsidRDefault="005A37F5" w:rsidP="002D6741">
      <w:r>
        <w:rPr>
          <w:noProof/>
        </w:rPr>
        <w:lastRenderedPageBreak/>
        <w:drawing>
          <wp:inline distT="0" distB="0" distL="0" distR="0" wp14:anchorId="4D3444FA" wp14:editId="5EAB10E1">
            <wp:extent cx="5943600" cy="6054725"/>
            <wp:effectExtent l="0" t="0" r="0" b="3175"/>
            <wp:docPr id="983137522" name="Picture 6"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37522" name="Picture 6" descr="A diagram of a person with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054725"/>
                    </a:xfrm>
                    <a:prstGeom prst="rect">
                      <a:avLst/>
                    </a:prstGeom>
                    <a:noFill/>
                    <a:ln>
                      <a:noFill/>
                    </a:ln>
                  </pic:spPr>
                </pic:pic>
              </a:graphicData>
            </a:graphic>
          </wp:inline>
        </w:drawing>
      </w:r>
    </w:p>
    <w:p w14:paraId="5D8FAA6E" w14:textId="01A18D8D" w:rsidR="002D6741" w:rsidRDefault="002D6741" w:rsidP="002D6741">
      <w:pPr>
        <w:pStyle w:val="Caption"/>
        <w:jc w:val="left"/>
        <w:rPr>
          <w:lang w:val="vi-VN"/>
        </w:rPr>
      </w:pPr>
      <w:r w:rsidRPr="00141590">
        <w:t xml:space="preserve">Figure </w:t>
      </w:r>
      <w:r w:rsidRPr="00141590">
        <w:fldChar w:fldCharType="begin"/>
      </w:r>
      <w:r w:rsidRPr="00141590">
        <w:instrText xml:space="preserve"> SEQ Figure \* ARABIC </w:instrText>
      </w:r>
      <w:r w:rsidRPr="00141590">
        <w:fldChar w:fldCharType="separate"/>
      </w:r>
      <w:r w:rsidR="00201D76">
        <w:rPr>
          <w:noProof/>
        </w:rPr>
        <w:t>7</w:t>
      </w:r>
      <w:r w:rsidRPr="00141590">
        <w:fldChar w:fldCharType="end"/>
      </w:r>
      <w:r w:rsidRPr="00141590">
        <w:t xml:space="preserve">: </w:t>
      </w:r>
      <w:r>
        <w:t>Use Case for</w:t>
      </w:r>
      <w:r w:rsidR="006A4964">
        <w:rPr>
          <w:lang w:val="vi-VN"/>
        </w:rPr>
        <w:t xml:space="preserve"> Actor “Lái xe”</w:t>
      </w:r>
    </w:p>
    <w:p w14:paraId="7E5CF0DC" w14:textId="4D641BC4" w:rsidR="001419B9" w:rsidRDefault="005A37F5" w:rsidP="001419B9">
      <w:pPr>
        <w:rPr>
          <w:lang w:val="vi-VN"/>
        </w:rPr>
      </w:pPr>
      <w:r>
        <w:rPr>
          <w:noProof/>
        </w:rPr>
        <w:lastRenderedPageBreak/>
        <w:drawing>
          <wp:inline distT="0" distB="0" distL="0" distR="0" wp14:anchorId="07365028" wp14:editId="4E3569DC">
            <wp:extent cx="5943600" cy="5866130"/>
            <wp:effectExtent l="0" t="0" r="0" b="1270"/>
            <wp:docPr id="51585735" name="Picture 7"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5735" name="Picture 7" descr="A diagram of a syste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866130"/>
                    </a:xfrm>
                    <a:prstGeom prst="rect">
                      <a:avLst/>
                    </a:prstGeom>
                    <a:noFill/>
                    <a:ln>
                      <a:noFill/>
                    </a:ln>
                  </pic:spPr>
                </pic:pic>
              </a:graphicData>
            </a:graphic>
          </wp:inline>
        </w:drawing>
      </w:r>
    </w:p>
    <w:p w14:paraId="2EBF629E" w14:textId="7362B4A6" w:rsidR="002D6741" w:rsidRPr="001419B9" w:rsidRDefault="001419B9" w:rsidP="001419B9">
      <w:pPr>
        <w:pStyle w:val="Caption"/>
        <w:jc w:val="left"/>
        <w:rPr>
          <w:lang w:val="vi-VN"/>
        </w:rPr>
      </w:pPr>
      <w:r w:rsidRPr="00141590">
        <w:t xml:space="preserve">Figure </w:t>
      </w:r>
      <w:r w:rsidRPr="00141590">
        <w:fldChar w:fldCharType="begin"/>
      </w:r>
      <w:r w:rsidRPr="00141590">
        <w:instrText xml:space="preserve"> SEQ Figure \* ARABIC </w:instrText>
      </w:r>
      <w:r w:rsidRPr="00141590">
        <w:fldChar w:fldCharType="separate"/>
      </w:r>
      <w:r w:rsidR="00201D76">
        <w:rPr>
          <w:noProof/>
        </w:rPr>
        <w:t>8</w:t>
      </w:r>
      <w:r w:rsidRPr="00141590">
        <w:fldChar w:fldCharType="end"/>
      </w:r>
      <w:r w:rsidRPr="00141590">
        <w:t xml:space="preserve">: </w:t>
      </w:r>
      <w:r>
        <w:t>Use Case for</w:t>
      </w:r>
      <w:r>
        <w:rPr>
          <w:lang w:val="vi-VN"/>
        </w:rPr>
        <w:t xml:space="preserve"> Actor “System Administrator”</w:t>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588"/>
        <w:gridCol w:w="2702"/>
        <w:gridCol w:w="6040"/>
      </w:tblGrid>
      <w:tr w:rsidR="002D6741" w:rsidRPr="00464885" w14:paraId="15F8A217" w14:textId="77777777" w:rsidTr="00C000DF">
        <w:trPr>
          <w:trHeight w:val="253"/>
        </w:trPr>
        <w:tc>
          <w:tcPr>
            <w:tcW w:w="315" w:type="pct"/>
            <w:shd w:val="clear" w:color="auto" w:fill="D9D9D9" w:themeFill="background1" w:themeFillShade="D9"/>
          </w:tcPr>
          <w:p w14:paraId="7F3706B6" w14:textId="77777777" w:rsidR="002D6741" w:rsidRPr="00F351AB" w:rsidRDefault="002D6741" w:rsidP="00D2256A">
            <w:pPr>
              <w:rPr>
                <w:rFonts w:cs="Arial"/>
                <w:b/>
                <w:bCs/>
                <w:szCs w:val="20"/>
                <w:lang w:eastAsia="en-US"/>
              </w:rPr>
            </w:pPr>
            <w:bookmarkStart w:id="42" w:name="_Hlk152358802"/>
            <w:r>
              <w:rPr>
                <w:rFonts w:cs="Arial"/>
                <w:b/>
                <w:szCs w:val="20"/>
                <w:lang w:eastAsia="en-US"/>
              </w:rPr>
              <w:t>#</w:t>
            </w:r>
          </w:p>
        </w:tc>
        <w:tc>
          <w:tcPr>
            <w:tcW w:w="1448" w:type="pct"/>
            <w:shd w:val="clear" w:color="auto" w:fill="D9D9D9" w:themeFill="background1" w:themeFillShade="D9"/>
            <w:hideMark/>
          </w:tcPr>
          <w:p w14:paraId="7D09609C" w14:textId="77777777" w:rsidR="002D6741" w:rsidRPr="00F351AB" w:rsidRDefault="002D6741" w:rsidP="00D2256A">
            <w:pPr>
              <w:rPr>
                <w:rFonts w:cs="Arial"/>
                <w:b/>
                <w:bCs/>
                <w:szCs w:val="20"/>
                <w:lang w:eastAsia="en-US"/>
              </w:rPr>
            </w:pPr>
            <w:r>
              <w:rPr>
                <w:rFonts w:cs="Arial"/>
                <w:b/>
                <w:szCs w:val="20"/>
                <w:lang w:eastAsia="en-US"/>
              </w:rPr>
              <w:t>UC Name</w:t>
            </w:r>
          </w:p>
        </w:tc>
        <w:tc>
          <w:tcPr>
            <w:tcW w:w="3237" w:type="pct"/>
            <w:shd w:val="clear" w:color="auto" w:fill="D9D9D9" w:themeFill="background1" w:themeFillShade="D9"/>
          </w:tcPr>
          <w:p w14:paraId="6BCC4179" w14:textId="77777777" w:rsidR="002D6741" w:rsidRPr="00F351AB" w:rsidRDefault="002D6741" w:rsidP="00D2256A">
            <w:pPr>
              <w:rPr>
                <w:rFonts w:cs="Arial"/>
                <w:b/>
                <w:bCs/>
                <w:szCs w:val="20"/>
                <w:lang w:eastAsia="en-US"/>
              </w:rPr>
            </w:pPr>
            <w:r w:rsidRPr="00F351AB">
              <w:rPr>
                <w:rFonts w:cs="Arial"/>
                <w:b/>
                <w:szCs w:val="20"/>
                <w:lang w:eastAsia="en-US"/>
              </w:rPr>
              <w:t>Description</w:t>
            </w:r>
          </w:p>
        </w:tc>
      </w:tr>
      <w:tr w:rsidR="002D6741" w:rsidRPr="00464885" w14:paraId="6E7D82F1" w14:textId="77777777" w:rsidTr="00C000DF">
        <w:trPr>
          <w:trHeight w:val="253"/>
        </w:trPr>
        <w:tc>
          <w:tcPr>
            <w:tcW w:w="315" w:type="pct"/>
          </w:tcPr>
          <w:p w14:paraId="7E6F0BD1" w14:textId="77777777" w:rsidR="002D6741" w:rsidRPr="00464885" w:rsidRDefault="002D6741" w:rsidP="00D2256A">
            <w:pPr>
              <w:rPr>
                <w:color w:val="000000"/>
                <w:szCs w:val="20"/>
              </w:rPr>
            </w:pPr>
            <w:r>
              <w:rPr>
                <w:color w:val="000000"/>
                <w:szCs w:val="20"/>
              </w:rPr>
              <w:t>1</w:t>
            </w:r>
          </w:p>
        </w:tc>
        <w:tc>
          <w:tcPr>
            <w:tcW w:w="1448" w:type="pct"/>
          </w:tcPr>
          <w:p w14:paraId="05254B5D" w14:textId="70678360" w:rsidR="002D6741" w:rsidRPr="001419B9" w:rsidRDefault="001419B9" w:rsidP="00D2256A">
            <w:pPr>
              <w:rPr>
                <w:color w:val="000000"/>
                <w:szCs w:val="20"/>
                <w:lang w:val="vi-VN"/>
              </w:rPr>
            </w:pPr>
            <w:proofErr w:type="spellStart"/>
            <w:r>
              <w:rPr>
                <w:color w:val="000000"/>
                <w:szCs w:val="20"/>
              </w:rPr>
              <w:t>Đăng</w:t>
            </w:r>
            <w:proofErr w:type="spellEnd"/>
            <w:r>
              <w:rPr>
                <w:color w:val="000000"/>
                <w:szCs w:val="20"/>
                <w:lang w:val="vi-VN"/>
              </w:rPr>
              <w:t xml:space="preserve"> nhập</w:t>
            </w:r>
          </w:p>
        </w:tc>
        <w:tc>
          <w:tcPr>
            <w:tcW w:w="3237" w:type="pct"/>
          </w:tcPr>
          <w:p w14:paraId="02C8DAC6" w14:textId="3FA278BF" w:rsidR="002D6741" w:rsidRPr="00464885" w:rsidRDefault="001419B9" w:rsidP="00D2256A">
            <w:pPr>
              <w:rPr>
                <w:color w:val="000000"/>
                <w:szCs w:val="20"/>
              </w:rPr>
            </w:pPr>
            <w:r w:rsidRPr="001419B9">
              <w:rPr>
                <w:color w:val="000000"/>
                <w:szCs w:val="20"/>
              </w:rPr>
              <w:t xml:space="preserve">Cho </w:t>
            </w:r>
            <w:proofErr w:type="spellStart"/>
            <w:r w:rsidRPr="001419B9">
              <w:rPr>
                <w:color w:val="000000"/>
                <w:szCs w:val="20"/>
              </w:rPr>
              <w:t>phép</w:t>
            </w:r>
            <w:proofErr w:type="spellEnd"/>
            <w:r w:rsidRPr="001419B9">
              <w:rPr>
                <w:color w:val="000000"/>
                <w:szCs w:val="20"/>
              </w:rPr>
              <w:t xml:space="preserve"> </w:t>
            </w:r>
            <w:proofErr w:type="spellStart"/>
            <w:r w:rsidRPr="001419B9">
              <w:rPr>
                <w:color w:val="000000"/>
                <w:szCs w:val="20"/>
              </w:rPr>
              <w:t>người</w:t>
            </w:r>
            <w:proofErr w:type="spellEnd"/>
            <w:r w:rsidRPr="001419B9">
              <w:rPr>
                <w:color w:val="000000"/>
                <w:szCs w:val="20"/>
              </w:rPr>
              <w:t xml:space="preserve"> </w:t>
            </w:r>
            <w:proofErr w:type="spellStart"/>
            <w:r w:rsidRPr="001419B9">
              <w:rPr>
                <w:color w:val="000000"/>
                <w:szCs w:val="20"/>
              </w:rPr>
              <w:t>dùng</w:t>
            </w:r>
            <w:proofErr w:type="spellEnd"/>
            <w:r w:rsidRPr="001419B9">
              <w:rPr>
                <w:color w:val="000000"/>
                <w:szCs w:val="20"/>
              </w:rPr>
              <w:t xml:space="preserve"> </w:t>
            </w:r>
            <w:proofErr w:type="spellStart"/>
            <w:r w:rsidRPr="001419B9">
              <w:rPr>
                <w:color w:val="000000"/>
                <w:szCs w:val="20"/>
              </w:rPr>
              <w:t>đăng</w:t>
            </w:r>
            <w:proofErr w:type="spellEnd"/>
            <w:r w:rsidRPr="001419B9">
              <w:rPr>
                <w:color w:val="000000"/>
                <w:szCs w:val="20"/>
              </w:rPr>
              <w:t xml:space="preserve"> </w:t>
            </w:r>
            <w:proofErr w:type="spellStart"/>
            <w:r w:rsidRPr="001419B9">
              <w:rPr>
                <w:color w:val="000000"/>
                <w:szCs w:val="20"/>
              </w:rPr>
              <w:t>nhập</w:t>
            </w:r>
            <w:proofErr w:type="spellEnd"/>
            <w:r w:rsidRPr="001419B9">
              <w:rPr>
                <w:color w:val="000000"/>
                <w:szCs w:val="20"/>
              </w:rPr>
              <w:t xml:space="preserve"> </w:t>
            </w:r>
            <w:proofErr w:type="spellStart"/>
            <w:r w:rsidRPr="001419B9">
              <w:rPr>
                <w:color w:val="000000"/>
                <w:szCs w:val="20"/>
              </w:rPr>
              <w:t>hệ</w:t>
            </w:r>
            <w:proofErr w:type="spellEnd"/>
            <w:r w:rsidRPr="001419B9">
              <w:rPr>
                <w:color w:val="000000"/>
                <w:szCs w:val="20"/>
              </w:rPr>
              <w:t xml:space="preserve"> </w:t>
            </w:r>
            <w:proofErr w:type="spellStart"/>
            <w:r w:rsidRPr="001419B9">
              <w:rPr>
                <w:color w:val="000000"/>
                <w:szCs w:val="20"/>
              </w:rPr>
              <w:t>thống</w:t>
            </w:r>
            <w:proofErr w:type="spellEnd"/>
            <w:r w:rsidRPr="001419B9">
              <w:rPr>
                <w:color w:val="000000"/>
                <w:szCs w:val="20"/>
              </w:rPr>
              <w:t xml:space="preserve"> </w:t>
            </w:r>
            <w:proofErr w:type="spellStart"/>
            <w:r w:rsidRPr="001419B9">
              <w:rPr>
                <w:color w:val="000000"/>
                <w:szCs w:val="20"/>
              </w:rPr>
              <w:t>bằng</w:t>
            </w:r>
            <w:proofErr w:type="spellEnd"/>
            <w:r w:rsidRPr="001419B9">
              <w:rPr>
                <w:color w:val="000000"/>
                <w:szCs w:val="20"/>
              </w:rPr>
              <w:t xml:space="preserve"> </w:t>
            </w:r>
            <w:proofErr w:type="spellStart"/>
            <w:r w:rsidRPr="001419B9">
              <w:rPr>
                <w:color w:val="000000"/>
                <w:szCs w:val="20"/>
              </w:rPr>
              <w:t>tài</w:t>
            </w:r>
            <w:proofErr w:type="spellEnd"/>
            <w:r w:rsidRPr="001419B9">
              <w:rPr>
                <w:color w:val="000000"/>
                <w:szCs w:val="20"/>
              </w:rPr>
              <w:t xml:space="preserve"> </w:t>
            </w:r>
            <w:proofErr w:type="spellStart"/>
            <w:r w:rsidRPr="001419B9">
              <w:rPr>
                <w:color w:val="000000"/>
                <w:szCs w:val="20"/>
              </w:rPr>
              <w:t>khoản</w:t>
            </w:r>
            <w:proofErr w:type="spellEnd"/>
            <w:r w:rsidRPr="001419B9">
              <w:rPr>
                <w:color w:val="000000"/>
                <w:szCs w:val="20"/>
              </w:rPr>
              <w:t xml:space="preserve"> </w:t>
            </w:r>
            <w:proofErr w:type="spellStart"/>
            <w:r w:rsidRPr="001419B9">
              <w:rPr>
                <w:color w:val="000000"/>
                <w:szCs w:val="20"/>
              </w:rPr>
              <w:t>cá</w:t>
            </w:r>
            <w:proofErr w:type="spellEnd"/>
            <w:r w:rsidRPr="001419B9">
              <w:rPr>
                <w:color w:val="000000"/>
                <w:szCs w:val="20"/>
              </w:rPr>
              <w:t xml:space="preserve"> </w:t>
            </w:r>
            <w:proofErr w:type="spellStart"/>
            <w:r w:rsidRPr="001419B9">
              <w:rPr>
                <w:color w:val="000000"/>
                <w:szCs w:val="20"/>
              </w:rPr>
              <w:t>nhân</w:t>
            </w:r>
            <w:proofErr w:type="spellEnd"/>
          </w:p>
        </w:tc>
      </w:tr>
      <w:tr w:rsidR="002D6741" w:rsidRPr="00464885" w14:paraId="3A877AD2" w14:textId="77777777" w:rsidTr="00C000DF">
        <w:trPr>
          <w:trHeight w:val="253"/>
        </w:trPr>
        <w:tc>
          <w:tcPr>
            <w:tcW w:w="315" w:type="pct"/>
          </w:tcPr>
          <w:p w14:paraId="60154D6A" w14:textId="77777777" w:rsidR="002D6741" w:rsidRDefault="002D6741" w:rsidP="00D2256A">
            <w:pPr>
              <w:rPr>
                <w:color w:val="000000"/>
                <w:szCs w:val="20"/>
              </w:rPr>
            </w:pPr>
            <w:r>
              <w:rPr>
                <w:color w:val="000000"/>
                <w:szCs w:val="20"/>
              </w:rPr>
              <w:t>2</w:t>
            </w:r>
          </w:p>
        </w:tc>
        <w:tc>
          <w:tcPr>
            <w:tcW w:w="1448" w:type="pct"/>
          </w:tcPr>
          <w:p w14:paraId="2C47C1A3" w14:textId="77D1B585" w:rsidR="002D6741" w:rsidRPr="001419B9" w:rsidRDefault="001419B9" w:rsidP="00D2256A">
            <w:pPr>
              <w:rPr>
                <w:color w:val="000000"/>
                <w:szCs w:val="20"/>
                <w:lang w:val="vi-VN"/>
              </w:rPr>
            </w:pPr>
            <w:proofErr w:type="spellStart"/>
            <w:r>
              <w:rPr>
                <w:color w:val="000000"/>
                <w:szCs w:val="20"/>
              </w:rPr>
              <w:t>Quên</w:t>
            </w:r>
            <w:proofErr w:type="spellEnd"/>
            <w:r>
              <w:rPr>
                <w:color w:val="000000"/>
                <w:szCs w:val="20"/>
                <w:lang w:val="vi-VN"/>
              </w:rPr>
              <w:t xml:space="preserve"> mật khẩu</w:t>
            </w:r>
          </w:p>
        </w:tc>
        <w:tc>
          <w:tcPr>
            <w:tcW w:w="3237" w:type="pct"/>
          </w:tcPr>
          <w:p w14:paraId="57DC53CB" w14:textId="2F601829" w:rsidR="002D6741" w:rsidRDefault="001419B9" w:rsidP="00D2256A">
            <w:pPr>
              <w:rPr>
                <w:color w:val="000000"/>
                <w:szCs w:val="20"/>
              </w:rPr>
            </w:pPr>
            <w:r w:rsidRPr="001419B9">
              <w:rPr>
                <w:color w:val="000000"/>
                <w:szCs w:val="20"/>
              </w:rPr>
              <w:t xml:space="preserve">Cho </w:t>
            </w:r>
            <w:proofErr w:type="spellStart"/>
            <w:r w:rsidRPr="001419B9">
              <w:rPr>
                <w:color w:val="000000"/>
                <w:szCs w:val="20"/>
              </w:rPr>
              <w:t>phép</w:t>
            </w:r>
            <w:proofErr w:type="spellEnd"/>
            <w:r w:rsidRPr="001419B9">
              <w:rPr>
                <w:color w:val="000000"/>
                <w:szCs w:val="20"/>
              </w:rPr>
              <w:t xml:space="preserve"> </w:t>
            </w:r>
            <w:proofErr w:type="spellStart"/>
            <w:r w:rsidRPr="001419B9">
              <w:rPr>
                <w:color w:val="000000"/>
                <w:szCs w:val="20"/>
              </w:rPr>
              <w:t>người</w:t>
            </w:r>
            <w:proofErr w:type="spellEnd"/>
            <w:r w:rsidRPr="001419B9">
              <w:rPr>
                <w:color w:val="000000"/>
                <w:szCs w:val="20"/>
              </w:rPr>
              <w:t xml:space="preserve"> </w:t>
            </w:r>
            <w:proofErr w:type="spellStart"/>
            <w:r w:rsidRPr="001419B9">
              <w:rPr>
                <w:color w:val="000000"/>
                <w:szCs w:val="20"/>
              </w:rPr>
              <w:t>dùng</w:t>
            </w:r>
            <w:proofErr w:type="spellEnd"/>
            <w:r w:rsidRPr="001419B9">
              <w:rPr>
                <w:color w:val="000000"/>
                <w:szCs w:val="20"/>
              </w:rPr>
              <w:t xml:space="preserve"> </w:t>
            </w:r>
            <w:proofErr w:type="spellStart"/>
            <w:r w:rsidRPr="001419B9">
              <w:rPr>
                <w:color w:val="000000"/>
                <w:szCs w:val="20"/>
              </w:rPr>
              <w:t>thực</w:t>
            </w:r>
            <w:proofErr w:type="spellEnd"/>
            <w:r w:rsidRPr="001419B9">
              <w:rPr>
                <w:color w:val="000000"/>
                <w:szCs w:val="20"/>
              </w:rPr>
              <w:t xml:space="preserve"> </w:t>
            </w:r>
            <w:proofErr w:type="spellStart"/>
            <w:r w:rsidRPr="001419B9">
              <w:rPr>
                <w:color w:val="000000"/>
                <w:szCs w:val="20"/>
              </w:rPr>
              <w:t>hiện</w:t>
            </w:r>
            <w:proofErr w:type="spellEnd"/>
            <w:r w:rsidRPr="001419B9">
              <w:rPr>
                <w:color w:val="000000"/>
                <w:szCs w:val="20"/>
              </w:rPr>
              <w:t xml:space="preserve"> </w:t>
            </w:r>
            <w:proofErr w:type="spellStart"/>
            <w:r w:rsidRPr="001419B9">
              <w:rPr>
                <w:color w:val="000000"/>
                <w:szCs w:val="20"/>
              </w:rPr>
              <w:t>tác</w:t>
            </w:r>
            <w:proofErr w:type="spellEnd"/>
            <w:r w:rsidRPr="001419B9">
              <w:rPr>
                <w:color w:val="000000"/>
                <w:szCs w:val="20"/>
              </w:rPr>
              <w:t xml:space="preserve"> </w:t>
            </w:r>
            <w:proofErr w:type="spellStart"/>
            <w:r w:rsidRPr="001419B9">
              <w:rPr>
                <w:color w:val="000000"/>
                <w:szCs w:val="20"/>
              </w:rPr>
              <w:t>vụ</w:t>
            </w:r>
            <w:proofErr w:type="spellEnd"/>
            <w:r w:rsidRPr="001419B9">
              <w:rPr>
                <w:color w:val="000000"/>
                <w:szCs w:val="20"/>
              </w:rPr>
              <w:t xml:space="preserve"> </w:t>
            </w:r>
            <w:proofErr w:type="spellStart"/>
            <w:r w:rsidRPr="001419B9">
              <w:rPr>
                <w:color w:val="000000"/>
                <w:szCs w:val="20"/>
              </w:rPr>
              <w:t>quên</w:t>
            </w:r>
            <w:proofErr w:type="spellEnd"/>
            <w:r w:rsidRPr="001419B9">
              <w:rPr>
                <w:color w:val="000000"/>
                <w:szCs w:val="20"/>
              </w:rPr>
              <w:t xml:space="preserve"> </w:t>
            </w:r>
            <w:proofErr w:type="spellStart"/>
            <w:r w:rsidRPr="001419B9">
              <w:rPr>
                <w:color w:val="000000"/>
                <w:szCs w:val="20"/>
              </w:rPr>
              <w:t>mật</w:t>
            </w:r>
            <w:proofErr w:type="spellEnd"/>
            <w:r w:rsidRPr="001419B9">
              <w:rPr>
                <w:color w:val="000000"/>
                <w:szCs w:val="20"/>
              </w:rPr>
              <w:t xml:space="preserve"> </w:t>
            </w:r>
            <w:proofErr w:type="spellStart"/>
            <w:r w:rsidRPr="001419B9">
              <w:rPr>
                <w:color w:val="000000"/>
                <w:szCs w:val="20"/>
              </w:rPr>
              <w:t>khẩu</w:t>
            </w:r>
            <w:proofErr w:type="spellEnd"/>
            <w:r w:rsidRPr="001419B9">
              <w:rPr>
                <w:color w:val="000000"/>
                <w:szCs w:val="20"/>
              </w:rPr>
              <w:t xml:space="preserve"> </w:t>
            </w:r>
            <w:proofErr w:type="spellStart"/>
            <w:r w:rsidRPr="001419B9">
              <w:rPr>
                <w:color w:val="000000"/>
                <w:szCs w:val="20"/>
              </w:rPr>
              <w:t>để</w:t>
            </w:r>
            <w:proofErr w:type="spellEnd"/>
            <w:r w:rsidRPr="001419B9">
              <w:rPr>
                <w:color w:val="000000"/>
                <w:szCs w:val="20"/>
              </w:rPr>
              <w:t xml:space="preserve"> </w:t>
            </w:r>
            <w:proofErr w:type="spellStart"/>
            <w:r w:rsidRPr="001419B9">
              <w:rPr>
                <w:color w:val="000000"/>
                <w:szCs w:val="20"/>
              </w:rPr>
              <w:t>lấy</w:t>
            </w:r>
            <w:proofErr w:type="spellEnd"/>
            <w:r w:rsidRPr="001419B9">
              <w:rPr>
                <w:color w:val="000000"/>
                <w:szCs w:val="20"/>
              </w:rPr>
              <w:t xml:space="preserve"> </w:t>
            </w:r>
            <w:proofErr w:type="spellStart"/>
            <w:r w:rsidRPr="001419B9">
              <w:rPr>
                <w:color w:val="000000"/>
                <w:szCs w:val="20"/>
              </w:rPr>
              <w:t>lại</w:t>
            </w:r>
            <w:proofErr w:type="spellEnd"/>
            <w:r w:rsidRPr="001419B9">
              <w:rPr>
                <w:color w:val="000000"/>
                <w:szCs w:val="20"/>
              </w:rPr>
              <w:t xml:space="preserve"> </w:t>
            </w:r>
            <w:proofErr w:type="spellStart"/>
            <w:r>
              <w:rPr>
                <w:color w:val="000000"/>
                <w:szCs w:val="20"/>
              </w:rPr>
              <w:t>mình</w:t>
            </w:r>
            <w:proofErr w:type="spellEnd"/>
          </w:p>
        </w:tc>
      </w:tr>
      <w:tr w:rsidR="002D6741" w:rsidRPr="00464885" w14:paraId="3EB70724" w14:textId="77777777" w:rsidTr="00C000DF">
        <w:trPr>
          <w:trHeight w:val="253"/>
        </w:trPr>
        <w:tc>
          <w:tcPr>
            <w:tcW w:w="315" w:type="pct"/>
          </w:tcPr>
          <w:p w14:paraId="7A7FAF97" w14:textId="77777777" w:rsidR="002D6741" w:rsidRDefault="002D6741" w:rsidP="00D2256A">
            <w:pPr>
              <w:rPr>
                <w:color w:val="000000"/>
                <w:szCs w:val="20"/>
              </w:rPr>
            </w:pPr>
            <w:r>
              <w:rPr>
                <w:color w:val="000000"/>
                <w:szCs w:val="20"/>
              </w:rPr>
              <w:t>3</w:t>
            </w:r>
          </w:p>
        </w:tc>
        <w:tc>
          <w:tcPr>
            <w:tcW w:w="1448" w:type="pct"/>
          </w:tcPr>
          <w:p w14:paraId="0F8023E0" w14:textId="1BE98D43" w:rsidR="002D6741" w:rsidRPr="001419B9" w:rsidRDefault="001419B9" w:rsidP="00D2256A">
            <w:pPr>
              <w:rPr>
                <w:color w:val="000000"/>
                <w:szCs w:val="20"/>
                <w:lang w:val="vi-VN"/>
              </w:rPr>
            </w:pPr>
            <w:proofErr w:type="spellStart"/>
            <w:r>
              <w:rPr>
                <w:color w:val="000000"/>
                <w:szCs w:val="20"/>
              </w:rPr>
              <w:t>Đổi</w:t>
            </w:r>
            <w:proofErr w:type="spellEnd"/>
            <w:r>
              <w:rPr>
                <w:color w:val="000000"/>
                <w:szCs w:val="20"/>
                <w:lang w:val="vi-VN"/>
              </w:rPr>
              <w:t xml:space="preserve"> mật khẩu</w:t>
            </w:r>
          </w:p>
        </w:tc>
        <w:tc>
          <w:tcPr>
            <w:tcW w:w="3237" w:type="pct"/>
          </w:tcPr>
          <w:p w14:paraId="41ED1121" w14:textId="06282903" w:rsidR="002D6741" w:rsidRPr="00417D79" w:rsidRDefault="001419B9" w:rsidP="00D2256A">
            <w:pPr>
              <w:rPr>
                <w:color w:val="000000"/>
                <w:szCs w:val="20"/>
                <w:highlight w:val="yellow"/>
              </w:rPr>
            </w:pPr>
            <w:r w:rsidRPr="001419B9">
              <w:rPr>
                <w:color w:val="000000"/>
                <w:szCs w:val="20"/>
              </w:rPr>
              <w:t xml:space="preserve">Cho </w:t>
            </w:r>
            <w:proofErr w:type="spellStart"/>
            <w:r w:rsidRPr="001419B9">
              <w:rPr>
                <w:color w:val="000000"/>
                <w:szCs w:val="20"/>
              </w:rPr>
              <w:t>phép</w:t>
            </w:r>
            <w:proofErr w:type="spellEnd"/>
            <w:r w:rsidRPr="001419B9">
              <w:rPr>
                <w:color w:val="000000"/>
                <w:szCs w:val="20"/>
              </w:rPr>
              <w:t xml:space="preserve"> </w:t>
            </w:r>
            <w:proofErr w:type="spellStart"/>
            <w:r w:rsidRPr="001419B9">
              <w:rPr>
                <w:color w:val="000000"/>
                <w:szCs w:val="20"/>
              </w:rPr>
              <w:t>người</w:t>
            </w:r>
            <w:proofErr w:type="spellEnd"/>
            <w:r w:rsidRPr="001419B9">
              <w:rPr>
                <w:color w:val="000000"/>
                <w:szCs w:val="20"/>
              </w:rPr>
              <w:t xml:space="preserve"> </w:t>
            </w:r>
            <w:proofErr w:type="spellStart"/>
            <w:r w:rsidRPr="001419B9">
              <w:rPr>
                <w:color w:val="000000"/>
                <w:szCs w:val="20"/>
              </w:rPr>
              <w:t>dùng</w:t>
            </w:r>
            <w:proofErr w:type="spellEnd"/>
            <w:r w:rsidRPr="001419B9">
              <w:rPr>
                <w:color w:val="000000"/>
                <w:szCs w:val="20"/>
              </w:rPr>
              <w:t xml:space="preserve"> </w:t>
            </w:r>
            <w:proofErr w:type="spellStart"/>
            <w:r w:rsidRPr="001419B9">
              <w:rPr>
                <w:color w:val="000000"/>
                <w:szCs w:val="20"/>
              </w:rPr>
              <w:t>thay</w:t>
            </w:r>
            <w:proofErr w:type="spellEnd"/>
            <w:r w:rsidRPr="001419B9">
              <w:rPr>
                <w:color w:val="000000"/>
                <w:szCs w:val="20"/>
              </w:rPr>
              <w:t xml:space="preserve"> </w:t>
            </w:r>
            <w:proofErr w:type="spellStart"/>
            <w:r w:rsidRPr="001419B9">
              <w:rPr>
                <w:color w:val="000000"/>
                <w:szCs w:val="20"/>
              </w:rPr>
              <w:t>đổi</w:t>
            </w:r>
            <w:proofErr w:type="spellEnd"/>
            <w:r w:rsidRPr="001419B9">
              <w:rPr>
                <w:color w:val="000000"/>
                <w:szCs w:val="20"/>
              </w:rPr>
              <w:t xml:space="preserve"> </w:t>
            </w:r>
            <w:proofErr w:type="spellStart"/>
            <w:r w:rsidRPr="001419B9">
              <w:rPr>
                <w:color w:val="000000"/>
                <w:szCs w:val="20"/>
              </w:rPr>
              <w:t>mật</w:t>
            </w:r>
            <w:proofErr w:type="spellEnd"/>
            <w:r w:rsidRPr="001419B9">
              <w:rPr>
                <w:color w:val="000000"/>
                <w:szCs w:val="20"/>
              </w:rPr>
              <w:t xml:space="preserve"> </w:t>
            </w:r>
            <w:proofErr w:type="spellStart"/>
            <w:r w:rsidRPr="001419B9">
              <w:rPr>
                <w:color w:val="000000"/>
                <w:szCs w:val="20"/>
              </w:rPr>
              <w:t>khẩu</w:t>
            </w:r>
            <w:proofErr w:type="spellEnd"/>
            <w:r w:rsidRPr="001419B9">
              <w:rPr>
                <w:color w:val="000000"/>
                <w:szCs w:val="20"/>
              </w:rPr>
              <w:t xml:space="preserve"> </w:t>
            </w:r>
            <w:proofErr w:type="spellStart"/>
            <w:r w:rsidRPr="001419B9">
              <w:rPr>
                <w:color w:val="000000"/>
                <w:szCs w:val="20"/>
              </w:rPr>
              <w:t>tài</w:t>
            </w:r>
            <w:proofErr w:type="spellEnd"/>
            <w:r w:rsidRPr="001419B9">
              <w:rPr>
                <w:color w:val="000000"/>
                <w:szCs w:val="20"/>
              </w:rPr>
              <w:t xml:space="preserve"> </w:t>
            </w:r>
            <w:proofErr w:type="spellStart"/>
            <w:r w:rsidRPr="001419B9">
              <w:rPr>
                <w:color w:val="000000"/>
                <w:szCs w:val="20"/>
              </w:rPr>
              <w:t>khoản</w:t>
            </w:r>
            <w:proofErr w:type="spellEnd"/>
          </w:p>
        </w:tc>
      </w:tr>
      <w:tr w:rsidR="002D6741" w:rsidRPr="00464885" w14:paraId="48536F41" w14:textId="77777777" w:rsidTr="00C000DF">
        <w:trPr>
          <w:trHeight w:val="253"/>
        </w:trPr>
        <w:tc>
          <w:tcPr>
            <w:tcW w:w="315" w:type="pct"/>
          </w:tcPr>
          <w:p w14:paraId="0E99B5FD" w14:textId="77777777" w:rsidR="002D6741" w:rsidRDefault="002D6741" w:rsidP="00D2256A">
            <w:pPr>
              <w:rPr>
                <w:color w:val="000000"/>
                <w:szCs w:val="20"/>
              </w:rPr>
            </w:pPr>
            <w:r>
              <w:rPr>
                <w:color w:val="000000"/>
                <w:szCs w:val="20"/>
              </w:rPr>
              <w:t>4</w:t>
            </w:r>
          </w:p>
        </w:tc>
        <w:tc>
          <w:tcPr>
            <w:tcW w:w="1448" w:type="pct"/>
          </w:tcPr>
          <w:p w14:paraId="39E77072" w14:textId="258C5551" w:rsidR="002D6741" w:rsidRPr="001419B9" w:rsidRDefault="001419B9" w:rsidP="00D2256A">
            <w:pPr>
              <w:rPr>
                <w:color w:val="000000"/>
                <w:szCs w:val="20"/>
                <w:lang w:val="vi-VN"/>
              </w:rPr>
            </w:pPr>
            <w:r>
              <w:rPr>
                <w:color w:val="000000"/>
                <w:szCs w:val="20"/>
              </w:rPr>
              <w:t>Xem</w:t>
            </w:r>
            <w:r>
              <w:rPr>
                <w:color w:val="000000"/>
                <w:szCs w:val="20"/>
                <w:lang w:val="vi-VN"/>
              </w:rPr>
              <w:t xml:space="preserve"> hồ sơ nhân viên</w:t>
            </w:r>
          </w:p>
        </w:tc>
        <w:tc>
          <w:tcPr>
            <w:tcW w:w="3237" w:type="pct"/>
          </w:tcPr>
          <w:p w14:paraId="7ED18E77" w14:textId="6EB7970E" w:rsidR="002D6741" w:rsidRPr="00036469" w:rsidRDefault="001419B9" w:rsidP="00D2256A">
            <w:pPr>
              <w:rPr>
                <w:color w:val="000000"/>
                <w:szCs w:val="20"/>
              </w:rPr>
            </w:pPr>
            <w:r w:rsidRPr="001419B9">
              <w:rPr>
                <w:color w:val="000000"/>
                <w:szCs w:val="20"/>
              </w:rPr>
              <w:t xml:space="preserve">Cho </w:t>
            </w:r>
            <w:proofErr w:type="spellStart"/>
            <w:r w:rsidRPr="001419B9">
              <w:rPr>
                <w:color w:val="000000"/>
                <w:szCs w:val="20"/>
              </w:rPr>
              <w:t>phép</w:t>
            </w:r>
            <w:proofErr w:type="spellEnd"/>
            <w:r w:rsidRPr="001419B9">
              <w:rPr>
                <w:color w:val="000000"/>
                <w:szCs w:val="20"/>
              </w:rPr>
              <w:t xml:space="preserve"> </w:t>
            </w:r>
            <w:proofErr w:type="spellStart"/>
            <w:r w:rsidRPr="001419B9">
              <w:rPr>
                <w:color w:val="000000"/>
                <w:szCs w:val="20"/>
              </w:rPr>
              <w:t>người</w:t>
            </w:r>
            <w:proofErr w:type="spellEnd"/>
            <w:r w:rsidRPr="001419B9">
              <w:rPr>
                <w:color w:val="000000"/>
                <w:szCs w:val="20"/>
              </w:rPr>
              <w:t xml:space="preserve"> </w:t>
            </w:r>
            <w:proofErr w:type="spellStart"/>
            <w:r w:rsidRPr="001419B9">
              <w:rPr>
                <w:color w:val="000000"/>
                <w:szCs w:val="20"/>
              </w:rPr>
              <w:t>dùng</w:t>
            </w:r>
            <w:proofErr w:type="spellEnd"/>
            <w:r w:rsidRPr="001419B9">
              <w:rPr>
                <w:color w:val="000000"/>
                <w:szCs w:val="20"/>
              </w:rPr>
              <w:t xml:space="preserve"> </w:t>
            </w:r>
            <w:proofErr w:type="spellStart"/>
            <w:r w:rsidRPr="001419B9">
              <w:rPr>
                <w:color w:val="000000"/>
                <w:szCs w:val="20"/>
              </w:rPr>
              <w:t>xem</w:t>
            </w:r>
            <w:proofErr w:type="spellEnd"/>
            <w:r w:rsidRPr="001419B9">
              <w:rPr>
                <w:color w:val="000000"/>
                <w:szCs w:val="20"/>
              </w:rPr>
              <w:t xml:space="preserve"> </w:t>
            </w:r>
            <w:proofErr w:type="spellStart"/>
            <w:r w:rsidRPr="001419B9">
              <w:rPr>
                <w:color w:val="000000"/>
                <w:szCs w:val="20"/>
              </w:rPr>
              <w:t>hồ</w:t>
            </w:r>
            <w:proofErr w:type="spellEnd"/>
            <w:r w:rsidRPr="001419B9">
              <w:rPr>
                <w:color w:val="000000"/>
                <w:szCs w:val="20"/>
              </w:rPr>
              <w:t xml:space="preserve"> </w:t>
            </w:r>
            <w:proofErr w:type="spellStart"/>
            <w:r w:rsidRPr="001419B9">
              <w:rPr>
                <w:color w:val="000000"/>
                <w:szCs w:val="20"/>
              </w:rPr>
              <w:t>sơ</w:t>
            </w:r>
            <w:proofErr w:type="spellEnd"/>
            <w:r w:rsidRPr="001419B9">
              <w:rPr>
                <w:color w:val="000000"/>
                <w:szCs w:val="20"/>
              </w:rPr>
              <w:t xml:space="preserve"> </w:t>
            </w:r>
            <w:proofErr w:type="spellStart"/>
            <w:r w:rsidRPr="001419B9">
              <w:rPr>
                <w:color w:val="000000"/>
                <w:szCs w:val="20"/>
              </w:rPr>
              <w:t>của</w:t>
            </w:r>
            <w:proofErr w:type="spellEnd"/>
            <w:r w:rsidRPr="001419B9">
              <w:rPr>
                <w:color w:val="000000"/>
                <w:szCs w:val="20"/>
              </w:rPr>
              <w:t xml:space="preserve"> </w:t>
            </w:r>
            <w:proofErr w:type="spellStart"/>
            <w:r w:rsidRPr="001419B9">
              <w:rPr>
                <w:color w:val="000000"/>
                <w:szCs w:val="20"/>
              </w:rPr>
              <w:t>mình</w:t>
            </w:r>
            <w:proofErr w:type="spellEnd"/>
          </w:p>
        </w:tc>
      </w:tr>
      <w:tr w:rsidR="002D6741" w:rsidRPr="00464885" w14:paraId="22AC358C" w14:textId="77777777" w:rsidTr="00C000DF">
        <w:trPr>
          <w:trHeight w:val="253"/>
        </w:trPr>
        <w:tc>
          <w:tcPr>
            <w:tcW w:w="315" w:type="pct"/>
          </w:tcPr>
          <w:p w14:paraId="43DFEC8D" w14:textId="77777777" w:rsidR="002D6741" w:rsidRDefault="002D6741" w:rsidP="00D2256A">
            <w:pPr>
              <w:rPr>
                <w:color w:val="000000"/>
                <w:szCs w:val="20"/>
              </w:rPr>
            </w:pPr>
            <w:r>
              <w:rPr>
                <w:color w:val="000000"/>
                <w:szCs w:val="20"/>
              </w:rPr>
              <w:t>5</w:t>
            </w:r>
          </w:p>
        </w:tc>
        <w:tc>
          <w:tcPr>
            <w:tcW w:w="1448" w:type="pct"/>
          </w:tcPr>
          <w:p w14:paraId="0082B232" w14:textId="02E875FB" w:rsidR="002D6741" w:rsidRPr="001419B9" w:rsidRDefault="001419B9" w:rsidP="00D2256A">
            <w:pPr>
              <w:rPr>
                <w:color w:val="000000"/>
                <w:szCs w:val="20"/>
                <w:lang w:val="vi-VN"/>
              </w:rPr>
            </w:pPr>
            <w:proofErr w:type="spellStart"/>
            <w:r>
              <w:rPr>
                <w:color w:val="000000"/>
                <w:szCs w:val="20"/>
              </w:rPr>
              <w:t>Đăng</w:t>
            </w:r>
            <w:proofErr w:type="spellEnd"/>
            <w:r>
              <w:rPr>
                <w:color w:val="000000"/>
                <w:szCs w:val="20"/>
                <w:lang w:val="vi-VN"/>
              </w:rPr>
              <w:t xml:space="preserve"> xuất</w:t>
            </w:r>
          </w:p>
        </w:tc>
        <w:tc>
          <w:tcPr>
            <w:tcW w:w="3237" w:type="pct"/>
          </w:tcPr>
          <w:p w14:paraId="30FADAE4" w14:textId="2E3BD4EB" w:rsidR="002D6741" w:rsidRPr="001419B9" w:rsidRDefault="001419B9" w:rsidP="00D2256A">
            <w:pPr>
              <w:rPr>
                <w:color w:val="000000"/>
                <w:szCs w:val="20"/>
                <w:lang w:val="vi-VN"/>
              </w:rPr>
            </w:pPr>
            <w:r>
              <w:rPr>
                <w:color w:val="000000"/>
                <w:szCs w:val="20"/>
              </w:rPr>
              <w:t>Cho</w:t>
            </w:r>
            <w:r>
              <w:rPr>
                <w:color w:val="000000"/>
                <w:szCs w:val="20"/>
                <w:lang w:val="vi-VN"/>
              </w:rPr>
              <w:t xml:space="preserve"> phép người dùng đăng xuất khỏi hệ thống</w:t>
            </w:r>
          </w:p>
        </w:tc>
      </w:tr>
      <w:tr w:rsidR="002D6741" w:rsidRPr="00464885" w14:paraId="429FC5F5" w14:textId="77777777" w:rsidTr="00C000DF">
        <w:trPr>
          <w:trHeight w:val="253"/>
        </w:trPr>
        <w:tc>
          <w:tcPr>
            <w:tcW w:w="315" w:type="pct"/>
          </w:tcPr>
          <w:p w14:paraId="438EFD3C" w14:textId="77777777" w:rsidR="002D6741" w:rsidRDefault="002D6741" w:rsidP="00D2256A">
            <w:pPr>
              <w:rPr>
                <w:color w:val="000000"/>
                <w:szCs w:val="20"/>
              </w:rPr>
            </w:pPr>
            <w:r>
              <w:rPr>
                <w:color w:val="000000"/>
                <w:szCs w:val="20"/>
              </w:rPr>
              <w:lastRenderedPageBreak/>
              <w:t>6</w:t>
            </w:r>
          </w:p>
        </w:tc>
        <w:tc>
          <w:tcPr>
            <w:tcW w:w="1448" w:type="pct"/>
          </w:tcPr>
          <w:p w14:paraId="5F95BFEC" w14:textId="239381DB" w:rsidR="002D6741" w:rsidRPr="00686334" w:rsidRDefault="00686334" w:rsidP="001419B9">
            <w:pPr>
              <w:tabs>
                <w:tab w:val="center" w:pos="1278"/>
              </w:tabs>
              <w:rPr>
                <w:color w:val="000000"/>
                <w:szCs w:val="20"/>
                <w:lang w:val="vi-VN"/>
              </w:rPr>
            </w:pPr>
            <w:proofErr w:type="spellStart"/>
            <w:r>
              <w:rPr>
                <w:color w:val="000000"/>
                <w:szCs w:val="20"/>
              </w:rPr>
              <w:t>Cập</w:t>
            </w:r>
            <w:proofErr w:type="spellEnd"/>
            <w:r>
              <w:rPr>
                <w:color w:val="000000"/>
                <w:szCs w:val="20"/>
                <w:lang w:val="vi-VN"/>
              </w:rPr>
              <w:t xml:space="preserve"> nhật đơn xuất/nhập kho</w:t>
            </w:r>
          </w:p>
        </w:tc>
        <w:tc>
          <w:tcPr>
            <w:tcW w:w="3237" w:type="pct"/>
          </w:tcPr>
          <w:p w14:paraId="789CDF00" w14:textId="11518445" w:rsidR="00FE2650" w:rsidRPr="00FE2650" w:rsidRDefault="00FE2650" w:rsidP="00FE2650">
            <w:pPr>
              <w:rPr>
                <w:color w:val="000000"/>
                <w:szCs w:val="20"/>
              </w:rPr>
            </w:pPr>
            <w:r w:rsidRPr="00FE2650">
              <w:rPr>
                <w:color w:val="000000"/>
                <w:szCs w:val="20"/>
              </w:rPr>
              <w:t xml:space="preserve">Cho </w:t>
            </w:r>
            <w:proofErr w:type="spellStart"/>
            <w:r w:rsidRPr="00FE2650">
              <w:rPr>
                <w:color w:val="000000"/>
                <w:szCs w:val="20"/>
              </w:rPr>
              <w:t>phép</w:t>
            </w:r>
            <w:proofErr w:type="spellEnd"/>
            <w:r w:rsidRPr="00FE2650">
              <w:rPr>
                <w:color w:val="000000"/>
                <w:szCs w:val="20"/>
              </w:rPr>
              <w:t xml:space="preserve"> </w:t>
            </w:r>
            <w:proofErr w:type="spellStart"/>
            <w:r w:rsidR="00686334">
              <w:rPr>
                <w:color w:val="000000"/>
                <w:szCs w:val="20"/>
              </w:rPr>
              <w:t>nhân</w:t>
            </w:r>
            <w:proofErr w:type="spellEnd"/>
            <w:r w:rsidR="00686334">
              <w:rPr>
                <w:color w:val="000000"/>
                <w:szCs w:val="20"/>
                <w:lang w:val="vi-VN"/>
              </w:rPr>
              <w:t xml:space="preserve"> viên quản lý </w:t>
            </w:r>
            <w:r w:rsidR="00717D0C">
              <w:rPr>
                <w:color w:val="000000"/>
                <w:szCs w:val="20"/>
                <w:lang w:val="vi-VN"/>
              </w:rPr>
              <w:t>kho, system administrator</w:t>
            </w:r>
            <w:r w:rsidRPr="00FE2650">
              <w:rPr>
                <w:color w:val="000000"/>
                <w:szCs w:val="20"/>
              </w:rPr>
              <w:t xml:space="preserve"> </w:t>
            </w:r>
            <w:proofErr w:type="spellStart"/>
            <w:r w:rsidR="00686334">
              <w:rPr>
                <w:color w:val="000000"/>
                <w:szCs w:val="20"/>
              </w:rPr>
              <w:t>cập</w:t>
            </w:r>
            <w:proofErr w:type="spellEnd"/>
            <w:r w:rsidRPr="00FE2650">
              <w:rPr>
                <w:color w:val="000000"/>
                <w:szCs w:val="20"/>
              </w:rPr>
              <w:t xml:space="preserve"> </w:t>
            </w:r>
            <w:proofErr w:type="spellStart"/>
            <w:r w:rsidRPr="00FE2650">
              <w:rPr>
                <w:color w:val="000000"/>
                <w:szCs w:val="20"/>
              </w:rPr>
              <w:t>nhật</w:t>
            </w:r>
            <w:proofErr w:type="spellEnd"/>
            <w:r w:rsidRPr="00FE2650">
              <w:rPr>
                <w:color w:val="000000"/>
                <w:szCs w:val="20"/>
              </w:rPr>
              <w:t xml:space="preserve"> </w:t>
            </w:r>
            <w:proofErr w:type="spellStart"/>
            <w:r w:rsidRPr="00FE2650">
              <w:rPr>
                <w:color w:val="000000"/>
                <w:szCs w:val="20"/>
              </w:rPr>
              <w:t>thông</w:t>
            </w:r>
            <w:proofErr w:type="spellEnd"/>
            <w:r w:rsidRPr="00FE2650">
              <w:rPr>
                <w:color w:val="000000"/>
                <w:szCs w:val="20"/>
              </w:rPr>
              <w:t xml:space="preserve"> tin </w:t>
            </w:r>
            <w:proofErr w:type="spellStart"/>
            <w:r w:rsidRPr="00FE2650">
              <w:rPr>
                <w:color w:val="000000"/>
                <w:szCs w:val="20"/>
              </w:rPr>
              <w:t>đơn</w:t>
            </w:r>
            <w:proofErr w:type="spellEnd"/>
            <w:r w:rsidRPr="00FE2650">
              <w:rPr>
                <w:color w:val="000000"/>
                <w:szCs w:val="20"/>
              </w:rPr>
              <w:t xml:space="preserve"> </w:t>
            </w:r>
            <w:proofErr w:type="spellStart"/>
            <w:r w:rsidRPr="00FE2650">
              <w:rPr>
                <w:color w:val="000000"/>
                <w:szCs w:val="20"/>
              </w:rPr>
              <w:t>nhập</w:t>
            </w:r>
            <w:proofErr w:type="spellEnd"/>
            <w:r w:rsidRPr="00FE2650">
              <w:rPr>
                <w:color w:val="000000"/>
                <w:szCs w:val="20"/>
              </w:rPr>
              <w:t>/</w:t>
            </w:r>
            <w:proofErr w:type="spellStart"/>
            <w:r w:rsidRPr="00FE2650">
              <w:rPr>
                <w:color w:val="000000"/>
                <w:szCs w:val="20"/>
              </w:rPr>
              <w:t>xuất</w:t>
            </w:r>
            <w:proofErr w:type="spellEnd"/>
            <w:r w:rsidRPr="00FE2650">
              <w:rPr>
                <w:color w:val="000000"/>
                <w:szCs w:val="20"/>
              </w:rPr>
              <w:t xml:space="preserve"> </w:t>
            </w:r>
            <w:proofErr w:type="spellStart"/>
            <w:r w:rsidRPr="00FE2650">
              <w:rPr>
                <w:color w:val="000000"/>
                <w:szCs w:val="20"/>
              </w:rPr>
              <w:t>kho</w:t>
            </w:r>
            <w:proofErr w:type="spellEnd"/>
          </w:p>
          <w:p w14:paraId="2BE2C991" w14:textId="77777777" w:rsidR="00686334" w:rsidRDefault="00FE2650" w:rsidP="00FE2650">
            <w:pPr>
              <w:rPr>
                <w:color w:val="000000"/>
                <w:szCs w:val="20"/>
              </w:rPr>
            </w:pPr>
            <w:r w:rsidRPr="00FE2650">
              <w:rPr>
                <w:color w:val="000000"/>
                <w:szCs w:val="20"/>
              </w:rPr>
              <w:t xml:space="preserve">Lưu ý: </w:t>
            </w:r>
          </w:p>
          <w:p w14:paraId="0EF0B015" w14:textId="1644F30A" w:rsidR="008F16A1" w:rsidRPr="00FE2650" w:rsidRDefault="00686334" w:rsidP="00FE2650">
            <w:pPr>
              <w:rPr>
                <w:color w:val="000000"/>
                <w:szCs w:val="20"/>
                <w:lang w:val="vi-VN"/>
              </w:rPr>
            </w:pPr>
            <w:r>
              <w:rPr>
                <w:color w:val="000000"/>
                <w:szCs w:val="20"/>
                <w:lang w:val="vi-VN"/>
              </w:rPr>
              <w:t>[Trạng thái] của “Chi tiết đơn xuất/nhập kho”</w:t>
            </w:r>
            <w:r w:rsidR="00FE2650" w:rsidRPr="00FE2650">
              <w:rPr>
                <w:color w:val="000000"/>
                <w:szCs w:val="20"/>
              </w:rPr>
              <w:t xml:space="preserve"> = </w:t>
            </w:r>
            <w:proofErr w:type="spellStart"/>
            <w:r>
              <w:rPr>
                <w:color w:val="000000"/>
                <w:szCs w:val="20"/>
              </w:rPr>
              <w:t>Đã</w:t>
            </w:r>
            <w:proofErr w:type="spellEnd"/>
            <w:r>
              <w:rPr>
                <w:color w:val="000000"/>
                <w:szCs w:val="20"/>
                <w:lang w:val="vi-VN"/>
              </w:rPr>
              <w:t xml:space="preserve"> l</w:t>
            </w:r>
            <w:proofErr w:type="spellStart"/>
            <w:r w:rsidR="00FE2650" w:rsidRPr="00FE2650">
              <w:rPr>
                <w:color w:val="000000"/>
                <w:szCs w:val="20"/>
              </w:rPr>
              <w:t>ưu</w:t>
            </w:r>
            <w:proofErr w:type="spellEnd"/>
            <w:r w:rsidR="00FE2650" w:rsidRPr="00FE2650">
              <w:rPr>
                <w:color w:val="000000"/>
                <w:szCs w:val="20"/>
              </w:rPr>
              <w:t xml:space="preserve"> </w:t>
            </w:r>
            <w:proofErr w:type="spellStart"/>
            <w:r w:rsidR="00FE2650" w:rsidRPr="00FE2650">
              <w:rPr>
                <w:color w:val="000000"/>
                <w:szCs w:val="20"/>
              </w:rPr>
              <w:t>nháp</w:t>
            </w:r>
            <w:proofErr w:type="spellEnd"/>
            <w:r w:rsidR="00FE2650" w:rsidRPr="00FE2650">
              <w:rPr>
                <w:color w:val="000000"/>
                <w:szCs w:val="20"/>
              </w:rPr>
              <w:t>/</w:t>
            </w:r>
            <w:proofErr w:type="spellStart"/>
            <w:r>
              <w:rPr>
                <w:color w:val="000000"/>
                <w:szCs w:val="20"/>
              </w:rPr>
              <w:t>Đã</w:t>
            </w:r>
            <w:proofErr w:type="spellEnd"/>
            <w:r>
              <w:rPr>
                <w:color w:val="000000"/>
                <w:szCs w:val="20"/>
                <w:lang w:val="vi-VN"/>
              </w:rPr>
              <w:t xml:space="preserve"> từ</w:t>
            </w:r>
            <w:r w:rsidR="00FE2650" w:rsidRPr="00FE2650">
              <w:rPr>
                <w:color w:val="000000"/>
                <w:szCs w:val="20"/>
              </w:rPr>
              <w:t xml:space="preserve"> </w:t>
            </w:r>
            <w:proofErr w:type="spellStart"/>
            <w:r w:rsidR="00FE2650" w:rsidRPr="00FE2650">
              <w:rPr>
                <w:color w:val="000000"/>
                <w:szCs w:val="20"/>
              </w:rPr>
              <w:t>chối</w:t>
            </w:r>
            <w:proofErr w:type="spellEnd"/>
            <w:r>
              <w:rPr>
                <w:color w:val="000000"/>
                <w:szCs w:val="20"/>
                <w:lang w:val="vi-VN"/>
              </w:rPr>
              <w:t xml:space="preserve"> bởi lái xe</w:t>
            </w:r>
          </w:p>
        </w:tc>
      </w:tr>
      <w:tr w:rsidR="002D6741" w:rsidRPr="00464885" w14:paraId="0D8BFD02" w14:textId="77777777" w:rsidTr="00C000DF">
        <w:trPr>
          <w:trHeight w:val="253"/>
        </w:trPr>
        <w:tc>
          <w:tcPr>
            <w:tcW w:w="315" w:type="pct"/>
          </w:tcPr>
          <w:p w14:paraId="067A27EA" w14:textId="77777777" w:rsidR="002D6741" w:rsidRDefault="002D6741" w:rsidP="00D2256A">
            <w:pPr>
              <w:rPr>
                <w:color w:val="000000"/>
                <w:szCs w:val="20"/>
              </w:rPr>
            </w:pPr>
            <w:r>
              <w:rPr>
                <w:color w:val="000000"/>
                <w:szCs w:val="20"/>
              </w:rPr>
              <w:t>7</w:t>
            </w:r>
          </w:p>
        </w:tc>
        <w:tc>
          <w:tcPr>
            <w:tcW w:w="1448" w:type="pct"/>
          </w:tcPr>
          <w:p w14:paraId="7325189C" w14:textId="66BC06DD" w:rsidR="002D6741" w:rsidRPr="00686334" w:rsidRDefault="00686334" w:rsidP="00D2256A">
            <w:pPr>
              <w:rPr>
                <w:color w:val="000000"/>
                <w:szCs w:val="20"/>
                <w:lang w:val="vi-VN"/>
              </w:rPr>
            </w:pPr>
            <w:r>
              <w:rPr>
                <w:color w:val="000000"/>
                <w:szCs w:val="20"/>
              </w:rPr>
              <w:t>Xem</w:t>
            </w:r>
            <w:r>
              <w:rPr>
                <w:color w:val="000000"/>
                <w:szCs w:val="20"/>
                <w:lang w:val="vi-VN"/>
              </w:rPr>
              <w:t xml:space="preserve"> chi tiết đơn xuất/nhập kho dành cho nhân viên ql kho</w:t>
            </w:r>
          </w:p>
        </w:tc>
        <w:tc>
          <w:tcPr>
            <w:tcW w:w="3237" w:type="pct"/>
          </w:tcPr>
          <w:p w14:paraId="712E053E" w14:textId="0606EC4B" w:rsidR="002D6741" w:rsidRPr="00036469" w:rsidRDefault="00686334" w:rsidP="00FE2650">
            <w:pPr>
              <w:rPr>
                <w:color w:val="000000"/>
                <w:szCs w:val="20"/>
              </w:rPr>
            </w:pPr>
            <w:r>
              <w:rPr>
                <w:rFonts w:ascii="docs-Calibri" w:hAnsi="docs-Calibri"/>
                <w:color w:val="000000"/>
                <w:sz w:val="23"/>
                <w:szCs w:val="23"/>
                <w:shd w:val="clear" w:color="auto" w:fill="FFFFFF"/>
              </w:rPr>
              <w:t xml:space="preserve">Cho </w:t>
            </w:r>
            <w:proofErr w:type="spellStart"/>
            <w:r>
              <w:rPr>
                <w:rFonts w:ascii="docs-Calibri" w:hAnsi="docs-Calibri"/>
                <w:color w:val="000000"/>
                <w:sz w:val="23"/>
                <w:szCs w:val="23"/>
                <w:shd w:val="clear" w:color="auto" w:fill="FFFFFF"/>
              </w:rPr>
              <w:t>phép</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nhân</w:t>
            </w:r>
            <w:proofErr w:type="spellEnd"/>
            <w:r>
              <w:rPr>
                <w:rFonts w:ascii="docs-Calibri" w:hAnsi="docs-Calibri"/>
                <w:color w:val="000000"/>
                <w:sz w:val="23"/>
                <w:szCs w:val="23"/>
                <w:shd w:val="clear" w:color="auto" w:fill="FFFFFF"/>
                <w:lang w:val="vi-VN"/>
              </w:rPr>
              <w:t xml:space="preserve"> viên quản lý </w:t>
            </w:r>
            <w:proofErr w:type="gramStart"/>
            <w:r w:rsidR="00717D0C">
              <w:rPr>
                <w:rFonts w:ascii="docs-Calibri" w:hAnsi="docs-Calibri"/>
                <w:color w:val="000000"/>
                <w:sz w:val="23"/>
                <w:szCs w:val="23"/>
                <w:shd w:val="clear" w:color="auto" w:fill="FFFFFF"/>
                <w:lang w:val="vi-VN"/>
              </w:rPr>
              <w:t xml:space="preserve">kho, </w:t>
            </w:r>
            <w:r>
              <w:rPr>
                <w:rFonts w:ascii="docs-Calibri" w:hAnsi="docs-Calibri"/>
                <w:color w:val="000000"/>
                <w:sz w:val="23"/>
                <w:szCs w:val="23"/>
                <w:shd w:val="clear" w:color="auto" w:fill="FFFFFF"/>
              </w:rPr>
              <w:t xml:space="preserve"> </w:t>
            </w:r>
            <w:r w:rsidR="00717D0C">
              <w:rPr>
                <w:color w:val="000000"/>
                <w:szCs w:val="20"/>
                <w:lang w:val="vi-VN"/>
              </w:rPr>
              <w:t>system</w:t>
            </w:r>
            <w:proofErr w:type="gramEnd"/>
            <w:r w:rsidR="00717D0C">
              <w:rPr>
                <w:color w:val="000000"/>
                <w:szCs w:val="20"/>
                <w:lang w:val="vi-VN"/>
              </w:rPr>
              <w:t xml:space="preserve"> administrator</w:t>
            </w:r>
            <w:r w:rsidR="00717D0C" w:rsidRPr="00FE2650">
              <w:rPr>
                <w:color w:val="000000"/>
                <w:szCs w:val="20"/>
              </w:rPr>
              <w:t xml:space="preserve"> </w:t>
            </w:r>
            <w:r w:rsidR="00717D0C">
              <w:rPr>
                <w:color w:val="000000"/>
                <w:szCs w:val="20"/>
                <w:lang w:val="vi-VN"/>
              </w:rPr>
              <w:t xml:space="preserve"> </w:t>
            </w:r>
            <w:proofErr w:type="spellStart"/>
            <w:r>
              <w:rPr>
                <w:rFonts w:ascii="docs-Calibri" w:hAnsi="docs-Calibri"/>
                <w:color w:val="000000"/>
                <w:sz w:val="23"/>
                <w:szCs w:val="23"/>
                <w:shd w:val="clear" w:color="auto" w:fill="FFFFFF"/>
              </w:rPr>
              <w:t>xem</w:t>
            </w:r>
            <w:proofErr w:type="spellEnd"/>
            <w:r>
              <w:rPr>
                <w:rFonts w:ascii="docs-Calibri" w:hAnsi="docs-Calibri"/>
                <w:color w:val="000000"/>
                <w:sz w:val="23"/>
                <w:szCs w:val="23"/>
                <w:shd w:val="clear" w:color="auto" w:fill="FFFFFF"/>
              </w:rPr>
              <w:t xml:space="preserve"> chi </w:t>
            </w:r>
            <w:proofErr w:type="spellStart"/>
            <w:r>
              <w:rPr>
                <w:rFonts w:ascii="docs-Calibri" w:hAnsi="docs-Calibri"/>
                <w:color w:val="000000"/>
                <w:sz w:val="23"/>
                <w:szCs w:val="23"/>
                <w:shd w:val="clear" w:color="auto" w:fill="FFFFFF"/>
              </w:rPr>
              <w:t>tiết</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danh</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sách</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đơn</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nhập</w:t>
            </w:r>
            <w:proofErr w:type="spellEnd"/>
            <w:r>
              <w:rPr>
                <w:rFonts w:ascii="docs-Calibri" w:hAnsi="docs-Calibri"/>
                <w:color w:val="000000"/>
                <w:sz w:val="23"/>
                <w:szCs w:val="23"/>
                <w:shd w:val="clear" w:color="auto" w:fill="FFFFFF"/>
              </w:rPr>
              <w:t>/</w:t>
            </w:r>
            <w:proofErr w:type="spellStart"/>
            <w:r>
              <w:rPr>
                <w:rFonts w:ascii="docs-Calibri" w:hAnsi="docs-Calibri"/>
                <w:color w:val="000000"/>
                <w:sz w:val="23"/>
                <w:szCs w:val="23"/>
                <w:shd w:val="clear" w:color="auto" w:fill="FFFFFF"/>
              </w:rPr>
              <w:t>xuất</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kho</w:t>
            </w:r>
            <w:proofErr w:type="spellEnd"/>
          </w:p>
        </w:tc>
      </w:tr>
      <w:tr w:rsidR="002D6741" w:rsidRPr="00464885" w14:paraId="71B3E7ED" w14:textId="77777777" w:rsidTr="00C000DF">
        <w:trPr>
          <w:trHeight w:val="253"/>
        </w:trPr>
        <w:tc>
          <w:tcPr>
            <w:tcW w:w="315" w:type="pct"/>
          </w:tcPr>
          <w:p w14:paraId="4E75F557" w14:textId="77777777" w:rsidR="002D6741" w:rsidRDefault="002D6741" w:rsidP="00D2256A">
            <w:pPr>
              <w:rPr>
                <w:color w:val="000000"/>
                <w:szCs w:val="20"/>
              </w:rPr>
            </w:pPr>
            <w:r>
              <w:rPr>
                <w:color w:val="000000"/>
                <w:szCs w:val="20"/>
              </w:rPr>
              <w:t>8</w:t>
            </w:r>
          </w:p>
        </w:tc>
        <w:tc>
          <w:tcPr>
            <w:tcW w:w="1448" w:type="pct"/>
          </w:tcPr>
          <w:p w14:paraId="47EF0CFD" w14:textId="2C4B6EF2" w:rsidR="002D6741" w:rsidRPr="00FE2650" w:rsidRDefault="00686334" w:rsidP="00D2256A">
            <w:pPr>
              <w:rPr>
                <w:color w:val="000000"/>
                <w:szCs w:val="20"/>
                <w:lang w:val="vi-VN"/>
              </w:rPr>
            </w:pPr>
            <w:r>
              <w:rPr>
                <w:color w:val="000000"/>
                <w:szCs w:val="20"/>
                <w:lang w:val="vi-VN"/>
              </w:rPr>
              <w:t>Xóa đơn/xuất nhập kho</w:t>
            </w:r>
          </w:p>
        </w:tc>
        <w:tc>
          <w:tcPr>
            <w:tcW w:w="3237" w:type="pct"/>
          </w:tcPr>
          <w:p w14:paraId="38D22A77" w14:textId="107876D1" w:rsidR="008F16A1" w:rsidRPr="008F16A1" w:rsidRDefault="00686334"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rPr>
              <w:t xml:space="preserve">Cho </w:t>
            </w:r>
            <w:proofErr w:type="spellStart"/>
            <w:r>
              <w:rPr>
                <w:rFonts w:ascii="docs-Calibri" w:hAnsi="docs-Calibri"/>
                <w:color w:val="000000"/>
                <w:sz w:val="23"/>
                <w:szCs w:val="23"/>
                <w:shd w:val="clear" w:color="auto" w:fill="FFFFFF"/>
              </w:rPr>
              <w:t>phép</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người</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tạo</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đơn</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xóa</w:t>
            </w:r>
            <w:proofErr w:type="spellEnd"/>
            <w:r w:rsidR="008F16A1">
              <w:rPr>
                <w:rFonts w:ascii="docs-Calibri" w:hAnsi="docs-Calibri"/>
                <w:color w:val="000000"/>
                <w:sz w:val="23"/>
                <w:szCs w:val="23"/>
                <w:shd w:val="clear" w:color="auto" w:fill="FFFFFF"/>
                <w:lang w:val="vi-VN"/>
              </w:rPr>
              <w:t xml:space="preserve"> đơn xuất/nhập kho khi đơn ở trạng thái Đã lưu nháp</w:t>
            </w:r>
          </w:p>
        </w:tc>
      </w:tr>
      <w:tr w:rsidR="00686334" w:rsidRPr="00464885" w14:paraId="5535FEE7" w14:textId="77777777" w:rsidTr="00C000DF">
        <w:trPr>
          <w:trHeight w:val="253"/>
        </w:trPr>
        <w:tc>
          <w:tcPr>
            <w:tcW w:w="315" w:type="pct"/>
          </w:tcPr>
          <w:p w14:paraId="4738C116" w14:textId="3E502FA1" w:rsidR="00686334" w:rsidRDefault="00686334" w:rsidP="00D2256A">
            <w:pPr>
              <w:rPr>
                <w:color w:val="000000"/>
                <w:szCs w:val="20"/>
              </w:rPr>
            </w:pPr>
            <w:r>
              <w:rPr>
                <w:color w:val="000000"/>
                <w:szCs w:val="20"/>
              </w:rPr>
              <w:t>9</w:t>
            </w:r>
          </w:p>
        </w:tc>
        <w:tc>
          <w:tcPr>
            <w:tcW w:w="1448" w:type="pct"/>
          </w:tcPr>
          <w:p w14:paraId="67545629" w14:textId="42071CB4" w:rsidR="00686334" w:rsidRDefault="00686334" w:rsidP="00D2256A">
            <w:pPr>
              <w:rPr>
                <w:color w:val="000000"/>
                <w:szCs w:val="20"/>
                <w:lang w:val="vi-VN"/>
              </w:rPr>
            </w:pPr>
            <w:r>
              <w:rPr>
                <w:color w:val="000000"/>
                <w:szCs w:val="20"/>
                <w:lang w:val="vi-VN"/>
              </w:rPr>
              <w:t>Lưu nháp</w:t>
            </w:r>
          </w:p>
        </w:tc>
        <w:tc>
          <w:tcPr>
            <w:tcW w:w="3237" w:type="pct"/>
          </w:tcPr>
          <w:p w14:paraId="1F9B200D" w14:textId="77777777" w:rsidR="00686334" w:rsidRDefault="00686334" w:rsidP="00686334">
            <w:pPr>
              <w:pStyle w:val="BulletList1"/>
              <w:rPr>
                <w:shd w:val="clear" w:color="auto" w:fill="FFFFFF"/>
              </w:rPr>
            </w:pPr>
            <w:r>
              <w:rPr>
                <w:shd w:val="clear" w:color="auto" w:fill="FFFFFF"/>
              </w:rPr>
              <w:t xml:space="preserve">Cho </w:t>
            </w:r>
            <w:proofErr w:type="spellStart"/>
            <w:r>
              <w:rPr>
                <w:shd w:val="clear" w:color="auto" w:fill="FFFFFF"/>
              </w:rPr>
              <w:t>phép</w:t>
            </w:r>
            <w:proofErr w:type="spellEnd"/>
            <w:r>
              <w:rPr>
                <w:shd w:val="clear" w:color="auto" w:fill="FFFFFF"/>
              </w:rPr>
              <w:t xml:space="preserve"> </w:t>
            </w:r>
            <w:proofErr w:type="spellStart"/>
            <w:r>
              <w:rPr>
                <w:shd w:val="clear" w:color="auto" w:fill="FFFFFF"/>
              </w:rPr>
              <w:t>người</w:t>
            </w:r>
            <w:proofErr w:type="spellEnd"/>
            <w:r>
              <w:rPr>
                <w:shd w:val="clear" w:color="auto" w:fill="FFFFFF"/>
              </w:rPr>
              <w:t xml:space="preserve"> </w:t>
            </w:r>
            <w:proofErr w:type="spellStart"/>
            <w:r>
              <w:rPr>
                <w:shd w:val="clear" w:color="auto" w:fill="FFFFFF"/>
              </w:rPr>
              <w:t>dùng</w:t>
            </w:r>
            <w:proofErr w:type="spellEnd"/>
            <w:r>
              <w:rPr>
                <w:shd w:val="clear" w:color="auto" w:fill="FFFFFF"/>
              </w:rPr>
              <w:t xml:space="preserve"> </w:t>
            </w:r>
            <w:proofErr w:type="spellStart"/>
            <w:r>
              <w:rPr>
                <w:shd w:val="clear" w:color="auto" w:fill="FFFFFF"/>
              </w:rPr>
              <w:t>lưu</w:t>
            </w:r>
            <w:proofErr w:type="spellEnd"/>
            <w:r>
              <w:rPr>
                <w:shd w:val="clear" w:color="auto" w:fill="FFFFFF"/>
              </w:rPr>
              <w:t xml:space="preserve"> </w:t>
            </w:r>
            <w:proofErr w:type="spellStart"/>
            <w:r>
              <w:rPr>
                <w:shd w:val="clear" w:color="auto" w:fill="FFFFFF"/>
              </w:rPr>
              <w:t>nháp</w:t>
            </w:r>
            <w:proofErr w:type="spellEnd"/>
            <w:r>
              <w:rPr>
                <w:shd w:val="clear" w:color="auto" w:fill="FFFFFF"/>
              </w:rPr>
              <w:t xml:space="preserve"> </w:t>
            </w:r>
            <w:proofErr w:type="spellStart"/>
            <w:r>
              <w:rPr>
                <w:shd w:val="clear" w:color="auto" w:fill="FFFFFF"/>
              </w:rPr>
              <w:t>đơn</w:t>
            </w:r>
            <w:proofErr w:type="spellEnd"/>
            <w:r>
              <w:rPr>
                <w:shd w:val="clear" w:color="auto" w:fill="FFFFFF"/>
              </w:rPr>
              <w:t xml:space="preserve"> </w:t>
            </w:r>
            <w:proofErr w:type="spellStart"/>
            <w:r>
              <w:rPr>
                <w:shd w:val="clear" w:color="auto" w:fill="FFFFFF"/>
              </w:rPr>
              <w:t>Xuất</w:t>
            </w:r>
            <w:proofErr w:type="spellEnd"/>
            <w:r>
              <w:rPr>
                <w:shd w:val="clear" w:color="auto" w:fill="FFFFFF"/>
              </w:rPr>
              <w:t>/</w:t>
            </w:r>
            <w:proofErr w:type="spellStart"/>
            <w:r>
              <w:rPr>
                <w:shd w:val="clear" w:color="auto" w:fill="FFFFFF"/>
              </w:rPr>
              <w:t>nhập</w:t>
            </w:r>
            <w:proofErr w:type="spellEnd"/>
            <w:r>
              <w:rPr>
                <w:shd w:val="clear" w:color="auto" w:fill="FFFFFF"/>
              </w:rPr>
              <w:t xml:space="preserve"> </w:t>
            </w:r>
            <w:proofErr w:type="spellStart"/>
            <w:r>
              <w:rPr>
                <w:shd w:val="clear" w:color="auto" w:fill="FFFFFF"/>
              </w:rPr>
              <w:t>kho</w:t>
            </w:r>
            <w:proofErr w:type="spellEnd"/>
            <w:r>
              <w:rPr>
                <w:shd w:val="clear" w:color="auto" w:fill="FFFFFF"/>
              </w:rPr>
              <w:t xml:space="preserve"> </w:t>
            </w:r>
            <w:proofErr w:type="spellStart"/>
            <w:r>
              <w:rPr>
                <w:shd w:val="clear" w:color="auto" w:fill="FFFFFF"/>
              </w:rPr>
              <w:t>trước</w:t>
            </w:r>
            <w:proofErr w:type="spellEnd"/>
            <w:r>
              <w:rPr>
                <w:shd w:val="clear" w:color="auto" w:fill="FFFFFF"/>
              </w:rPr>
              <w:t xml:space="preserve"> </w:t>
            </w:r>
            <w:proofErr w:type="spellStart"/>
            <w:r>
              <w:rPr>
                <w:shd w:val="clear" w:color="auto" w:fill="FFFFFF"/>
              </w:rPr>
              <w:t>khi</w:t>
            </w:r>
            <w:proofErr w:type="spellEnd"/>
            <w:r>
              <w:rPr>
                <w:shd w:val="clear" w:color="auto" w:fill="FFFFFF"/>
              </w:rPr>
              <w:t xml:space="preserve"> </w:t>
            </w:r>
            <w:proofErr w:type="spellStart"/>
            <w:r>
              <w:rPr>
                <w:shd w:val="clear" w:color="auto" w:fill="FFFFFF"/>
              </w:rPr>
              <w:t>xác</w:t>
            </w:r>
            <w:proofErr w:type="spellEnd"/>
            <w:r>
              <w:rPr>
                <w:shd w:val="clear" w:color="auto" w:fill="FFFFFF"/>
              </w:rPr>
              <w:t xml:space="preserve"> </w:t>
            </w:r>
            <w:proofErr w:type="spellStart"/>
            <w:r>
              <w:rPr>
                <w:shd w:val="clear" w:color="auto" w:fill="FFFFFF"/>
              </w:rPr>
              <w:t>nhận</w:t>
            </w:r>
            <w:proofErr w:type="spellEnd"/>
            <w:r>
              <w:rPr>
                <w:shd w:val="clear" w:color="auto" w:fill="FFFFFF"/>
              </w:rPr>
              <w:t xml:space="preserve"> </w:t>
            </w:r>
          </w:p>
          <w:p w14:paraId="60503690" w14:textId="77777777" w:rsidR="00686334" w:rsidRDefault="00686334" w:rsidP="00686334">
            <w:pPr>
              <w:pStyle w:val="BulletList1"/>
              <w:rPr>
                <w:shd w:val="clear" w:color="auto" w:fill="FFFFFF"/>
              </w:rPr>
            </w:pPr>
            <w:r>
              <w:rPr>
                <w:shd w:val="clear" w:color="auto" w:fill="FFFFFF"/>
              </w:rPr>
              <w:t xml:space="preserve">Lưu ý: </w:t>
            </w:r>
          </w:p>
          <w:p w14:paraId="303A7B12" w14:textId="22563587" w:rsidR="00686334" w:rsidRDefault="00686334" w:rsidP="00686334">
            <w:pPr>
              <w:pStyle w:val="Level2"/>
              <w:rPr>
                <w:shd w:val="clear" w:color="auto" w:fill="FFFFFF"/>
              </w:rPr>
            </w:pPr>
            <w:r>
              <w:rPr>
                <w:shd w:val="clear" w:color="auto" w:fill="FFFFFF"/>
              </w:rPr>
              <w:t>[Trạng thái] của “đơn xuất/nhập kho” = Đã lưu nháp</w:t>
            </w:r>
          </w:p>
          <w:p w14:paraId="297A55B0" w14:textId="016BDEFD" w:rsidR="00686334" w:rsidRDefault="00686334" w:rsidP="00686334">
            <w:pPr>
              <w:pStyle w:val="Level2"/>
              <w:rPr>
                <w:shd w:val="clear" w:color="auto" w:fill="FFFFFF"/>
              </w:rPr>
            </w:pPr>
            <w:r>
              <w:rPr>
                <w:shd w:val="clear" w:color="auto" w:fill="FFFFFF"/>
              </w:rPr>
              <w:t>[Trạng thái] của “Chi tiết đơn xuất/nhập kho” = Đã lưu nháp</w:t>
            </w:r>
          </w:p>
        </w:tc>
      </w:tr>
      <w:tr w:rsidR="00686334" w:rsidRPr="00464885" w14:paraId="38ED46E6" w14:textId="77777777" w:rsidTr="00C000DF">
        <w:trPr>
          <w:trHeight w:val="253"/>
        </w:trPr>
        <w:tc>
          <w:tcPr>
            <w:tcW w:w="315" w:type="pct"/>
          </w:tcPr>
          <w:p w14:paraId="1380C614" w14:textId="1DBB88DE" w:rsidR="00686334" w:rsidRDefault="00686334" w:rsidP="00D2256A">
            <w:pPr>
              <w:rPr>
                <w:color w:val="000000"/>
                <w:szCs w:val="20"/>
              </w:rPr>
            </w:pPr>
            <w:r>
              <w:rPr>
                <w:color w:val="000000"/>
                <w:szCs w:val="20"/>
              </w:rPr>
              <w:t>10</w:t>
            </w:r>
          </w:p>
        </w:tc>
        <w:tc>
          <w:tcPr>
            <w:tcW w:w="1448" w:type="pct"/>
          </w:tcPr>
          <w:p w14:paraId="4E3B9ECB" w14:textId="28B0FCC0" w:rsidR="00686334" w:rsidRDefault="00686334" w:rsidP="00D2256A">
            <w:pPr>
              <w:rPr>
                <w:color w:val="000000"/>
                <w:szCs w:val="20"/>
                <w:lang w:val="vi-VN"/>
              </w:rPr>
            </w:pPr>
            <w:r>
              <w:rPr>
                <w:color w:val="000000"/>
                <w:szCs w:val="20"/>
                <w:lang w:val="vi-VN"/>
              </w:rPr>
              <w:t>Xác nhận dành cho nhân viên ql kho</w:t>
            </w:r>
          </w:p>
        </w:tc>
        <w:tc>
          <w:tcPr>
            <w:tcW w:w="3237" w:type="pct"/>
          </w:tcPr>
          <w:p w14:paraId="5EE5CE57" w14:textId="77777777" w:rsidR="00686334" w:rsidRDefault="00686334" w:rsidP="00D2256A">
            <w:pPr>
              <w:rPr>
                <w:rFonts w:ascii="docs-Calibri" w:hAnsi="docs-Calibri"/>
                <w:color w:val="000000"/>
                <w:sz w:val="23"/>
                <w:szCs w:val="23"/>
                <w:shd w:val="clear" w:color="auto" w:fill="FFFFFF"/>
              </w:rPr>
            </w:pPr>
            <w:r>
              <w:rPr>
                <w:rFonts w:ascii="docs-Calibri" w:hAnsi="docs-Calibri"/>
                <w:color w:val="000000"/>
                <w:sz w:val="23"/>
                <w:szCs w:val="23"/>
                <w:shd w:val="clear" w:color="auto" w:fill="FFFFFF"/>
              </w:rPr>
              <w:t xml:space="preserve">Cho </w:t>
            </w:r>
            <w:proofErr w:type="spellStart"/>
            <w:r>
              <w:rPr>
                <w:rFonts w:ascii="docs-Calibri" w:hAnsi="docs-Calibri"/>
                <w:color w:val="000000"/>
                <w:sz w:val="23"/>
                <w:szCs w:val="23"/>
                <w:shd w:val="clear" w:color="auto" w:fill="FFFFFF"/>
              </w:rPr>
              <w:t>phép</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nhân</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viên</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quản</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lý</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kho</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xác</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nhận</w:t>
            </w:r>
            <w:proofErr w:type="spellEnd"/>
            <w:r>
              <w:rPr>
                <w:rFonts w:ascii="docs-Calibri" w:hAnsi="docs-Calibri"/>
                <w:color w:val="000000"/>
                <w:sz w:val="23"/>
                <w:szCs w:val="23"/>
                <w:shd w:val="clear" w:color="auto" w:fill="FFFFFF"/>
              </w:rPr>
              <w:t xml:space="preserve"> 1 </w:t>
            </w:r>
            <w:proofErr w:type="spellStart"/>
            <w:r>
              <w:rPr>
                <w:rFonts w:ascii="docs-Calibri" w:hAnsi="docs-Calibri"/>
                <w:color w:val="000000"/>
                <w:sz w:val="23"/>
                <w:szCs w:val="23"/>
                <w:shd w:val="clear" w:color="auto" w:fill="FFFFFF"/>
              </w:rPr>
              <w:t>hoặc</w:t>
            </w:r>
            <w:proofErr w:type="spellEnd"/>
            <w:r>
              <w:rPr>
                <w:rFonts w:ascii="docs-Calibri" w:hAnsi="docs-Calibri"/>
                <w:color w:val="000000"/>
                <w:sz w:val="23"/>
                <w:szCs w:val="23"/>
                <w:shd w:val="clear" w:color="auto" w:fill="FFFFFF"/>
              </w:rPr>
              <w:t xml:space="preserve"> 1 </w:t>
            </w:r>
            <w:proofErr w:type="spellStart"/>
            <w:r>
              <w:rPr>
                <w:rFonts w:ascii="docs-Calibri" w:hAnsi="docs-Calibri"/>
                <w:color w:val="000000"/>
                <w:sz w:val="23"/>
                <w:szCs w:val="23"/>
                <w:shd w:val="clear" w:color="auto" w:fill="FFFFFF"/>
              </w:rPr>
              <w:t>số</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hoặc</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toàn</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bộ</w:t>
            </w:r>
            <w:proofErr w:type="spellEnd"/>
            <w:r>
              <w:rPr>
                <w:rFonts w:ascii="docs-Calibri" w:hAnsi="docs-Calibri"/>
                <w:color w:val="000000"/>
                <w:sz w:val="23"/>
                <w:szCs w:val="23"/>
                <w:shd w:val="clear" w:color="auto" w:fill="FFFFFF"/>
              </w:rPr>
              <w:t xml:space="preserve"> chi </w:t>
            </w:r>
            <w:proofErr w:type="spellStart"/>
            <w:r>
              <w:rPr>
                <w:rFonts w:ascii="docs-Calibri" w:hAnsi="docs-Calibri"/>
                <w:color w:val="000000"/>
                <w:sz w:val="23"/>
                <w:szCs w:val="23"/>
                <w:shd w:val="clear" w:color="auto" w:fill="FFFFFF"/>
              </w:rPr>
              <w:t>tiết</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đơn</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trong</w:t>
            </w:r>
            <w:proofErr w:type="spellEnd"/>
            <w:r>
              <w:rPr>
                <w:rFonts w:ascii="docs-Calibri" w:hAnsi="docs-Calibri"/>
                <w:color w:val="000000"/>
                <w:sz w:val="23"/>
                <w:szCs w:val="23"/>
                <w:shd w:val="clear" w:color="auto" w:fill="FFFFFF"/>
              </w:rPr>
              <w:t xml:space="preserve"> 1 </w:t>
            </w:r>
            <w:proofErr w:type="spellStart"/>
            <w:r>
              <w:rPr>
                <w:rFonts w:ascii="docs-Calibri" w:hAnsi="docs-Calibri"/>
                <w:color w:val="000000"/>
                <w:sz w:val="23"/>
                <w:szCs w:val="23"/>
                <w:shd w:val="clear" w:color="auto" w:fill="FFFFFF"/>
              </w:rPr>
              <w:t>đơn</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nhập</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kho</w:t>
            </w:r>
            <w:proofErr w:type="spellEnd"/>
          </w:p>
          <w:p w14:paraId="6E2E0E30" w14:textId="77777777" w:rsidR="00686334" w:rsidRDefault="00686334"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rPr>
              <w:t>Lưu</w:t>
            </w:r>
            <w:r>
              <w:rPr>
                <w:rFonts w:ascii="docs-Calibri" w:hAnsi="docs-Calibri"/>
                <w:color w:val="000000"/>
                <w:sz w:val="23"/>
                <w:szCs w:val="23"/>
                <w:shd w:val="clear" w:color="auto" w:fill="FFFFFF"/>
                <w:lang w:val="vi-VN"/>
              </w:rPr>
              <w:t xml:space="preserve"> ý: </w:t>
            </w:r>
          </w:p>
          <w:p w14:paraId="6047AE0E" w14:textId="4629C6EA" w:rsidR="008F16A1" w:rsidRPr="00686334" w:rsidRDefault="008F16A1"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lang w:val="vi-VN"/>
              </w:rPr>
              <w:t>[Trạng thái] của “Chi tiết đơn xuất/nhập kho” = “Chờ lái xe xác nhận”</w:t>
            </w:r>
          </w:p>
        </w:tc>
      </w:tr>
      <w:tr w:rsidR="00686334" w:rsidRPr="00464885" w14:paraId="2CDAADCA" w14:textId="77777777" w:rsidTr="00C000DF">
        <w:trPr>
          <w:trHeight w:val="253"/>
        </w:trPr>
        <w:tc>
          <w:tcPr>
            <w:tcW w:w="315" w:type="pct"/>
          </w:tcPr>
          <w:p w14:paraId="01C5AA0B" w14:textId="1E7B55D8" w:rsidR="00686334" w:rsidRDefault="008F16A1" w:rsidP="00D2256A">
            <w:pPr>
              <w:rPr>
                <w:color w:val="000000"/>
                <w:szCs w:val="20"/>
              </w:rPr>
            </w:pPr>
            <w:r>
              <w:rPr>
                <w:color w:val="000000"/>
                <w:szCs w:val="20"/>
              </w:rPr>
              <w:t>11</w:t>
            </w:r>
          </w:p>
        </w:tc>
        <w:tc>
          <w:tcPr>
            <w:tcW w:w="1448" w:type="pct"/>
          </w:tcPr>
          <w:p w14:paraId="17191C39" w14:textId="7BB58855" w:rsidR="00686334" w:rsidRDefault="008F16A1" w:rsidP="00D2256A">
            <w:pPr>
              <w:rPr>
                <w:color w:val="000000"/>
                <w:szCs w:val="20"/>
                <w:lang w:val="vi-VN"/>
              </w:rPr>
            </w:pPr>
            <w:r>
              <w:rPr>
                <w:color w:val="000000"/>
                <w:szCs w:val="20"/>
                <w:lang w:val="vi-VN"/>
              </w:rPr>
              <w:t>Xuất thông tin</w:t>
            </w:r>
          </w:p>
        </w:tc>
        <w:tc>
          <w:tcPr>
            <w:tcW w:w="3237" w:type="pct"/>
          </w:tcPr>
          <w:p w14:paraId="395C8157" w14:textId="6AE10955" w:rsidR="00686334" w:rsidRPr="008F16A1" w:rsidRDefault="008F16A1"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rPr>
              <w:t>Cho</w:t>
            </w:r>
            <w:r>
              <w:rPr>
                <w:rFonts w:ascii="docs-Calibri" w:hAnsi="docs-Calibri"/>
                <w:color w:val="000000"/>
                <w:sz w:val="23"/>
                <w:szCs w:val="23"/>
                <w:shd w:val="clear" w:color="auto" w:fill="FFFFFF"/>
                <w:lang w:val="vi-VN"/>
              </w:rPr>
              <w:t xml:space="preserve"> phép người dùng xuất thông tin khi cần </w:t>
            </w:r>
          </w:p>
        </w:tc>
      </w:tr>
      <w:tr w:rsidR="00686334" w:rsidRPr="00464885" w14:paraId="4727CEE3" w14:textId="77777777" w:rsidTr="00C000DF">
        <w:trPr>
          <w:trHeight w:val="253"/>
        </w:trPr>
        <w:tc>
          <w:tcPr>
            <w:tcW w:w="315" w:type="pct"/>
          </w:tcPr>
          <w:p w14:paraId="5C49E749" w14:textId="707EFC65" w:rsidR="00686334" w:rsidRDefault="008F16A1" w:rsidP="00D2256A">
            <w:pPr>
              <w:rPr>
                <w:color w:val="000000"/>
                <w:szCs w:val="20"/>
              </w:rPr>
            </w:pPr>
            <w:r>
              <w:rPr>
                <w:color w:val="000000"/>
                <w:szCs w:val="20"/>
              </w:rPr>
              <w:t>12</w:t>
            </w:r>
          </w:p>
        </w:tc>
        <w:tc>
          <w:tcPr>
            <w:tcW w:w="1448" w:type="pct"/>
          </w:tcPr>
          <w:p w14:paraId="1A3AD19C" w14:textId="51DD6158" w:rsidR="00686334" w:rsidRDefault="008F16A1" w:rsidP="00D2256A">
            <w:pPr>
              <w:rPr>
                <w:color w:val="000000"/>
                <w:szCs w:val="20"/>
                <w:lang w:val="vi-VN"/>
              </w:rPr>
            </w:pPr>
            <w:r>
              <w:rPr>
                <w:color w:val="000000"/>
                <w:szCs w:val="20"/>
                <w:lang w:val="vi-VN"/>
              </w:rPr>
              <w:t>Xem danh sách sản phẩm trong kho</w:t>
            </w:r>
          </w:p>
        </w:tc>
        <w:tc>
          <w:tcPr>
            <w:tcW w:w="3237" w:type="pct"/>
          </w:tcPr>
          <w:p w14:paraId="5D880B56" w14:textId="7D8EB86C" w:rsidR="00686334" w:rsidRPr="008F16A1" w:rsidRDefault="008F16A1"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rPr>
              <w:t>Cho</w:t>
            </w:r>
            <w:r>
              <w:rPr>
                <w:rFonts w:ascii="docs-Calibri" w:hAnsi="docs-Calibri"/>
                <w:color w:val="000000"/>
                <w:sz w:val="23"/>
                <w:szCs w:val="23"/>
                <w:shd w:val="clear" w:color="auto" w:fill="FFFFFF"/>
                <w:lang w:val="vi-VN"/>
              </w:rPr>
              <w:t xml:space="preserve"> phép nhân viên ql </w:t>
            </w:r>
            <w:r w:rsidR="00AC013E">
              <w:rPr>
                <w:rFonts w:ascii="docs-Calibri" w:hAnsi="docs-Calibri"/>
                <w:color w:val="000000"/>
                <w:sz w:val="23"/>
                <w:szCs w:val="23"/>
                <w:shd w:val="clear" w:color="auto" w:fill="FFFFFF"/>
                <w:lang w:val="vi-VN"/>
              </w:rPr>
              <w:t xml:space="preserve">kho, system administrator </w:t>
            </w:r>
            <w:r>
              <w:rPr>
                <w:rFonts w:ascii="docs-Calibri" w:hAnsi="docs-Calibri"/>
                <w:color w:val="000000"/>
                <w:sz w:val="23"/>
                <w:szCs w:val="23"/>
                <w:shd w:val="clear" w:color="auto" w:fill="FFFFFF"/>
                <w:lang w:val="vi-VN"/>
              </w:rPr>
              <w:t>xem danh sách sản phẩm trong kho</w:t>
            </w:r>
          </w:p>
        </w:tc>
      </w:tr>
      <w:tr w:rsidR="00686334" w:rsidRPr="00464885" w14:paraId="39447876" w14:textId="77777777" w:rsidTr="00C000DF">
        <w:trPr>
          <w:trHeight w:val="253"/>
        </w:trPr>
        <w:tc>
          <w:tcPr>
            <w:tcW w:w="315" w:type="pct"/>
          </w:tcPr>
          <w:p w14:paraId="5D38C2D7" w14:textId="25BF1869" w:rsidR="00686334" w:rsidRDefault="008F16A1" w:rsidP="00D2256A">
            <w:pPr>
              <w:rPr>
                <w:color w:val="000000"/>
                <w:szCs w:val="20"/>
              </w:rPr>
            </w:pPr>
            <w:r>
              <w:rPr>
                <w:color w:val="000000"/>
                <w:szCs w:val="20"/>
              </w:rPr>
              <w:t>13</w:t>
            </w:r>
          </w:p>
        </w:tc>
        <w:tc>
          <w:tcPr>
            <w:tcW w:w="1448" w:type="pct"/>
          </w:tcPr>
          <w:p w14:paraId="65978CEB" w14:textId="7236B666" w:rsidR="00686334" w:rsidRDefault="008F16A1" w:rsidP="00D2256A">
            <w:pPr>
              <w:rPr>
                <w:color w:val="000000"/>
                <w:szCs w:val="20"/>
                <w:lang w:val="vi-VN"/>
              </w:rPr>
            </w:pPr>
            <w:r>
              <w:rPr>
                <w:color w:val="000000"/>
                <w:szCs w:val="20"/>
                <w:lang w:val="vi-VN"/>
              </w:rPr>
              <w:t>Xem lịch sử cập nhật</w:t>
            </w:r>
          </w:p>
        </w:tc>
        <w:tc>
          <w:tcPr>
            <w:tcW w:w="3237" w:type="pct"/>
          </w:tcPr>
          <w:p w14:paraId="0205F2E9" w14:textId="53F0DF1C" w:rsidR="00686334" w:rsidRPr="008F16A1" w:rsidRDefault="008F16A1"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rPr>
              <w:t>Cho</w:t>
            </w:r>
            <w:r>
              <w:rPr>
                <w:rFonts w:ascii="docs-Calibri" w:hAnsi="docs-Calibri"/>
                <w:color w:val="000000"/>
                <w:sz w:val="23"/>
                <w:szCs w:val="23"/>
                <w:shd w:val="clear" w:color="auto" w:fill="FFFFFF"/>
                <w:lang w:val="vi-VN"/>
              </w:rPr>
              <w:t xml:space="preserve"> phép </w:t>
            </w:r>
            <w:r w:rsidR="00AC013E">
              <w:rPr>
                <w:rFonts w:ascii="docs-Calibri" w:hAnsi="docs-Calibri"/>
                <w:color w:val="000000"/>
                <w:sz w:val="23"/>
                <w:szCs w:val="23"/>
                <w:shd w:val="clear" w:color="auto" w:fill="FFFFFF"/>
                <w:lang w:val="vi-VN"/>
              </w:rPr>
              <w:t xml:space="preserve">nhân viên ql kho, system administrator </w:t>
            </w:r>
            <w:r>
              <w:rPr>
                <w:rFonts w:ascii="docs-Calibri" w:hAnsi="docs-Calibri"/>
                <w:color w:val="000000"/>
                <w:sz w:val="23"/>
                <w:szCs w:val="23"/>
                <w:shd w:val="clear" w:color="auto" w:fill="FFFFFF"/>
                <w:lang w:val="vi-VN"/>
              </w:rPr>
              <w:t xml:space="preserve">xem lịch sử cập nhật </w:t>
            </w:r>
          </w:p>
        </w:tc>
      </w:tr>
      <w:tr w:rsidR="00AC013E" w:rsidRPr="00464885" w14:paraId="3B7474F1" w14:textId="77777777" w:rsidTr="00C000DF">
        <w:trPr>
          <w:trHeight w:val="253"/>
        </w:trPr>
        <w:tc>
          <w:tcPr>
            <w:tcW w:w="315" w:type="pct"/>
          </w:tcPr>
          <w:p w14:paraId="02392128" w14:textId="1EE72288" w:rsidR="00AC013E" w:rsidRDefault="00AC013E" w:rsidP="00D2256A">
            <w:pPr>
              <w:rPr>
                <w:color w:val="000000"/>
                <w:szCs w:val="20"/>
              </w:rPr>
            </w:pPr>
            <w:r>
              <w:rPr>
                <w:color w:val="000000"/>
                <w:szCs w:val="20"/>
              </w:rPr>
              <w:t>15</w:t>
            </w:r>
          </w:p>
        </w:tc>
        <w:tc>
          <w:tcPr>
            <w:tcW w:w="1448" w:type="pct"/>
          </w:tcPr>
          <w:p w14:paraId="64B9BF1D" w14:textId="193E4845" w:rsidR="00AC013E" w:rsidRDefault="00AC013E" w:rsidP="00D2256A">
            <w:pPr>
              <w:rPr>
                <w:color w:val="000000"/>
                <w:szCs w:val="20"/>
                <w:lang w:val="vi-VN"/>
              </w:rPr>
            </w:pPr>
            <w:r>
              <w:rPr>
                <w:color w:val="000000"/>
                <w:szCs w:val="20"/>
                <w:lang w:val="vi-VN"/>
              </w:rPr>
              <w:t>Xem danh sách báo cáo</w:t>
            </w:r>
          </w:p>
        </w:tc>
        <w:tc>
          <w:tcPr>
            <w:tcW w:w="3237" w:type="pct"/>
          </w:tcPr>
          <w:p w14:paraId="44E5B599" w14:textId="0EB5DAB0" w:rsidR="00AC013E" w:rsidRPr="00AC013E" w:rsidRDefault="00AC013E"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rPr>
              <w:t>Cho</w:t>
            </w:r>
            <w:r>
              <w:rPr>
                <w:rFonts w:ascii="docs-Calibri" w:hAnsi="docs-Calibri"/>
                <w:color w:val="000000"/>
                <w:sz w:val="23"/>
                <w:szCs w:val="23"/>
                <w:shd w:val="clear" w:color="auto" w:fill="FFFFFF"/>
                <w:lang w:val="vi-VN"/>
              </w:rPr>
              <w:t xml:space="preserve"> phép nhân viên ql kho, system administrator xem danh sách báo cáo</w:t>
            </w:r>
          </w:p>
        </w:tc>
      </w:tr>
      <w:tr w:rsidR="00686334" w:rsidRPr="00464885" w14:paraId="448D1152" w14:textId="77777777" w:rsidTr="00C000DF">
        <w:trPr>
          <w:trHeight w:val="253"/>
        </w:trPr>
        <w:tc>
          <w:tcPr>
            <w:tcW w:w="315" w:type="pct"/>
          </w:tcPr>
          <w:p w14:paraId="12CE19F8" w14:textId="5842F8FE" w:rsidR="00686334" w:rsidRDefault="008F16A1" w:rsidP="00D2256A">
            <w:pPr>
              <w:rPr>
                <w:color w:val="000000"/>
                <w:szCs w:val="20"/>
              </w:rPr>
            </w:pPr>
            <w:r>
              <w:rPr>
                <w:color w:val="000000"/>
                <w:szCs w:val="20"/>
              </w:rPr>
              <w:t>14</w:t>
            </w:r>
          </w:p>
        </w:tc>
        <w:tc>
          <w:tcPr>
            <w:tcW w:w="1448" w:type="pct"/>
          </w:tcPr>
          <w:p w14:paraId="07C6F412" w14:textId="0FE9D97A" w:rsidR="00686334" w:rsidRDefault="008F16A1" w:rsidP="00D2256A">
            <w:pPr>
              <w:rPr>
                <w:color w:val="000000"/>
                <w:szCs w:val="20"/>
                <w:lang w:val="vi-VN"/>
              </w:rPr>
            </w:pPr>
            <w:r>
              <w:rPr>
                <w:color w:val="000000"/>
                <w:szCs w:val="20"/>
                <w:lang w:val="vi-VN"/>
              </w:rPr>
              <w:t xml:space="preserve">Xem </w:t>
            </w:r>
            <w:r w:rsidR="00AC013E">
              <w:rPr>
                <w:color w:val="000000"/>
                <w:szCs w:val="20"/>
                <w:lang w:val="vi-VN"/>
              </w:rPr>
              <w:t xml:space="preserve">chi tiết </w:t>
            </w:r>
            <w:r>
              <w:rPr>
                <w:color w:val="000000"/>
                <w:szCs w:val="20"/>
                <w:lang w:val="vi-VN"/>
              </w:rPr>
              <w:t>báo cáo</w:t>
            </w:r>
          </w:p>
        </w:tc>
        <w:tc>
          <w:tcPr>
            <w:tcW w:w="3237" w:type="pct"/>
          </w:tcPr>
          <w:p w14:paraId="768E1A1F" w14:textId="314B935F" w:rsidR="00686334" w:rsidRPr="008F16A1" w:rsidRDefault="008F16A1"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rPr>
              <w:t>Cho</w:t>
            </w:r>
            <w:r>
              <w:rPr>
                <w:rFonts w:ascii="docs-Calibri" w:hAnsi="docs-Calibri"/>
                <w:color w:val="000000"/>
                <w:sz w:val="23"/>
                <w:szCs w:val="23"/>
                <w:shd w:val="clear" w:color="auto" w:fill="FFFFFF"/>
                <w:lang w:val="vi-VN"/>
              </w:rPr>
              <w:t xml:space="preserve"> phép </w:t>
            </w:r>
            <w:r w:rsidR="00AC013E">
              <w:rPr>
                <w:rFonts w:ascii="docs-Calibri" w:hAnsi="docs-Calibri"/>
                <w:color w:val="000000"/>
                <w:sz w:val="23"/>
                <w:szCs w:val="23"/>
                <w:shd w:val="clear" w:color="auto" w:fill="FFFFFF"/>
                <w:lang w:val="vi-VN"/>
              </w:rPr>
              <w:t xml:space="preserve">nhân viên ql kho, system administrator </w:t>
            </w:r>
            <w:r>
              <w:rPr>
                <w:rFonts w:ascii="docs-Calibri" w:hAnsi="docs-Calibri"/>
                <w:color w:val="000000"/>
                <w:sz w:val="23"/>
                <w:szCs w:val="23"/>
                <w:shd w:val="clear" w:color="auto" w:fill="FFFFFF"/>
                <w:lang w:val="vi-VN"/>
              </w:rPr>
              <w:t xml:space="preserve">xem báo cáo theo ngày </w:t>
            </w:r>
          </w:p>
        </w:tc>
      </w:tr>
      <w:tr w:rsidR="00686334" w:rsidRPr="00464885" w14:paraId="121CABCC" w14:textId="77777777" w:rsidTr="00C000DF">
        <w:trPr>
          <w:trHeight w:val="253"/>
        </w:trPr>
        <w:tc>
          <w:tcPr>
            <w:tcW w:w="315" w:type="pct"/>
          </w:tcPr>
          <w:p w14:paraId="72DE4C94" w14:textId="5E13904A" w:rsidR="00686334" w:rsidRDefault="008F16A1" w:rsidP="00D2256A">
            <w:pPr>
              <w:rPr>
                <w:color w:val="000000"/>
                <w:szCs w:val="20"/>
              </w:rPr>
            </w:pPr>
            <w:r>
              <w:rPr>
                <w:color w:val="000000"/>
                <w:szCs w:val="20"/>
              </w:rPr>
              <w:t>15</w:t>
            </w:r>
          </w:p>
        </w:tc>
        <w:tc>
          <w:tcPr>
            <w:tcW w:w="1448" w:type="pct"/>
          </w:tcPr>
          <w:p w14:paraId="552CC925" w14:textId="03940192" w:rsidR="00686334" w:rsidRDefault="008F16A1" w:rsidP="00D2256A">
            <w:pPr>
              <w:rPr>
                <w:color w:val="000000"/>
                <w:szCs w:val="20"/>
                <w:lang w:val="vi-VN"/>
              </w:rPr>
            </w:pPr>
            <w:r>
              <w:rPr>
                <w:color w:val="000000"/>
                <w:szCs w:val="20"/>
                <w:lang w:val="vi-VN"/>
              </w:rPr>
              <w:t>Xem danh sách đơn yêu cầu vận chuyển</w:t>
            </w:r>
          </w:p>
        </w:tc>
        <w:tc>
          <w:tcPr>
            <w:tcW w:w="3237" w:type="pct"/>
          </w:tcPr>
          <w:p w14:paraId="322D6230" w14:textId="092E2268" w:rsidR="00686334" w:rsidRPr="008F16A1" w:rsidRDefault="008F16A1"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rPr>
              <w:t>Cho</w:t>
            </w:r>
            <w:r>
              <w:rPr>
                <w:rFonts w:ascii="docs-Calibri" w:hAnsi="docs-Calibri"/>
                <w:color w:val="000000"/>
                <w:sz w:val="23"/>
                <w:szCs w:val="23"/>
                <w:shd w:val="clear" w:color="auto" w:fill="FFFFFF"/>
                <w:lang w:val="vi-VN"/>
              </w:rPr>
              <w:t xml:space="preserve"> phép </w:t>
            </w:r>
            <w:r w:rsidR="00AC013E">
              <w:rPr>
                <w:rFonts w:ascii="docs-Calibri" w:hAnsi="docs-Calibri"/>
                <w:color w:val="000000"/>
                <w:sz w:val="23"/>
                <w:szCs w:val="23"/>
                <w:shd w:val="clear" w:color="auto" w:fill="FFFFFF"/>
                <w:lang w:val="vi-VN"/>
              </w:rPr>
              <w:t xml:space="preserve">nhân viên ql kho, system administrator </w:t>
            </w:r>
            <w:r>
              <w:rPr>
                <w:rFonts w:ascii="docs-Calibri" w:hAnsi="docs-Calibri"/>
                <w:color w:val="000000"/>
                <w:sz w:val="23"/>
                <w:szCs w:val="23"/>
                <w:shd w:val="clear" w:color="auto" w:fill="FFFFFF"/>
                <w:lang w:val="vi-VN"/>
              </w:rPr>
              <w:t>xem danh sách đơn yêu cầu vận chuyển mà họ phụ trách</w:t>
            </w:r>
          </w:p>
        </w:tc>
      </w:tr>
      <w:tr w:rsidR="008F16A1" w:rsidRPr="00464885" w14:paraId="4916FD5D" w14:textId="77777777" w:rsidTr="00C000DF">
        <w:trPr>
          <w:trHeight w:val="253"/>
        </w:trPr>
        <w:tc>
          <w:tcPr>
            <w:tcW w:w="315" w:type="pct"/>
          </w:tcPr>
          <w:p w14:paraId="009DD4AA" w14:textId="7E2BB0E9" w:rsidR="008F16A1" w:rsidRDefault="008F16A1" w:rsidP="00D2256A">
            <w:pPr>
              <w:rPr>
                <w:color w:val="000000"/>
                <w:szCs w:val="20"/>
              </w:rPr>
            </w:pPr>
            <w:r>
              <w:rPr>
                <w:color w:val="000000"/>
                <w:szCs w:val="20"/>
              </w:rPr>
              <w:lastRenderedPageBreak/>
              <w:t>16</w:t>
            </w:r>
          </w:p>
        </w:tc>
        <w:tc>
          <w:tcPr>
            <w:tcW w:w="1448" w:type="pct"/>
          </w:tcPr>
          <w:p w14:paraId="41F42445" w14:textId="5C54EB63" w:rsidR="008F16A1" w:rsidRDefault="008F16A1" w:rsidP="00D2256A">
            <w:pPr>
              <w:rPr>
                <w:color w:val="000000"/>
                <w:szCs w:val="20"/>
                <w:lang w:val="vi-VN"/>
              </w:rPr>
            </w:pPr>
            <w:r>
              <w:rPr>
                <w:color w:val="000000"/>
                <w:szCs w:val="20"/>
                <w:lang w:val="vi-VN"/>
              </w:rPr>
              <w:t>Xem chi tiết đơn yêu cầu vận chuyển</w:t>
            </w:r>
          </w:p>
        </w:tc>
        <w:tc>
          <w:tcPr>
            <w:tcW w:w="3237" w:type="pct"/>
          </w:tcPr>
          <w:p w14:paraId="4E2052D8" w14:textId="66CF5D92" w:rsidR="008F16A1" w:rsidRPr="008F16A1" w:rsidRDefault="008F16A1"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rPr>
              <w:t>Cho</w:t>
            </w:r>
            <w:r>
              <w:rPr>
                <w:rFonts w:ascii="docs-Calibri" w:hAnsi="docs-Calibri"/>
                <w:color w:val="000000"/>
                <w:sz w:val="23"/>
                <w:szCs w:val="23"/>
                <w:shd w:val="clear" w:color="auto" w:fill="FFFFFF"/>
                <w:lang w:val="vi-VN"/>
              </w:rPr>
              <w:t xml:space="preserve"> phép </w:t>
            </w:r>
            <w:r w:rsidR="00AC013E">
              <w:rPr>
                <w:rFonts w:ascii="docs-Calibri" w:hAnsi="docs-Calibri"/>
                <w:color w:val="000000"/>
                <w:sz w:val="23"/>
                <w:szCs w:val="23"/>
                <w:shd w:val="clear" w:color="auto" w:fill="FFFFFF"/>
                <w:lang w:val="vi-VN"/>
              </w:rPr>
              <w:t xml:space="preserve">nhân viên ql kho, system administrator </w:t>
            </w:r>
            <w:r>
              <w:rPr>
                <w:rFonts w:ascii="docs-Calibri" w:hAnsi="docs-Calibri"/>
                <w:color w:val="000000"/>
                <w:sz w:val="23"/>
                <w:szCs w:val="23"/>
                <w:shd w:val="clear" w:color="auto" w:fill="FFFFFF"/>
                <w:lang w:val="vi-VN"/>
              </w:rPr>
              <w:t>xem chi tiết đơn yêu cầu vận chuyển</w:t>
            </w:r>
          </w:p>
        </w:tc>
      </w:tr>
      <w:tr w:rsidR="008F16A1" w:rsidRPr="00464885" w14:paraId="31F373D7" w14:textId="77777777" w:rsidTr="00C000DF">
        <w:trPr>
          <w:trHeight w:val="253"/>
        </w:trPr>
        <w:tc>
          <w:tcPr>
            <w:tcW w:w="315" w:type="pct"/>
          </w:tcPr>
          <w:p w14:paraId="1202AAE9" w14:textId="146184AB" w:rsidR="008F16A1" w:rsidRDefault="008F16A1" w:rsidP="00D2256A">
            <w:pPr>
              <w:rPr>
                <w:color w:val="000000"/>
                <w:szCs w:val="20"/>
              </w:rPr>
            </w:pPr>
            <w:r>
              <w:rPr>
                <w:color w:val="000000"/>
                <w:szCs w:val="20"/>
              </w:rPr>
              <w:t>17</w:t>
            </w:r>
          </w:p>
        </w:tc>
        <w:tc>
          <w:tcPr>
            <w:tcW w:w="1448" w:type="pct"/>
          </w:tcPr>
          <w:p w14:paraId="0B63631F" w14:textId="44EEECF4" w:rsidR="008F16A1" w:rsidRDefault="008F16A1" w:rsidP="00D2256A">
            <w:pPr>
              <w:rPr>
                <w:color w:val="000000"/>
                <w:szCs w:val="20"/>
                <w:lang w:val="vi-VN"/>
              </w:rPr>
            </w:pPr>
            <w:r>
              <w:rPr>
                <w:color w:val="000000"/>
                <w:szCs w:val="20"/>
                <w:lang w:val="vi-VN"/>
              </w:rPr>
              <w:t>Từ chối bởi lái xe</w:t>
            </w:r>
          </w:p>
        </w:tc>
        <w:tc>
          <w:tcPr>
            <w:tcW w:w="3237" w:type="pct"/>
          </w:tcPr>
          <w:p w14:paraId="38026F42" w14:textId="77777777" w:rsidR="008F16A1" w:rsidRDefault="008F16A1"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rPr>
              <w:t>Cho</w:t>
            </w:r>
            <w:r>
              <w:rPr>
                <w:rFonts w:ascii="docs-Calibri" w:hAnsi="docs-Calibri"/>
                <w:color w:val="000000"/>
                <w:sz w:val="23"/>
                <w:szCs w:val="23"/>
                <w:shd w:val="clear" w:color="auto" w:fill="FFFFFF"/>
                <w:lang w:val="vi-VN"/>
              </w:rPr>
              <w:t xml:space="preserve"> phép lái xe từ chối chi tiết đơn xuất/nhập kho mà họ vận chuyển</w:t>
            </w:r>
          </w:p>
          <w:p w14:paraId="7FB20592" w14:textId="77777777" w:rsidR="008F16A1" w:rsidRDefault="008F16A1"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rPr>
              <w:t>Lưu</w:t>
            </w:r>
            <w:r>
              <w:rPr>
                <w:rFonts w:ascii="docs-Calibri" w:hAnsi="docs-Calibri"/>
                <w:color w:val="000000"/>
                <w:sz w:val="23"/>
                <w:szCs w:val="23"/>
                <w:shd w:val="clear" w:color="auto" w:fill="FFFFFF"/>
                <w:lang w:val="vi-VN"/>
              </w:rPr>
              <w:t xml:space="preserve"> ý:</w:t>
            </w:r>
          </w:p>
          <w:p w14:paraId="7EDE51C2" w14:textId="19EAAB07" w:rsidR="008F16A1" w:rsidRPr="008F16A1" w:rsidRDefault="008F16A1"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lang w:val="vi-VN"/>
              </w:rPr>
              <w:t xml:space="preserve">[Trạng thái] của “Chi tiết đơn xuất/nhập kho” = </w:t>
            </w:r>
            <w:r w:rsidR="003C6504">
              <w:rPr>
                <w:rFonts w:ascii="docs-Calibri" w:hAnsi="docs-Calibri"/>
                <w:color w:val="000000"/>
                <w:sz w:val="23"/>
                <w:szCs w:val="23"/>
                <w:shd w:val="clear" w:color="auto" w:fill="FFFFFF"/>
                <w:lang w:val="vi-VN"/>
              </w:rPr>
              <w:t>“Đã từ chối bởi lái xe”</w:t>
            </w:r>
          </w:p>
        </w:tc>
      </w:tr>
      <w:tr w:rsidR="008F16A1" w:rsidRPr="00464885" w14:paraId="6945F1BA" w14:textId="77777777" w:rsidTr="00C000DF">
        <w:trPr>
          <w:trHeight w:val="253"/>
        </w:trPr>
        <w:tc>
          <w:tcPr>
            <w:tcW w:w="315" w:type="pct"/>
          </w:tcPr>
          <w:p w14:paraId="63AFDC64" w14:textId="4C553829" w:rsidR="008F16A1" w:rsidRDefault="003C6504" w:rsidP="00D2256A">
            <w:pPr>
              <w:rPr>
                <w:color w:val="000000"/>
                <w:szCs w:val="20"/>
              </w:rPr>
            </w:pPr>
            <w:r>
              <w:rPr>
                <w:color w:val="000000"/>
                <w:szCs w:val="20"/>
              </w:rPr>
              <w:t>18</w:t>
            </w:r>
          </w:p>
        </w:tc>
        <w:tc>
          <w:tcPr>
            <w:tcW w:w="1448" w:type="pct"/>
          </w:tcPr>
          <w:p w14:paraId="6CA6C7A2" w14:textId="232D02EB" w:rsidR="008F16A1" w:rsidRDefault="003C6504" w:rsidP="00D2256A">
            <w:pPr>
              <w:rPr>
                <w:color w:val="000000"/>
                <w:szCs w:val="20"/>
                <w:lang w:val="vi-VN"/>
              </w:rPr>
            </w:pPr>
            <w:r>
              <w:rPr>
                <w:color w:val="000000"/>
                <w:szCs w:val="20"/>
                <w:lang w:val="vi-VN"/>
              </w:rPr>
              <w:t>Xác nhận bởi lái xe</w:t>
            </w:r>
          </w:p>
        </w:tc>
        <w:tc>
          <w:tcPr>
            <w:tcW w:w="3237" w:type="pct"/>
          </w:tcPr>
          <w:p w14:paraId="5F7D3417" w14:textId="2933589A" w:rsidR="003C6504" w:rsidRDefault="003C6504" w:rsidP="003C6504">
            <w:pPr>
              <w:pStyle w:val="BulletList1"/>
              <w:rPr>
                <w:shd w:val="clear" w:color="auto" w:fill="FFFFFF"/>
              </w:rPr>
            </w:pPr>
            <w:r>
              <w:rPr>
                <w:shd w:val="clear" w:color="auto" w:fill="FFFFFF"/>
              </w:rPr>
              <w:t xml:space="preserve">Cho </w:t>
            </w:r>
            <w:proofErr w:type="spellStart"/>
            <w:r>
              <w:rPr>
                <w:shd w:val="clear" w:color="auto" w:fill="FFFFFF"/>
              </w:rPr>
              <w:t>phép</w:t>
            </w:r>
            <w:proofErr w:type="spellEnd"/>
            <w:r>
              <w:rPr>
                <w:shd w:val="clear" w:color="auto" w:fill="FFFFFF"/>
              </w:rPr>
              <w:t xml:space="preserve"> </w:t>
            </w:r>
            <w:proofErr w:type="spellStart"/>
            <w:r>
              <w:rPr>
                <w:shd w:val="clear" w:color="auto" w:fill="FFFFFF"/>
              </w:rPr>
              <w:t>lái</w:t>
            </w:r>
            <w:proofErr w:type="spellEnd"/>
            <w:r>
              <w:rPr>
                <w:shd w:val="clear" w:color="auto" w:fill="FFFFFF"/>
              </w:rPr>
              <w:t xml:space="preserve"> </w:t>
            </w:r>
            <w:proofErr w:type="spellStart"/>
            <w:r>
              <w:rPr>
                <w:shd w:val="clear" w:color="auto" w:fill="FFFFFF"/>
              </w:rPr>
              <w:t>xe</w:t>
            </w:r>
            <w:proofErr w:type="spellEnd"/>
            <w:r>
              <w:rPr>
                <w:shd w:val="clear" w:color="auto" w:fill="FFFFFF"/>
              </w:rPr>
              <w:t xml:space="preserve"> </w:t>
            </w:r>
            <w:proofErr w:type="spellStart"/>
            <w:r>
              <w:rPr>
                <w:shd w:val="clear" w:color="auto" w:fill="FFFFFF"/>
              </w:rPr>
              <w:t>xác</w:t>
            </w:r>
            <w:proofErr w:type="spellEnd"/>
            <w:r>
              <w:rPr>
                <w:shd w:val="clear" w:color="auto" w:fill="FFFFFF"/>
              </w:rPr>
              <w:t xml:space="preserve"> </w:t>
            </w:r>
            <w:proofErr w:type="spellStart"/>
            <w:r>
              <w:rPr>
                <w:shd w:val="clear" w:color="auto" w:fill="FFFFFF"/>
              </w:rPr>
              <w:t>nhận</w:t>
            </w:r>
            <w:proofErr w:type="spellEnd"/>
            <w:r>
              <w:rPr>
                <w:shd w:val="clear" w:color="auto" w:fill="FFFFFF"/>
              </w:rPr>
              <w:t xml:space="preserve"> chi </w:t>
            </w:r>
            <w:proofErr w:type="spellStart"/>
            <w:r>
              <w:rPr>
                <w:shd w:val="clear" w:color="auto" w:fill="FFFFFF"/>
              </w:rPr>
              <w:t>tiết</w:t>
            </w:r>
            <w:proofErr w:type="spellEnd"/>
            <w:r>
              <w:rPr>
                <w:shd w:val="clear" w:color="auto" w:fill="FFFFFF"/>
              </w:rPr>
              <w:t xml:space="preserve"> </w:t>
            </w:r>
            <w:proofErr w:type="spellStart"/>
            <w:r>
              <w:rPr>
                <w:shd w:val="clear" w:color="auto" w:fill="FFFFFF"/>
              </w:rPr>
              <w:t>đơn</w:t>
            </w:r>
            <w:proofErr w:type="spellEnd"/>
            <w:r>
              <w:rPr>
                <w:shd w:val="clear" w:color="auto" w:fill="FFFFFF"/>
              </w:rPr>
              <w:t xml:space="preserve"> </w:t>
            </w:r>
            <w:proofErr w:type="spellStart"/>
            <w:r>
              <w:rPr>
                <w:shd w:val="clear" w:color="auto" w:fill="FFFFFF"/>
              </w:rPr>
              <w:t>xuất</w:t>
            </w:r>
            <w:proofErr w:type="spellEnd"/>
            <w:r>
              <w:rPr>
                <w:shd w:val="clear" w:color="auto" w:fill="FFFFFF"/>
              </w:rPr>
              <w:t>/</w:t>
            </w:r>
            <w:proofErr w:type="spellStart"/>
            <w:r>
              <w:rPr>
                <w:shd w:val="clear" w:color="auto" w:fill="FFFFFF"/>
              </w:rPr>
              <w:t>nhập</w:t>
            </w:r>
            <w:proofErr w:type="spellEnd"/>
            <w:r>
              <w:rPr>
                <w:shd w:val="clear" w:color="auto" w:fill="FFFFFF"/>
              </w:rPr>
              <w:t xml:space="preserve"> </w:t>
            </w:r>
            <w:proofErr w:type="spellStart"/>
            <w:r>
              <w:rPr>
                <w:shd w:val="clear" w:color="auto" w:fill="FFFFFF"/>
              </w:rPr>
              <w:t>kho</w:t>
            </w:r>
            <w:proofErr w:type="spellEnd"/>
            <w:r>
              <w:rPr>
                <w:shd w:val="clear" w:color="auto" w:fill="FFFFFF"/>
              </w:rPr>
              <w:t xml:space="preserve"> </w:t>
            </w:r>
            <w:proofErr w:type="spellStart"/>
            <w:r>
              <w:rPr>
                <w:shd w:val="clear" w:color="auto" w:fill="FFFFFF"/>
              </w:rPr>
              <w:t>mà</w:t>
            </w:r>
            <w:proofErr w:type="spellEnd"/>
            <w:r>
              <w:rPr>
                <w:shd w:val="clear" w:color="auto" w:fill="FFFFFF"/>
              </w:rPr>
              <w:t xml:space="preserve"> </w:t>
            </w:r>
            <w:proofErr w:type="spellStart"/>
            <w:r>
              <w:rPr>
                <w:shd w:val="clear" w:color="auto" w:fill="FFFFFF"/>
              </w:rPr>
              <w:t>họ</w:t>
            </w:r>
            <w:proofErr w:type="spellEnd"/>
            <w:r>
              <w:rPr>
                <w:shd w:val="clear" w:color="auto" w:fill="FFFFFF"/>
              </w:rPr>
              <w:t xml:space="preserve"> </w:t>
            </w:r>
            <w:proofErr w:type="spellStart"/>
            <w:r>
              <w:rPr>
                <w:shd w:val="clear" w:color="auto" w:fill="FFFFFF"/>
              </w:rPr>
              <w:t>vận</w:t>
            </w:r>
            <w:proofErr w:type="spellEnd"/>
            <w:r>
              <w:rPr>
                <w:shd w:val="clear" w:color="auto" w:fill="FFFFFF"/>
              </w:rPr>
              <w:t xml:space="preserve"> </w:t>
            </w:r>
            <w:proofErr w:type="spellStart"/>
            <w:r>
              <w:rPr>
                <w:shd w:val="clear" w:color="auto" w:fill="FFFFFF"/>
              </w:rPr>
              <w:t>chuyển</w:t>
            </w:r>
            <w:proofErr w:type="spellEnd"/>
          </w:p>
          <w:p w14:paraId="614446D2" w14:textId="77777777" w:rsidR="003C6504" w:rsidRDefault="003C6504" w:rsidP="003C6504">
            <w:pPr>
              <w:pStyle w:val="BulletList1"/>
              <w:rPr>
                <w:shd w:val="clear" w:color="auto" w:fill="FFFFFF"/>
              </w:rPr>
            </w:pPr>
            <w:r>
              <w:rPr>
                <w:shd w:val="clear" w:color="auto" w:fill="FFFFFF"/>
              </w:rPr>
              <w:t>Lưu ý:</w:t>
            </w:r>
          </w:p>
          <w:p w14:paraId="38112D0F" w14:textId="77777777" w:rsidR="008F16A1" w:rsidRDefault="003C6504" w:rsidP="003C6504">
            <w:pPr>
              <w:pStyle w:val="Level2"/>
              <w:rPr>
                <w:shd w:val="clear" w:color="auto" w:fill="FFFFFF"/>
              </w:rPr>
            </w:pPr>
            <w:r>
              <w:rPr>
                <w:shd w:val="clear" w:color="auto" w:fill="FFFFFF"/>
              </w:rPr>
              <w:t>[Trạng thái] của “Chi tiết đơn xuất/nhập kho” = “Đã xác nhận bởi lái xe”</w:t>
            </w:r>
          </w:p>
          <w:p w14:paraId="26BA19AA" w14:textId="13D729E3" w:rsidR="003C6504" w:rsidRDefault="003C6504" w:rsidP="003C6504">
            <w:pPr>
              <w:pStyle w:val="Level2"/>
              <w:rPr>
                <w:shd w:val="clear" w:color="auto" w:fill="FFFFFF"/>
              </w:rPr>
            </w:pPr>
            <w:r>
              <w:rPr>
                <w:shd w:val="clear" w:color="auto" w:fill="FFFFFF"/>
              </w:rPr>
              <w:t>[Trạng thái] của “đơn xuất/nhập kho” =”Đã xác nhận 1 phần” nếu 1 hoặc 1 số “chi tiết đơn xuất/nhập kho” của Đơn xuất/nhập kho” có [Trạng thái] = “Đã xác nhận bởi lái xe”</w:t>
            </w:r>
          </w:p>
          <w:p w14:paraId="554593DA" w14:textId="7636D35D" w:rsidR="003C6504" w:rsidRPr="003C6504" w:rsidRDefault="003C6504" w:rsidP="003C6504">
            <w:pPr>
              <w:pStyle w:val="Level2"/>
              <w:rPr>
                <w:shd w:val="clear" w:color="auto" w:fill="FFFFFF"/>
              </w:rPr>
            </w:pPr>
            <w:r>
              <w:rPr>
                <w:shd w:val="clear" w:color="auto" w:fill="FFFFFF"/>
              </w:rPr>
              <w:t>[Trạng thái] của “đơn xuất/nhập kho” =”Đã xác nhận 1 phần” nếu toàn bộ  “chi tiết đơn xuất/nhập kho” của Đơn xuất/nhập kho” có [Trạng thái] = “Đã xác nhận bởi lái xe”</w:t>
            </w:r>
          </w:p>
        </w:tc>
      </w:tr>
      <w:tr w:rsidR="008F16A1" w:rsidRPr="00464885" w14:paraId="09C19118" w14:textId="77777777" w:rsidTr="00C000DF">
        <w:trPr>
          <w:trHeight w:val="253"/>
        </w:trPr>
        <w:tc>
          <w:tcPr>
            <w:tcW w:w="315" w:type="pct"/>
          </w:tcPr>
          <w:p w14:paraId="3B575D1D" w14:textId="50F4E785" w:rsidR="008F16A1" w:rsidRDefault="003C6504" w:rsidP="00D2256A">
            <w:pPr>
              <w:rPr>
                <w:color w:val="000000"/>
                <w:szCs w:val="20"/>
              </w:rPr>
            </w:pPr>
            <w:r>
              <w:rPr>
                <w:color w:val="000000"/>
                <w:szCs w:val="20"/>
              </w:rPr>
              <w:t>19</w:t>
            </w:r>
          </w:p>
        </w:tc>
        <w:tc>
          <w:tcPr>
            <w:tcW w:w="1448" w:type="pct"/>
          </w:tcPr>
          <w:p w14:paraId="219BF4A2" w14:textId="63028346" w:rsidR="008F16A1" w:rsidRDefault="003C6504" w:rsidP="00D2256A">
            <w:pPr>
              <w:rPr>
                <w:color w:val="000000"/>
                <w:szCs w:val="20"/>
                <w:lang w:val="vi-VN"/>
              </w:rPr>
            </w:pPr>
            <w:r>
              <w:rPr>
                <w:color w:val="000000"/>
                <w:szCs w:val="20"/>
                <w:lang w:val="vi-VN"/>
              </w:rPr>
              <w:t>Xem danh sách đơn xuất /nhập kho dành cho lái xe</w:t>
            </w:r>
          </w:p>
        </w:tc>
        <w:tc>
          <w:tcPr>
            <w:tcW w:w="3237" w:type="pct"/>
          </w:tcPr>
          <w:p w14:paraId="7704AF2F" w14:textId="13E5A98A" w:rsidR="008F16A1" w:rsidRPr="003C6504" w:rsidRDefault="003C6504"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rPr>
              <w:t>Cho</w:t>
            </w:r>
            <w:r>
              <w:rPr>
                <w:rFonts w:ascii="docs-Calibri" w:hAnsi="docs-Calibri"/>
                <w:color w:val="000000"/>
                <w:sz w:val="23"/>
                <w:szCs w:val="23"/>
                <w:shd w:val="clear" w:color="auto" w:fill="FFFFFF"/>
                <w:lang w:val="vi-VN"/>
              </w:rPr>
              <w:t xml:space="preserve"> phép lái xe xem danh sách các “Chi tiết đơn xuât/nhập kho” mà họ phụ trách vận chuyển Và có [Trạng thái] là “Chờ lái xe xác nhận”</w:t>
            </w:r>
          </w:p>
        </w:tc>
      </w:tr>
      <w:tr w:rsidR="008F16A1" w:rsidRPr="00464885" w14:paraId="072D56ED" w14:textId="77777777" w:rsidTr="00C000DF">
        <w:trPr>
          <w:trHeight w:val="253"/>
        </w:trPr>
        <w:tc>
          <w:tcPr>
            <w:tcW w:w="315" w:type="pct"/>
          </w:tcPr>
          <w:p w14:paraId="61E7F24D" w14:textId="3F0142D7" w:rsidR="008F16A1" w:rsidRDefault="003C6504" w:rsidP="00D2256A">
            <w:pPr>
              <w:rPr>
                <w:color w:val="000000"/>
                <w:szCs w:val="20"/>
              </w:rPr>
            </w:pPr>
            <w:r>
              <w:rPr>
                <w:color w:val="000000"/>
                <w:szCs w:val="20"/>
              </w:rPr>
              <w:t>20</w:t>
            </w:r>
          </w:p>
        </w:tc>
        <w:tc>
          <w:tcPr>
            <w:tcW w:w="1448" w:type="pct"/>
          </w:tcPr>
          <w:p w14:paraId="1A4750BD" w14:textId="0E8A4377" w:rsidR="008F16A1" w:rsidRDefault="003C6504" w:rsidP="00D2256A">
            <w:pPr>
              <w:rPr>
                <w:color w:val="000000"/>
                <w:szCs w:val="20"/>
                <w:lang w:val="vi-VN"/>
              </w:rPr>
            </w:pPr>
            <w:r>
              <w:rPr>
                <w:color w:val="000000"/>
                <w:szCs w:val="20"/>
                <w:lang w:val="vi-VN"/>
              </w:rPr>
              <w:t>Xem chi tiết đơn xuất/nhập kho dành cho lái xe</w:t>
            </w:r>
          </w:p>
        </w:tc>
        <w:tc>
          <w:tcPr>
            <w:tcW w:w="3237" w:type="pct"/>
          </w:tcPr>
          <w:p w14:paraId="3CF11131" w14:textId="0E99E801" w:rsidR="008F16A1" w:rsidRDefault="003C6504" w:rsidP="00D2256A">
            <w:pPr>
              <w:rPr>
                <w:rFonts w:ascii="docs-Calibri" w:hAnsi="docs-Calibri"/>
                <w:color w:val="000000"/>
                <w:sz w:val="23"/>
                <w:szCs w:val="23"/>
                <w:shd w:val="clear" w:color="auto" w:fill="FFFFFF"/>
              </w:rPr>
            </w:pPr>
            <w:r>
              <w:rPr>
                <w:rFonts w:ascii="docs-Calibri" w:hAnsi="docs-Calibri"/>
                <w:color w:val="000000"/>
                <w:sz w:val="23"/>
                <w:szCs w:val="23"/>
                <w:shd w:val="clear" w:color="auto" w:fill="FFFFFF"/>
              </w:rPr>
              <w:t>Cho</w:t>
            </w:r>
            <w:r>
              <w:rPr>
                <w:rFonts w:ascii="docs-Calibri" w:hAnsi="docs-Calibri"/>
                <w:color w:val="000000"/>
                <w:sz w:val="23"/>
                <w:szCs w:val="23"/>
                <w:shd w:val="clear" w:color="auto" w:fill="FFFFFF"/>
                <w:lang w:val="vi-VN"/>
              </w:rPr>
              <w:t xml:space="preserve"> phép lái xe xem chi tiết các “Chi tiết đơn xuât/nhập kho” mà họ phụ trách vận chuyển Và có [Trạng thái] là “Chờ lái xe xác nhận”</w:t>
            </w:r>
          </w:p>
        </w:tc>
      </w:tr>
      <w:tr w:rsidR="008F16A1" w:rsidRPr="00464885" w14:paraId="1941A753" w14:textId="77777777" w:rsidTr="00C000DF">
        <w:trPr>
          <w:trHeight w:val="253"/>
        </w:trPr>
        <w:tc>
          <w:tcPr>
            <w:tcW w:w="315" w:type="pct"/>
          </w:tcPr>
          <w:p w14:paraId="716C7891" w14:textId="466BFB53" w:rsidR="008F16A1" w:rsidRDefault="003C6504" w:rsidP="00D2256A">
            <w:pPr>
              <w:rPr>
                <w:color w:val="000000"/>
                <w:szCs w:val="20"/>
              </w:rPr>
            </w:pPr>
            <w:r>
              <w:rPr>
                <w:color w:val="000000"/>
                <w:szCs w:val="20"/>
              </w:rPr>
              <w:t>21</w:t>
            </w:r>
          </w:p>
        </w:tc>
        <w:tc>
          <w:tcPr>
            <w:tcW w:w="1448" w:type="pct"/>
          </w:tcPr>
          <w:p w14:paraId="695A54E6" w14:textId="70C1C32A" w:rsidR="008F16A1" w:rsidRDefault="003C6504" w:rsidP="00D2256A">
            <w:pPr>
              <w:rPr>
                <w:color w:val="000000"/>
                <w:szCs w:val="20"/>
                <w:lang w:val="vi-VN"/>
              </w:rPr>
            </w:pPr>
            <w:r>
              <w:rPr>
                <w:color w:val="000000"/>
                <w:szCs w:val="20"/>
                <w:lang w:val="vi-VN"/>
              </w:rPr>
              <w:t>Xem danh sách chuyến xe</w:t>
            </w:r>
          </w:p>
        </w:tc>
        <w:tc>
          <w:tcPr>
            <w:tcW w:w="3237" w:type="pct"/>
          </w:tcPr>
          <w:p w14:paraId="4977F011" w14:textId="22F8CD7D" w:rsidR="008F16A1" w:rsidRPr="003C6504" w:rsidRDefault="003C6504"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rPr>
              <w:t>Cho</w:t>
            </w:r>
            <w:r>
              <w:rPr>
                <w:rFonts w:ascii="docs-Calibri" w:hAnsi="docs-Calibri"/>
                <w:color w:val="000000"/>
                <w:sz w:val="23"/>
                <w:szCs w:val="23"/>
                <w:shd w:val="clear" w:color="auto" w:fill="FFFFFF"/>
                <w:lang w:val="vi-VN"/>
              </w:rPr>
              <w:t xml:space="preserve"> phép lái </w:t>
            </w:r>
            <w:r w:rsidR="00AC013E">
              <w:rPr>
                <w:rFonts w:ascii="docs-Calibri" w:hAnsi="docs-Calibri"/>
                <w:color w:val="000000"/>
                <w:sz w:val="23"/>
                <w:szCs w:val="23"/>
                <w:shd w:val="clear" w:color="auto" w:fill="FFFFFF"/>
                <w:lang w:val="vi-VN"/>
              </w:rPr>
              <w:t>xe, system administrator</w:t>
            </w:r>
            <w:r>
              <w:rPr>
                <w:rFonts w:ascii="docs-Calibri" w:hAnsi="docs-Calibri"/>
                <w:color w:val="000000"/>
                <w:sz w:val="23"/>
                <w:szCs w:val="23"/>
                <w:shd w:val="clear" w:color="auto" w:fill="FFFFFF"/>
                <w:lang w:val="vi-VN"/>
              </w:rPr>
              <w:t xml:space="preserve"> xem danh sách các chuyến xe họ vận chuyển</w:t>
            </w:r>
          </w:p>
        </w:tc>
      </w:tr>
      <w:tr w:rsidR="008F16A1" w:rsidRPr="00464885" w14:paraId="3FDDBA34" w14:textId="77777777" w:rsidTr="00C000DF">
        <w:trPr>
          <w:trHeight w:val="253"/>
        </w:trPr>
        <w:tc>
          <w:tcPr>
            <w:tcW w:w="315" w:type="pct"/>
          </w:tcPr>
          <w:p w14:paraId="06BCEB41" w14:textId="128284D5" w:rsidR="008F16A1" w:rsidRDefault="003C6504" w:rsidP="00D2256A">
            <w:pPr>
              <w:rPr>
                <w:color w:val="000000"/>
                <w:szCs w:val="20"/>
              </w:rPr>
            </w:pPr>
            <w:r>
              <w:rPr>
                <w:color w:val="000000"/>
                <w:szCs w:val="20"/>
              </w:rPr>
              <w:t>22</w:t>
            </w:r>
          </w:p>
        </w:tc>
        <w:tc>
          <w:tcPr>
            <w:tcW w:w="1448" w:type="pct"/>
          </w:tcPr>
          <w:p w14:paraId="1899D6C3" w14:textId="37C6F060" w:rsidR="008F16A1" w:rsidRDefault="003C6504" w:rsidP="00D2256A">
            <w:pPr>
              <w:rPr>
                <w:color w:val="000000"/>
                <w:szCs w:val="20"/>
                <w:lang w:val="vi-VN"/>
              </w:rPr>
            </w:pPr>
            <w:r>
              <w:rPr>
                <w:color w:val="000000"/>
                <w:szCs w:val="20"/>
                <w:lang w:val="vi-VN"/>
              </w:rPr>
              <w:t>Xem chi tiết chuyến xe</w:t>
            </w:r>
          </w:p>
        </w:tc>
        <w:tc>
          <w:tcPr>
            <w:tcW w:w="3237" w:type="pct"/>
          </w:tcPr>
          <w:p w14:paraId="60D0A884" w14:textId="412F1680" w:rsidR="008F16A1" w:rsidRPr="003C6504" w:rsidRDefault="003C6504"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rPr>
              <w:t>Cho</w:t>
            </w:r>
            <w:r>
              <w:rPr>
                <w:rFonts w:ascii="docs-Calibri" w:hAnsi="docs-Calibri"/>
                <w:color w:val="000000"/>
                <w:sz w:val="23"/>
                <w:szCs w:val="23"/>
                <w:shd w:val="clear" w:color="auto" w:fill="FFFFFF"/>
                <w:lang w:val="vi-VN"/>
              </w:rPr>
              <w:t xml:space="preserve"> phép </w:t>
            </w:r>
            <w:r w:rsidR="00AC013E">
              <w:rPr>
                <w:rFonts w:ascii="docs-Calibri" w:hAnsi="docs-Calibri"/>
                <w:color w:val="000000"/>
                <w:sz w:val="23"/>
                <w:szCs w:val="23"/>
                <w:shd w:val="clear" w:color="auto" w:fill="FFFFFF"/>
                <w:lang w:val="vi-VN"/>
              </w:rPr>
              <w:t xml:space="preserve">lái xe, system administrator </w:t>
            </w:r>
            <w:r>
              <w:rPr>
                <w:rFonts w:ascii="docs-Calibri" w:hAnsi="docs-Calibri"/>
                <w:color w:val="000000"/>
                <w:sz w:val="23"/>
                <w:szCs w:val="23"/>
                <w:shd w:val="clear" w:color="auto" w:fill="FFFFFF"/>
                <w:lang w:val="vi-VN"/>
              </w:rPr>
              <w:t>xem chi tiết các chuyến xe họ vận chuyển</w:t>
            </w:r>
          </w:p>
        </w:tc>
      </w:tr>
      <w:tr w:rsidR="008F16A1" w:rsidRPr="00464885" w14:paraId="4614D83D" w14:textId="77777777" w:rsidTr="00C000DF">
        <w:trPr>
          <w:trHeight w:val="253"/>
        </w:trPr>
        <w:tc>
          <w:tcPr>
            <w:tcW w:w="315" w:type="pct"/>
          </w:tcPr>
          <w:p w14:paraId="383D2619" w14:textId="53D613F1" w:rsidR="008F16A1" w:rsidRDefault="003C6504" w:rsidP="00D2256A">
            <w:pPr>
              <w:rPr>
                <w:color w:val="000000"/>
                <w:szCs w:val="20"/>
              </w:rPr>
            </w:pPr>
            <w:r>
              <w:rPr>
                <w:color w:val="000000"/>
                <w:szCs w:val="20"/>
              </w:rPr>
              <w:t>23</w:t>
            </w:r>
          </w:p>
        </w:tc>
        <w:tc>
          <w:tcPr>
            <w:tcW w:w="1448" w:type="pct"/>
          </w:tcPr>
          <w:p w14:paraId="1CEB5251" w14:textId="2E93787E" w:rsidR="008F16A1" w:rsidRDefault="003C6504" w:rsidP="00D2256A">
            <w:pPr>
              <w:rPr>
                <w:color w:val="000000"/>
                <w:szCs w:val="20"/>
                <w:lang w:val="vi-VN"/>
              </w:rPr>
            </w:pPr>
            <w:r>
              <w:rPr>
                <w:color w:val="000000"/>
                <w:szCs w:val="20"/>
                <w:lang w:val="vi-VN"/>
              </w:rPr>
              <w:t>Quản lý sản phẩm</w:t>
            </w:r>
            <w:r w:rsidR="00855B24">
              <w:rPr>
                <w:color w:val="000000"/>
                <w:szCs w:val="20"/>
                <w:lang w:val="vi-VN"/>
              </w:rPr>
              <w:t xml:space="preserve"> trong kho</w:t>
            </w:r>
          </w:p>
        </w:tc>
        <w:tc>
          <w:tcPr>
            <w:tcW w:w="3237" w:type="pct"/>
          </w:tcPr>
          <w:p w14:paraId="0AC1C0F9" w14:textId="3EA85FB9" w:rsidR="008F16A1" w:rsidRPr="00855B24" w:rsidRDefault="003C6504"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rPr>
              <w:t>Cho</w:t>
            </w:r>
            <w:r w:rsidR="00855B24">
              <w:rPr>
                <w:rFonts w:ascii="docs-Calibri" w:hAnsi="docs-Calibri"/>
                <w:color w:val="000000"/>
                <w:sz w:val="23"/>
                <w:szCs w:val="23"/>
                <w:shd w:val="clear" w:color="auto" w:fill="FFFFFF"/>
                <w:lang w:val="vi-VN"/>
              </w:rPr>
              <w:t xml:space="preserve"> phép system administrator có thể thêm, sửa, xóa sản phẩm trong kho. Chức năng này chưa phát triển ở hệ thống này do hệ thống đang quản lý hai loại sản phẩm cố định. </w:t>
            </w:r>
          </w:p>
        </w:tc>
      </w:tr>
      <w:tr w:rsidR="00147684" w:rsidRPr="00464885" w14:paraId="0EA37EBA" w14:textId="77777777" w:rsidTr="00C000DF">
        <w:trPr>
          <w:trHeight w:val="253"/>
        </w:trPr>
        <w:tc>
          <w:tcPr>
            <w:tcW w:w="315" w:type="pct"/>
          </w:tcPr>
          <w:p w14:paraId="59F7847C" w14:textId="09D933F6" w:rsidR="00147684" w:rsidRDefault="00147684" w:rsidP="00D2256A">
            <w:pPr>
              <w:rPr>
                <w:color w:val="000000"/>
                <w:szCs w:val="20"/>
              </w:rPr>
            </w:pPr>
            <w:r>
              <w:rPr>
                <w:color w:val="000000"/>
                <w:szCs w:val="20"/>
              </w:rPr>
              <w:lastRenderedPageBreak/>
              <w:t>24</w:t>
            </w:r>
          </w:p>
        </w:tc>
        <w:tc>
          <w:tcPr>
            <w:tcW w:w="1448" w:type="pct"/>
          </w:tcPr>
          <w:p w14:paraId="07A27865" w14:textId="7B2E5CC3" w:rsidR="00147684" w:rsidRDefault="00147684" w:rsidP="00D2256A">
            <w:pPr>
              <w:rPr>
                <w:color w:val="000000"/>
                <w:szCs w:val="20"/>
                <w:lang w:val="vi-VN"/>
              </w:rPr>
            </w:pPr>
            <w:r>
              <w:rPr>
                <w:color w:val="000000"/>
                <w:szCs w:val="20"/>
                <w:lang w:val="vi-VN"/>
              </w:rPr>
              <w:t>Gửi báo cáo</w:t>
            </w:r>
          </w:p>
        </w:tc>
        <w:tc>
          <w:tcPr>
            <w:tcW w:w="3237" w:type="pct"/>
          </w:tcPr>
          <w:p w14:paraId="7EF16B04" w14:textId="5B864878" w:rsidR="00147684" w:rsidRPr="00147684" w:rsidRDefault="00147684" w:rsidP="00D2256A">
            <w:pPr>
              <w:rPr>
                <w:rFonts w:ascii="docs-Calibri" w:hAnsi="docs-Calibri"/>
                <w:color w:val="000000"/>
                <w:sz w:val="23"/>
                <w:szCs w:val="23"/>
                <w:shd w:val="clear" w:color="auto" w:fill="FFFFFF"/>
                <w:lang w:val="vi-VN"/>
              </w:rPr>
            </w:pPr>
            <w:proofErr w:type="spellStart"/>
            <w:r>
              <w:rPr>
                <w:rFonts w:ascii="docs-Calibri" w:hAnsi="docs-Calibri"/>
                <w:color w:val="000000"/>
                <w:sz w:val="23"/>
                <w:szCs w:val="23"/>
                <w:shd w:val="clear" w:color="auto" w:fill="FFFFFF"/>
              </w:rPr>
              <w:t>Chức</w:t>
            </w:r>
            <w:proofErr w:type="spellEnd"/>
            <w:r>
              <w:rPr>
                <w:rFonts w:ascii="docs-Calibri" w:hAnsi="docs-Calibri"/>
                <w:color w:val="000000"/>
                <w:sz w:val="23"/>
                <w:szCs w:val="23"/>
                <w:shd w:val="clear" w:color="auto" w:fill="FFFFFF"/>
                <w:lang w:val="vi-VN"/>
              </w:rPr>
              <w:t xml:space="preserve"> năng này cho phép system gửi báo cáo vào 10h30 mỗi ngày</w:t>
            </w:r>
          </w:p>
        </w:tc>
      </w:tr>
    </w:tbl>
    <w:p w14:paraId="1DD560FE" w14:textId="77777777" w:rsidR="002D6741" w:rsidRPr="008F2D5E" w:rsidRDefault="002D6741" w:rsidP="002D6741">
      <w:pPr>
        <w:pStyle w:val="Heading1"/>
        <w:spacing w:line="360" w:lineRule="auto"/>
        <w:rPr>
          <w:rFonts w:cs="Arial"/>
        </w:rPr>
      </w:pPr>
      <w:bookmarkStart w:id="43" w:name="_Toc152340756"/>
      <w:bookmarkEnd w:id="42"/>
      <w:r w:rsidRPr="008F2D5E">
        <w:rPr>
          <w:rFonts w:cs="Arial"/>
        </w:rPr>
        <w:t>Security Requirement</w:t>
      </w:r>
      <w:bookmarkEnd w:id="41"/>
      <w:bookmarkEnd w:id="43"/>
    </w:p>
    <w:p w14:paraId="1DF6A759" w14:textId="77777777" w:rsidR="002D6741" w:rsidRPr="008F2D5E" w:rsidRDefault="002D6741" w:rsidP="002D6741">
      <w:pPr>
        <w:rPr>
          <w:rFonts w:cs="Arial"/>
        </w:rPr>
      </w:pPr>
      <w:r w:rsidRPr="008F2D5E">
        <w:rPr>
          <w:rFonts w:cs="Arial"/>
          <w:lang w:val="en-US" w:eastAsia="en-US"/>
        </w:rPr>
        <w:t>This section provides the full list of required actors as well as the detailed permission for each actor</w:t>
      </w:r>
      <w:r w:rsidRPr="008F2D5E">
        <w:rPr>
          <w:rFonts w:cs="Arial"/>
        </w:rPr>
        <w:t>:</w:t>
      </w:r>
    </w:p>
    <w:p w14:paraId="1EA44878" w14:textId="77777777" w:rsidR="002D6741" w:rsidRPr="00202764" w:rsidRDefault="002D6741" w:rsidP="002D6741">
      <w:pPr>
        <w:pStyle w:val="BulletList1"/>
        <w:numPr>
          <w:ilvl w:val="0"/>
          <w:numId w:val="0"/>
        </w:numPr>
        <w:spacing w:line="360" w:lineRule="auto"/>
      </w:pPr>
    </w:p>
    <w:tbl>
      <w:tblPr>
        <w:tblW w:w="4253"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3595"/>
        <w:gridCol w:w="1160"/>
        <w:gridCol w:w="1451"/>
        <w:gridCol w:w="1730"/>
      </w:tblGrid>
      <w:tr w:rsidR="00311B77" w:rsidRPr="00464885" w14:paraId="2EEA317E" w14:textId="77777777" w:rsidTr="00311B77">
        <w:trPr>
          <w:trHeight w:val="840"/>
        </w:trPr>
        <w:tc>
          <w:tcPr>
            <w:tcW w:w="2265" w:type="pct"/>
            <w:shd w:val="clear" w:color="auto" w:fill="D9D9D9" w:themeFill="background1" w:themeFillShade="D9"/>
          </w:tcPr>
          <w:p w14:paraId="1F7CD679" w14:textId="77777777" w:rsidR="00311B77" w:rsidRPr="00F351AB" w:rsidRDefault="00311B77" w:rsidP="00D2256A">
            <w:pPr>
              <w:rPr>
                <w:rFonts w:cs="Arial"/>
                <w:b/>
                <w:bCs/>
                <w:szCs w:val="20"/>
                <w:lang w:eastAsia="en-US"/>
              </w:rPr>
            </w:pPr>
          </w:p>
        </w:tc>
        <w:tc>
          <w:tcPr>
            <w:tcW w:w="731" w:type="pct"/>
            <w:shd w:val="clear" w:color="auto" w:fill="D9D9D9" w:themeFill="background1" w:themeFillShade="D9"/>
          </w:tcPr>
          <w:p w14:paraId="133CA040" w14:textId="7D78B6E1" w:rsidR="00311B77" w:rsidRPr="00A77EB6" w:rsidRDefault="00311B77" w:rsidP="00D2256A">
            <w:pPr>
              <w:rPr>
                <w:rFonts w:cs="Arial"/>
                <w:b/>
                <w:szCs w:val="20"/>
                <w:lang w:val="vi-VN" w:eastAsia="en-US"/>
              </w:rPr>
            </w:pPr>
            <w:proofErr w:type="spellStart"/>
            <w:r>
              <w:rPr>
                <w:rFonts w:cs="Arial"/>
                <w:b/>
                <w:szCs w:val="20"/>
                <w:lang w:eastAsia="en-US"/>
              </w:rPr>
              <w:t>Nhân</w:t>
            </w:r>
            <w:proofErr w:type="spellEnd"/>
            <w:r>
              <w:rPr>
                <w:rFonts w:cs="Arial"/>
                <w:b/>
                <w:szCs w:val="20"/>
                <w:lang w:val="vi-VN" w:eastAsia="en-US"/>
              </w:rPr>
              <w:t xml:space="preserve"> viên ql kho</w:t>
            </w:r>
          </w:p>
        </w:tc>
        <w:tc>
          <w:tcPr>
            <w:tcW w:w="914" w:type="pct"/>
            <w:shd w:val="clear" w:color="auto" w:fill="D9D9D9" w:themeFill="background1" w:themeFillShade="D9"/>
          </w:tcPr>
          <w:p w14:paraId="17DC64E2" w14:textId="5BE166B4" w:rsidR="00311B77" w:rsidRPr="00A77EB6" w:rsidRDefault="00311B77" w:rsidP="00D2256A">
            <w:pPr>
              <w:rPr>
                <w:rFonts w:cs="Arial"/>
                <w:b/>
                <w:szCs w:val="20"/>
                <w:lang w:val="vi-VN" w:eastAsia="en-US"/>
              </w:rPr>
            </w:pPr>
            <w:proofErr w:type="spellStart"/>
            <w:r>
              <w:rPr>
                <w:rFonts w:cs="Arial"/>
                <w:b/>
                <w:szCs w:val="20"/>
                <w:lang w:eastAsia="en-US"/>
              </w:rPr>
              <w:t>Lái</w:t>
            </w:r>
            <w:proofErr w:type="spellEnd"/>
            <w:r>
              <w:rPr>
                <w:rFonts w:cs="Arial"/>
                <w:b/>
                <w:szCs w:val="20"/>
                <w:lang w:val="vi-VN" w:eastAsia="en-US"/>
              </w:rPr>
              <w:t xml:space="preserve"> xe</w:t>
            </w:r>
          </w:p>
        </w:tc>
        <w:tc>
          <w:tcPr>
            <w:tcW w:w="1090" w:type="pct"/>
            <w:shd w:val="clear" w:color="auto" w:fill="D9D9D9" w:themeFill="background1" w:themeFillShade="D9"/>
          </w:tcPr>
          <w:p w14:paraId="7D16FD53" w14:textId="3762B927" w:rsidR="00311B77" w:rsidRPr="00A77EB6" w:rsidRDefault="00311B77" w:rsidP="00D2256A">
            <w:pPr>
              <w:rPr>
                <w:rFonts w:cs="Arial"/>
                <w:b/>
                <w:szCs w:val="20"/>
                <w:lang w:val="vi-VN" w:eastAsia="en-US"/>
              </w:rPr>
            </w:pPr>
            <w:r>
              <w:rPr>
                <w:rFonts w:cs="Arial"/>
                <w:b/>
                <w:szCs w:val="20"/>
                <w:lang w:eastAsia="en-US"/>
              </w:rPr>
              <w:t>System</w:t>
            </w:r>
            <w:r>
              <w:rPr>
                <w:rFonts w:cs="Arial"/>
                <w:b/>
                <w:szCs w:val="20"/>
                <w:lang w:val="vi-VN" w:eastAsia="en-US"/>
              </w:rPr>
              <w:t xml:space="preserve"> administrator</w:t>
            </w:r>
          </w:p>
        </w:tc>
      </w:tr>
      <w:tr w:rsidR="00311B77" w:rsidRPr="00464885" w14:paraId="525710FE" w14:textId="77777777" w:rsidTr="00326ADD">
        <w:trPr>
          <w:trHeight w:val="529"/>
        </w:trPr>
        <w:tc>
          <w:tcPr>
            <w:tcW w:w="5000" w:type="pct"/>
            <w:gridSpan w:val="4"/>
            <w:shd w:val="clear" w:color="auto" w:fill="FFFFFF" w:themeFill="background1"/>
          </w:tcPr>
          <w:p w14:paraId="34AC5574" w14:textId="032DA9DD" w:rsidR="00311B77" w:rsidRDefault="00326ADD" w:rsidP="00D2256A">
            <w:pPr>
              <w:rPr>
                <w:rFonts w:cs="Arial"/>
                <w:b/>
                <w:szCs w:val="20"/>
                <w:lang w:eastAsia="en-US"/>
              </w:rPr>
            </w:pPr>
            <w:r>
              <w:rPr>
                <w:b/>
                <w:color w:val="000000"/>
                <w:szCs w:val="20"/>
              </w:rPr>
              <w:t>Authentication</w:t>
            </w:r>
            <w:r w:rsidRPr="003203FB">
              <w:rPr>
                <w:b/>
                <w:color w:val="000000"/>
                <w:szCs w:val="20"/>
              </w:rPr>
              <w:t xml:space="preserve">  </w:t>
            </w:r>
          </w:p>
        </w:tc>
      </w:tr>
      <w:tr w:rsidR="00311B77" w:rsidRPr="00464885" w14:paraId="77787172" w14:textId="77777777" w:rsidTr="00311B77">
        <w:trPr>
          <w:trHeight w:val="253"/>
        </w:trPr>
        <w:tc>
          <w:tcPr>
            <w:tcW w:w="2265" w:type="pct"/>
          </w:tcPr>
          <w:p w14:paraId="32F2C275" w14:textId="08FD9034" w:rsidR="00311B77" w:rsidRPr="00A77EB6" w:rsidRDefault="00311B77" w:rsidP="00D2256A">
            <w:pPr>
              <w:rPr>
                <w:color w:val="000000"/>
                <w:szCs w:val="20"/>
                <w:lang w:val="vi-VN"/>
              </w:rPr>
            </w:pPr>
            <w:r>
              <w:rPr>
                <w:color w:val="000000"/>
                <w:szCs w:val="20"/>
                <w:lang w:val="vi-VN"/>
              </w:rPr>
              <w:t>Đăng nhập</w:t>
            </w:r>
          </w:p>
        </w:tc>
        <w:tc>
          <w:tcPr>
            <w:tcW w:w="731" w:type="pct"/>
          </w:tcPr>
          <w:p w14:paraId="261ACC4F" w14:textId="77777777" w:rsidR="00311B77" w:rsidRDefault="00311B77" w:rsidP="00D2256A">
            <w:pPr>
              <w:rPr>
                <w:color w:val="000000"/>
                <w:szCs w:val="20"/>
              </w:rPr>
            </w:pPr>
            <w:r>
              <w:rPr>
                <w:color w:val="000000"/>
                <w:szCs w:val="20"/>
              </w:rPr>
              <w:t>X</w:t>
            </w:r>
          </w:p>
        </w:tc>
        <w:tc>
          <w:tcPr>
            <w:tcW w:w="914" w:type="pct"/>
          </w:tcPr>
          <w:p w14:paraId="6D1CC950" w14:textId="77777777" w:rsidR="00311B77" w:rsidRDefault="00311B77" w:rsidP="00D2256A">
            <w:pPr>
              <w:rPr>
                <w:color w:val="000000"/>
                <w:szCs w:val="20"/>
              </w:rPr>
            </w:pPr>
            <w:r>
              <w:rPr>
                <w:color w:val="000000"/>
                <w:szCs w:val="20"/>
              </w:rPr>
              <w:t>X</w:t>
            </w:r>
          </w:p>
        </w:tc>
        <w:tc>
          <w:tcPr>
            <w:tcW w:w="1090" w:type="pct"/>
          </w:tcPr>
          <w:p w14:paraId="0464015F" w14:textId="77777777" w:rsidR="00311B77" w:rsidRDefault="00311B77" w:rsidP="00D2256A">
            <w:pPr>
              <w:rPr>
                <w:color w:val="000000"/>
                <w:szCs w:val="20"/>
              </w:rPr>
            </w:pPr>
            <w:r>
              <w:rPr>
                <w:color w:val="000000"/>
                <w:szCs w:val="20"/>
              </w:rPr>
              <w:t>X</w:t>
            </w:r>
          </w:p>
        </w:tc>
      </w:tr>
      <w:tr w:rsidR="00311B77" w:rsidRPr="00464885" w14:paraId="45D34FE8" w14:textId="77777777" w:rsidTr="00311B77">
        <w:trPr>
          <w:trHeight w:val="253"/>
        </w:trPr>
        <w:tc>
          <w:tcPr>
            <w:tcW w:w="2265" w:type="pct"/>
          </w:tcPr>
          <w:p w14:paraId="62A50E62" w14:textId="718AD120" w:rsidR="00311B77" w:rsidRPr="00A77EB6" w:rsidRDefault="00311B77" w:rsidP="00D2256A">
            <w:pPr>
              <w:rPr>
                <w:color w:val="000000"/>
                <w:szCs w:val="20"/>
                <w:lang w:val="vi-VN"/>
              </w:rPr>
            </w:pPr>
            <w:proofErr w:type="spellStart"/>
            <w:r>
              <w:rPr>
                <w:color w:val="000000"/>
                <w:szCs w:val="20"/>
              </w:rPr>
              <w:t>Đăng</w:t>
            </w:r>
            <w:proofErr w:type="spellEnd"/>
            <w:r>
              <w:rPr>
                <w:color w:val="000000"/>
                <w:szCs w:val="20"/>
                <w:lang w:val="vi-VN"/>
              </w:rPr>
              <w:t xml:space="preserve"> xuất</w:t>
            </w:r>
          </w:p>
        </w:tc>
        <w:tc>
          <w:tcPr>
            <w:tcW w:w="731" w:type="pct"/>
          </w:tcPr>
          <w:p w14:paraId="7125BC0F" w14:textId="77777777" w:rsidR="00311B77" w:rsidRDefault="00311B77" w:rsidP="00D2256A">
            <w:pPr>
              <w:rPr>
                <w:color w:val="000000"/>
                <w:szCs w:val="20"/>
              </w:rPr>
            </w:pPr>
            <w:r>
              <w:rPr>
                <w:color w:val="000000"/>
                <w:szCs w:val="20"/>
              </w:rPr>
              <w:t>X</w:t>
            </w:r>
          </w:p>
        </w:tc>
        <w:tc>
          <w:tcPr>
            <w:tcW w:w="914" w:type="pct"/>
          </w:tcPr>
          <w:p w14:paraId="4FAC9252" w14:textId="77777777" w:rsidR="00311B77" w:rsidRDefault="00311B77" w:rsidP="00D2256A">
            <w:pPr>
              <w:rPr>
                <w:color w:val="000000"/>
                <w:szCs w:val="20"/>
              </w:rPr>
            </w:pPr>
            <w:r>
              <w:rPr>
                <w:color w:val="000000"/>
                <w:szCs w:val="20"/>
              </w:rPr>
              <w:t>X</w:t>
            </w:r>
          </w:p>
        </w:tc>
        <w:tc>
          <w:tcPr>
            <w:tcW w:w="1090" w:type="pct"/>
          </w:tcPr>
          <w:p w14:paraId="2A762BD5" w14:textId="77777777" w:rsidR="00311B77" w:rsidRDefault="00311B77" w:rsidP="00D2256A">
            <w:pPr>
              <w:rPr>
                <w:color w:val="000000"/>
                <w:szCs w:val="20"/>
              </w:rPr>
            </w:pPr>
            <w:r>
              <w:rPr>
                <w:color w:val="000000"/>
                <w:szCs w:val="20"/>
              </w:rPr>
              <w:t>X</w:t>
            </w:r>
          </w:p>
        </w:tc>
      </w:tr>
      <w:tr w:rsidR="00311B77" w:rsidRPr="00464885" w14:paraId="6C20C387" w14:textId="77777777" w:rsidTr="00311B77">
        <w:trPr>
          <w:trHeight w:val="253"/>
        </w:trPr>
        <w:tc>
          <w:tcPr>
            <w:tcW w:w="2265" w:type="pct"/>
          </w:tcPr>
          <w:p w14:paraId="56AD62E1" w14:textId="4BE5002B" w:rsidR="00311B77" w:rsidRPr="00A77EB6" w:rsidRDefault="00311B77" w:rsidP="00D2256A">
            <w:pPr>
              <w:rPr>
                <w:color w:val="000000"/>
                <w:szCs w:val="20"/>
                <w:lang w:val="vi-VN"/>
              </w:rPr>
            </w:pPr>
            <w:proofErr w:type="spellStart"/>
            <w:r>
              <w:rPr>
                <w:color w:val="000000"/>
                <w:szCs w:val="20"/>
              </w:rPr>
              <w:t>Quên</w:t>
            </w:r>
            <w:proofErr w:type="spellEnd"/>
            <w:r>
              <w:rPr>
                <w:color w:val="000000"/>
                <w:szCs w:val="20"/>
                <w:lang w:val="vi-VN"/>
              </w:rPr>
              <w:t xml:space="preserve"> mật khẩu</w:t>
            </w:r>
          </w:p>
        </w:tc>
        <w:tc>
          <w:tcPr>
            <w:tcW w:w="731" w:type="pct"/>
          </w:tcPr>
          <w:p w14:paraId="54B72548" w14:textId="77777777" w:rsidR="00311B77" w:rsidRDefault="00311B77" w:rsidP="00D2256A">
            <w:pPr>
              <w:rPr>
                <w:color w:val="000000"/>
                <w:szCs w:val="20"/>
              </w:rPr>
            </w:pPr>
            <w:r>
              <w:rPr>
                <w:color w:val="000000"/>
                <w:szCs w:val="20"/>
              </w:rPr>
              <w:t>X</w:t>
            </w:r>
          </w:p>
        </w:tc>
        <w:tc>
          <w:tcPr>
            <w:tcW w:w="914" w:type="pct"/>
          </w:tcPr>
          <w:p w14:paraId="111E294E" w14:textId="77777777" w:rsidR="00311B77" w:rsidRDefault="00311B77" w:rsidP="00D2256A">
            <w:pPr>
              <w:rPr>
                <w:color w:val="000000"/>
                <w:szCs w:val="20"/>
              </w:rPr>
            </w:pPr>
            <w:r>
              <w:rPr>
                <w:color w:val="000000"/>
                <w:szCs w:val="20"/>
              </w:rPr>
              <w:t>X</w:t>
            </w:r>
          </w:p>
        </w:tc>
        <w:tc>
          <w:tcPr>
            <w:tcW w:w="1090" w:type="pct"/>
          </w:tcPr>
          <w:p w14:paraId="4D234943" w14:textId="77777777" w:rsidR="00311B77" w:rsidRDefault="00311B77" w:rsidP="00D2256A">
            <w:pPr>
              <w:rPr>
                <w:color w:val="000000"/>
                <w:szCs w:val="20"/>
              </w:rPr>
            </w:pPr>
            <w:r>
              <w:rPr>
                <w:color w:val="000000"/>
                <w:szCs w:val="20"/>
              </w:rPr>
              <w:t>X</w:t>
            </w:r>
          </w:p>
        </w:tc>
      </w:tr>
      <w:tr w:rsidR="00311B77" w:rsidRPr="00464885" w14:paraId="611CB05E" w14:textId="77777777" w:rsidTr="00311B77">
        <w:trPr>
          <w:trHeight w:val="253"/>
        </w:trPr>
        <w:tc>
          <w:tcPr>
            <w:tcW w:w="2265" w:type="pct"/>
          </w:tcPr>
          <w:p w14:paraId="00A0ACF8" w14:textId="3A560EE5" w:rsidR="00311B77" w:rsidRPr="00A77EB6" w:rsidRDefault="00311B77" w:rsidP="00D2256A">
            <w:pPr>
              <w:rPr>
                <w:color w:val="000000"/>
                <w:szCs w:val="20"/>
                <w:lang w:val="vi-VN"/>
              </w:rPr>
            </w:pPr>
            <w:r>
              <w:rPr>
                <w:color w:val="000000"/>
                <w:szCs w:val="20"/>
              </w:rPr>
              <w:t>Thay</w:t>
            </w:r>
            <w:r>
              <w:rPr>
                <w:color w:val="000000"/>
                <w:szCs w:val="20"/>
                <w:lang w:val="vi-VN"/>
              </w:rPr>
              <w:t xml:space="preserve"> đổi mật khẩu</w:t>
            </w:r>
          </w:p>
        </w:tc>
        <w:tc>
          <w:tcPr>
            <w:tcW w:w="731" w:type="pct"/>
          </w:tcPr>
          <w:p w14:paraId="2F1845F1" w14:textId="64042B23" w:rsidR="00311B77" w:rsidRDefault="00311B77" w:rsidP="00D2256A">
            <w:pPr>
              <w:rPr>
                <w:color w:val="000000"/>
                <w:szCs w:val="20"/>
              </w:rPr>
            </w:pPr>
            <w:r>
              <w:rPr>
                <w:color w:val="000000"/>
                <w:szCs w:val="20"/>
              </w:rPr>
              <w:t>X</w:t>
            </w:r>
          </w:p>
        </w:tc>
        <w:tc>
          <w:tcPr>
            <w:tcW w:w="914" w:type="pct"/>
          </w:tcPr>
          <w:p w14:paraId="513FE998" w14:textId="6492EB33" w:rsidR="00311B77" w:rsidRDefault="00311B77" w:rsidP="00D2256A">
            <w:pPr>
              <w:rPr>
                <w:color w:val="000000"/>
                <w:szCs w:val="20"/>
              </w:rPr>
            </w:pPr>
            <w:r>
              <w:rPr>
                <w:color w:val="000000"/>
                <w:szCs w:val="20"/>
              </w:rPr>
              <w:t>X</w:t>
            </w:r>
          </w:p>
        </w:tc>
        <w:tc>
          <w:tcPr>
            <w:tcW w:w="1090" w:type="pct"/>
          </w:tcPr>
          <w:p w14:paraId="1BF156A8" w14:textId="7448EDC9" w:rsidR="00311B77" w:rsidRDefault="00311B77" w:rsidP="00D2256A">
            <w:pPr>
              <w:rPr>
                <w:color w:val="000000"/>
                <w:szCs w:val="20"/>
              </w:rPr>
            </w:pPr>
            <w:r>
              <w:rPr>
                <w:color w:val="000000"/>
                <w:szCs w:val="20"/>
              </w:rPr>
              <w:t>X</w:t>
            </w:r>
          </w:p>
        </w:tc>
      </w:tr>
      <w:tr w:rsidR="00311B77" w:rsidRPr="00464885" w14:paraId="3A0434ED" w14:textId="77777777" w:rsidTr="00311B77">
        <w:trPr>
          <w:trHeight w:val="253"/>
        </w:trPr>
        <w:tc>
          <w:tcPr>
            <w:tcW w:w="2265" w:type="pct"/>
          </w:tcPr>
          <w:p w14:paraId="24A6EBC1" w14:textId="73D1CD21" w:rsidR="00311B77" w:rsidRPr="00A77EB6" w:rsidRDefault="00311B77" w:rsidP="00D2256A">
            <w:pPr>
              <w:rPr>
                <w:color w:val="000000"/>
                <w:szCs w:val="20"/>
                <w:lang w:val="vi-VN"/>
              </w:rPr>
            </w:pPr>
            <w:r>
              <w:rPr>
                <w:color w:val="000000"/>
                <w:szCs w:val="20"/>
              </w:rPr>
              <w:t>Xem</w:t>
            </w:r>
            <w:r>
              <w:rPr>
                <w:color w:val="000000"/>
                <w:szCs w:val="20"/>
                <w:lang w:val="vi-VN"/>
              </w:rPr>
              <w:t xml:space="preserve"> hồ sơ nhân viên</w:t>
            </w:r>
          </w:p>
        </w:tc>
        <w:tc>
          <w:tcPr>
            <w:tcW w:w="731" w:type="pct"/>
          </w:tcPr>
          <w:p w14:paraId="32AF0A47" w14:textId="654B25CA" w:rsidR="00311B77" w:rsidRDefault="00311B77" w:rsidP="00D2256A">
            <w:pPr>
              <w:rPr>
                <w:color w:val="000000"/>
                <w:szCs w:val="20"/>
              </w:rPr>
            </w:pPr>
            <w:r>
              <w:rPr>
                <w:color w:val="000000"/>
                <w:szCs w:val="20"/>
              </w:rPr>
              <w:t>X</w:t>
            </w:r>
          </w:p>
        </w:tc>
        <w:tc>
          <w:tcPr>
            <w:tcW w:w="914" w:type="pct"/>
          </w:tcPr>
          <w:p w14:paraId="002A245B" w14:textId="7DB326BA" w:rsidR="00311B77" w:rsidRDefault="00311B77" w:rsidP="00D2256A">
            <w:pPr>
              <w:rPr>
                <w:color w:val="000000"/>
                <w:szCs w:val="20"/>
              </w:rPr>
            </w:pPr>
            <w:r>
              <w:rPr>
                <w:color w:val="000000"/>
                <w:szCs w:val="20"/>
              </w:rPr>
              <w:t>X</w:t>
            </w:r>
          </w:p>
        </w:tc>
        <w:tc>
          <w:tcPr>
            <w:tcW w:w="1090" w:type="pct"/>
          </w:tcPr>
          <w:p w14:paraId="6BC17360" w14:textId="73573081" w:rsidR="00311B77" w:rsidRDefault="00311B77" w:rsidP="00D2256A">
            <w:pPr>
              <w:rPr>
                <w:color w:val="000000"/>
                <w:szCs w:val="20"/>
              </w:rPr>
            </w:pPr>
            <w:r>
              <w:rPr>
                <w:color w:val="000000"/>
                <w:szCs w:val="20"/>
              </w:rPr>
              <w:t>X</w:t>
            </w:r>
          </w:p>
        </w:tc>
      </w:tr>
      <w:tr w:rsidR="00326ADD" w:rsidRPr="00464885" w14:paraId="59C4D62E" w14:textId="77777777" w:rsidTr="00326ADD">
        <w:trPr>
          <w:trHeight w:val="253"/>
        </w:trPr>
        <w:tc>
          <w:tcPr>
            <w:tcW w:w="5000" w:type="pct"/>
            <w:gridSpan w:val="4"/>
          </w:tcPr>
          <w:p w14:paraId="0BFF3C9C" w14:textId="1398E468" w:rsidR="00326ADD" w:rsidRPr="00326ADD" w:rsidRDefault="00326ADD" w:rsidP="00D2256A">
            <w:pPr>
              <w:rPr>
                <w:b/>
                <w:bCs/>
                <w:color w:val="000000"/>
                <w:szCs w:val="20"/>
                <w:lang w:val="vi-VN"/>
              </w:rPr>
            </w:pPr>
            <w:proofErr w:type="spellStart"/>
            <w:r w:rsidRPr="00326ADD">
              <w:rPr>
                <w:b/>
                <w:bCs/>
                <w:color w:val="000000"/>
                <w:szCs w:val="20"/>
              </w:rPr>
              <w:t>Đơn</w:t>
            </w:r>
            <w:proofErr w:type="spellEnd"/>
            <w:r w:rsidRPr="00326ADD">
              <w:rPr>
                <w:b/>
                <w:bCs/>
                <w:color w:val="000000"/>
                <w:szCs w:val="20"/>
                <w:lang w:val="vi-VN"/>
              </w:rPr>
              <w:t xml:space="preserve"> xuất/nhập kho</w:t>
            </w:r>
          </w:p>
        </w:tc>
      </w:tr>
      <w:tr w:rsidR="00311B77" w:rsidRPr="00464885" w14:paraId="5858DD3B" w14:textId="77777777" w:rsidTr="00311B77">
        <w:trPr>
          <w:trHeight w:val="253"/>
        </w:trPr>
        <w:tc>
          <w:tcPr>
            <w:tcW w:w="2265" w:type="pct"/>
          </w:tcPr>
          <w:p w14:paraId="304A6EC0" w14:textId="35CDFAC7" w:rsidR="00311B77" w:rsidRPr="00366ED3" w:rsidRDefault="00311B77" w:rsidP="00D2256A">
            <w:pPr>
              <w:rPr>
                <w:color w:val="000000"/>
                <w:szCs w:val="20"/>
                <w:lang w:val="vi-VN"/>
              </w:rPr>
            </w:pPr>
            <w:proofErr w:type="spellStart"/>
            <w:r>
              <w:rPr>
                <w:color w:val="000000"/>
                <w:szCs w:val="20"/>
              </w:rPr>
              <w:t>Cập</w:t>
            </w:r>
            <w:proofErr w:type="spellEnd"/>
            <w:r>
              <w:rPr>
                <w:color w:val="000000"/>
                <w:szCs w:val="20"/>
                <w:lang w:val="vi-VN"/>
              </w:rPr>
              <w:t xml:space="preserve"> nhập đơn xuất/nhập kho</w:t>
            </w:r>
          </w:p>
        </w:tc>
        <w:tc>
          <w:tcPr>
            <w:tcW w:w="731" w:type="pct"/>
          </w:tcPr>
          <w:p w14:paraId="3287796B" w14:textId="77777777" w:rsidR="00311B77" w:rsidRDefault="00311B77" w:rsidP="00D2256A">
            <w:pPr>
              <w:rPr>
                <w:color w:val="000000"/>
                <w:szCs w:val="20"/>
              </w:rPr>
            </w:pPr>
          </w:p>
        </w:tc>
        <w:tc>
          <w:tcPr>
            <w:tcW w:w="914" w:type="pct"/>
          </w:tcPr>
          <w:p w14:paraId="1249C428" w14:textId="77777777" w:rsidR="00311B77" w:rsidRDefault="00311B77" w:rsidP="00D2256A">
            <w:pPr>
              <w:rPr>
                <w:color w:val="000000"/>
                <w:szCs w:val="20"/>
              </w:rPr>
            </w:pPr>
          </w:p>
        </w:tc>
        <w:tc>
          <w:tcPr>
            <w:tcW w:w="1090" w:type="pct"/>
          </w:tcPr>
          <w:p w14:paraId="32F6F48B" w14:textId="77777777" w:rsidR="00311B77" w:rsidRDefault="00311B77" w:rsidP="00D2256A">
            <w:pPr>
              <w:rPr>
                <w:color w:val="000000"/>
                <w:szCs w:val="20"/>
              </w:rPr>
            </w:pPr>
          </w:p>
        </w:tc>
      </w:tr>
      <w:tr w:rsidR="00311B77" w:rsidRPr="00464885" w14:paraId="71DF6AC4" w14:textId="77777777" w:rsidTr="00311B77">
        <w:trPr>
          <w:trHeight w:val="253"/>
        </w:trPr>
        <w:tc>
          <w:tcPr>
            <w:tcW w:w="2265" w:type="pct"/>
          </w:tcPr>
          <w:p w14:paraId="3981D7E1" w14:textId="6D1C8049" w:rsidR="00311B77" w:rsidRPr="00366ED3" w:rsidRDefault="00311B77" w:rsidP="00A1151F">
            <w:pPr>
              <w:pStyle w:val="BulletList1"/>
            </w:pPr>
            <w:r>
              <w:t>[</w:t>
            </w:r>
            <w:proofErr w:type="spellStart"/>
            <w:r>
              <w:t>Trạng</w:t>
            </w:r>
            <w:proofErr w:type="spellEnd"/>
            <w:r>
              <w:t xml:space="preserve"> </w:t>
            </w:r>
            <w:proofErr w:type="spellStart"/>
            <w:r>
              <w:t>thái</w:t>
            </w:r>
            <w:proofErr w:type="spellEnd"/>
            <w:r>
              <w:t>] = “</w:t>
            </w:r>
            <w:proofErr w:type="spellStart"/>
            <w:r>
              <w:t>Đã</w:t>
            </w:r>
            <w:proofErr w:type="spellEnd"/>
            <w:r>
              <w:t xml:space="preserve"> </w:t>
            </w:r>
            <w:proofErr w:type="spellStart"/>
            <w:r>
              <w:t>lưu</w:t>
            </w:r>
            <w:proofErr w:type="spellEnd"/>
            <w:r>
              <w:t xml:space="preserve"> </w:t>
            </w:r>
            <w:proofErr w:type="spellStart"/>
            <w:r>
              <w:t>nháp</w:t>
            </w:r>
            <w:proofErr w:type="spellEnd"/>
            <w:r>
              <w:t xml:space="preserve">” </w:t>
            </w:r>
            <w:proofErr w:type="spellStart"/>
            <w:r>
              <w:t>và</w:t>
            </w:r>
            <w:proofErr w:type="spellEnd"/>
            <w:r>
              <w:t xml:space="preserve"> </w:t>
            </w:r>
            <w:proofErr w:type="spellStart"/>
            <w:r>
              <w:t>là</w:t>
            </w:r>
            <w:proofErr w:type="spellEnd"/>
            <w:r>
              <w:t xml:space="preserve"> </w:t>
            </w:r>
            <w:proofErr w:type="spellStart"/>
            <w:r>
              <w:t>bản</w:t>
            </w:r>
            <w:proofErr w:type="spellEnd"/>
            <w:r>
              <w:t xml:space="preserve"> </w:t>
            </w:r>
            <w:proofErr w:type="spellStart"/>
            <w:r>
              <w:t>ghi</w:t>
            </w:r>
            <w:proofErr w:type="spellEnd"/>
            <w:r>
              <w:t xml:space="preserve"> </w:t>
            </w:r>
            <w:proofErr w:type="spellStart"/>
            <w:r>
              <w:t>mình</w:t>
            </w:r>
            <w:proofErr w:type="spellEnd"/>
            <w:r>
              <w:t xml:space="preserve"> </w:t>
            </w:r>
            <w:proofErr w:type="spellStart"/>
            <w:r>
              <w:t>tạo</w:t>
            </w:r>
            <w:proofErr w:type="spellEnd"/>
            <w:r>
              <w:t xml:space="preserve"> </w:t>
            </w:r>
            <w:proofErr w:type="spellStart"/>
            <w:r>
              <w:t>ra</w:t>
            </w:r>
            <w:proofErr w:type="spellEnd"/>
          </w:p>
        </w:tc>
        <w:tc>
          <w:tcPr>
            <w:tcW w:w="731" w:type="pct"/>
          </w:tcPr>
          <w:p w14:paraId="4543B797" w14:textId="4238728F" w:rsidR="00311B77" w:rsidRDefault="00311B77" w:rsidP="00D2256A">
            <w:pPr>
              <w:rPr>
                <w:color w:val="000000"/>
                <w:szCs w:val="20"/>
              </w:rPr>
            </w:pPr>
            <w:r>
              <w:rPr>
                <w:color w:val="000000"/>
                <w:szCs w:val="20"/>
              </w:rPr>
              <w:t>X</w:t>
            </w:r>
          </w:p>
        </w:tc>
        <w:tc>
          <w:tcPr>
            <w:tcW w:w="914" w:type="pct"/>
          </w:tcPr>
          <w:p w14:paraId="51E7086D" w14:textId="0A8FA581" w:rsidR="00311B77" w:rsidRPr="00A1151F" w:rsidRDefault="00311B77" w:rsidP="00D2256A">
            <w:pPr>
              <w:rPr>
                <w:color w:val="000000"/>
                <w:szCs w:val="20"/>
                <w:lang w:val="vi-VN"/>
              </w:rPr>
            </w:pPr>
            <w:r>
              <w:rPr>
                <w:color w:val="000000"/>
                <w:szCs w:val="20"/>
                <w:lang w:val="vi-VN"/>
              </w:rPr>
              <w:t>-</w:t>
            </w:r>
          </w:p>
        </w:tc>
        <w:tc>
          <w:tcPr>
            <w:tcW w:w="1090" w:type="pct"/>
          </w:tcPr>
          <w:p w14:paraId="273B1F02" w14:textId="43CCF944" w:rsidR="00311B77" w:rsidRPr="00A1151F" w:rsidRDefault="00311B77" w:rsidP="00D2256A">
            <w:pPr>
              <w:rPr>
                <w:color w:val="000000"/>
                <w:szCs w:val="20"/>
                <w:lang w:val="vi-VN"/>
              </w:rPr>
            </w:pPr>
            <w:r>
              <w:rPr>
                <w:color w:val="000000"/>
                <w:szCs w:val="20"/>
                <w:lang w:val="vi-VN"/>
              </w:rPr>
              <w:t>-</w:t>
            </w:r>
          </w:p>
        </w:tc>
      </w:tr>
      <w:tr w:rsidR="00311B77" w:rsidRPr="00464885" w14:paraId="49F1A89F" w14:textId="77777777" w:rsidTr="00311B77">
        <w:trPr>
          <w:trHeight w:val="253"/>
        </w:trPr>
        <w:tc>
          <w:tcPr>
            <w:tcW w:w="2265" w:type="pct"/>
          </w:tcPr>
          <w:p w14:paraId="161AD1E4" w14:textId="4916E7C9" w:rsidR="00311B77" w:rsidRPr="00A1151F" w:rsidRDefault="00311B77" w:rsidP="00A1151F">
            <w:pPr>
              <w:pStyle w:val="BulletList1"/>
            </w:pPr>
            <w:r>
              <w:t>[</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“Chi </w:t>
            </w:r>
            <w:proofErr w:type="spellStart"/>
            <w:r>
              <w:t>tiết</w:t>
            </w:r>
            <w:proofErr w:type="spellEnd"/>
            <w:r>
              <w:t xml:space="preserve"> </w:t>
            </w:r>
            <w:proofErr w:type="spellStart"/>
            <w:r>
              <w:t>đơn</w:t>
            </w:r>
            <w:proofErr w:type="spellEnd"/>
            <w:r>
              <w:t xml:space="preserve"> </w:t>
            </w:r>
            <w:proofErr w:type="spellStart"/>
            <w:r>
              <w:t>xuất</w:t>
            </w:r>
            <w:proofErr w:type="spellEnd"/>
            <w:r>
              <w:t>/</w:t>
            </w:r>
            <w:proofErr w:type="spellStart"/>
            <w:r>
              <w:t>nhập</w:t>
            </w:r>
            <w:proofErr w:type="spellEnd"/>
            <w:r>
              <w:t xml:space="preserve"> </w:t>
            </w:r>
            <w:proofErr w:type="spellStart"/>
            <w:r>
              <w:t>kho</w:t>
            </w:r>
            <w:proofErr w:type="spellEnd"/>
            <w:r>
              <w:t>” = “</w:t>
            </w:r>
            <w:proofErr w:type="spellStart"/>
            <w:r>
              <w:t>Đã</w:t>
            </w:r>
            <w:proofErr w:type="spellEnd"/>
            <w:r>
              <w:t xml:space="preserve"> </w:t>
            </w:r>
            <w:proofErr w:type="spellStart"/>
            <w:r>
              <w:t>từ</w:t>
            </w:r>
            <w:proofErr w:type="spellEnd"/>
            <w:r>
              <w:t xml:space="preserve"> </w:t>
            </w:r>
            <w:proofErr w:type="spellStart"/>
            <w:r>
              <w:t>chối</w:t>
            </w:r>
            <w:proofErr w:type="spellEnd"/>
            <w:r>
              <w:t xml:space="preserve"> </w:t>
            </w:r>
            <w:proofErr w:type="spellStart"/>
            <w:r>
              <w:t>bởi</w:t>
            </w:r>
            <w:proofErr w:type="spellEnd"/>
            <w:r>
              <w:t xml:space="preserve"> </w:t>
            </w:r>
            <w:proofErr w:type="spellStart"/>
            <w:r>
              <w:t>lái</w:t>
            </w:r>
            <w:proofErr w:type="spellEnd"/>
            <w:r>
              <w:t xml:space="preserve"> </w:t>
            </w:r>
            <w:proofErr w:type="spellStart"/>
            <w:r>
              <w:t>xe</w:t>
            </w:r>
            <w:proofErr w:type="spellEnd"/>
            <w:r>
              <w:t xml:space="preserve">” </w:t>
            </w:r>
            <w:proofErr w:type="spellStart"/>
            <w:r>
              <w:t>cà</w:t>
            </w:r>
            <w:proofErr w:type="spellEnd"/>
            <w:r>
              <w:t xml:space="preserve"> </w:t>
            </w:r>
            <w:proofErr w:type="spellStart"/>
            <w:r>
              <w:t>là</w:t>
            </w:r>
            <w:proofErr w:type="spellEnd"/>
            <w:r>
              <w:t xml:space="preserve"> </w:t>
            </w:r>
            <w:proofErr w:type="spellStart"/>
            <w:r>
              <w:t>bản</w:t>
            </w:r>
            <w:proofErr w:type="spellEnd"/>
            <w:r>
              <w:t xml:space="preserve"> </w:t>
            </w:r>
            <w:proofErr w:type="spellStart"/>
            <w:r>
              <w:t>ghi</w:t>
            </w:r>
            <w:proofErr w:type="spellEnd"/>
            <w:r>
              <w:t xml:space="preserve"> </w:t>
            </w:r>
            <w:proofErr w:type="spellStart"/>
            <w:r>
              <w:t>mình</w:t>
            </w:r>
            <w:proofErr w:type="spellEnd"/>
            <w:r>
              <w:t xml:space="preserve"> </w:t>
            </w:r>
            <w:proofErr w:type="spellStart"/>
            <w:r>
              <w:t>tạo</w:t>
            </w:r>
            <w:proofErr w:type="spellEnd"/>
            <w:r>
              <w:t xml:space="preserve"> </w:t>
            </w:r>
            <w:proofErr w:type="spellStart"/>
            <w:r>
              <w:t>ra</w:t>
            </w:r>
            <w:proofErr w:type="spellEnd"/>
          </w:p>
        </w:tc>
        <w:tc>
          <w:tcPr>
            <w:tcW w:w="731" w:type="pct"/>
          </w:tcPr>
          <w:p w14:paraId="1DF2E455" w14:textId="7A22CD9E" w:rsidR="00311B77" w:rsidRDefault="00311B77" w:rsidP="00D2256A">
            <w:pPr>
              <w:rPr>
                <w:color w:val="000000"/>
                <w:szCs w:val="20"/>
              </w:rPr>
            </w:pPr>
            <w:r>
              <w:rPr>
                <w:color w:val="000000"/>
                <w:szCs w:val="20"/>
              </w:rPr>
              <w:t>X</w:t>
            </w:r>
          </w:p>
        </w:tc>
        <w:tc>
          <w:tcPr>
            <w:tcW w:w="914" w:type="pct"/>
          </w:tcPr>
          <w:p w14:paraId="0A2E55D1" w14:textId="24371658" w:rsidR="00311B77" w:rsidRPr="00A1151F" w:rsidRDefault="00311B77" w:rsidP="00D2256A">
            <w:pPr>
              <w:rPr>
                <w:color w:val="000000"/>
                <w:szCs w:val="20"/>
                <w:lang w:val="vi-VN"/>
              </w:rPr>
            </w:pPr>
            <w:r>
              <w:rPr>
                <w:color w:val="000000"/>
                <w:szCs w:val="20"/>
                <w:lang w:val="vi-VN"/>
              </w:rPr>
              <w:t>-</w:t>
            </w:r>
          </w:p>
        </w:tc>
        <w:tc>
          <w:tcPr>
            <w:tcW w:w="1090" w:type="pct"/>
          </w:tcPr>
          <w:p w14:paraId="2E9EEA99" w14:textId="7060EFD4" w:rsidR="00311B77" w:rsidRPr="00A1151F" w:rsidRDefault="00311B77" w:rsidP="00D2256A">
            <w:pPr>
              <w:rPr>
                <w:color w:val="000000"/>
                <w:szCs w:val="20"/>
                <w:lang w:val="vi-VN"/>
              </w:rPr>
            </w:pPr>
            <w:r>
              <w:rPr>
                <w:color w:val="000000"/>
                <w:szCs w:val="20"/>
                <w:lang w:val="vi-VN"/>
              </w:rPr>
              <w:t>-</w:t>
            </w:r>
          </w:p>
        </w:tc>
      </w:tr>
      <w:tr w:rsidR="00311B77" w:rsidRPr="00464885" w14:paraId="7B4854B1" w14:textId="77777777" w:rsidTr="00311B77">
        <w:trPr>
          <w:trHeight w:val="253"/>
        </w:trPr>
        <w:tc>
          <w:tcPr>
            <w:tcW w:w="2265" w:type="pct"/>
          </w:tcPr>
          <w:p w14:paraId="318178C6" w14:textId="0B542D57" w:rsidR="00311B77" w:rsidRDefault="00311B77" w:rsidP="00A1151F">
            <w:pPr>
              <w:pStyle w:val="BulletList1"/>
            </w:pPr>
            <w:r>
              <w:t>[</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“Chi </w:t>
            </w:r>
            <w:proofErr w:type="spellStart"/>
            <w:r>
              <w:t>tiết</w:t>
            </w:r>
            <w:proofErr w:type="spellEnd"/>
            <w:r>
              <w:t xml:space="preserve"> </w:t>
            </w:r>
            <w:proofErr w:type="spellStart"/>
            <w:r>
              <w:t>đơn</w:t>
            </w:r>
            <w:proofErr w:type="spellEnd"/>
            <w:r>
              <w:t>” = “</w:t>
            </w:r>
            <w:proofErr w:type="spellStart"/>
            <w:r>
              <w:t>Chờ</w:t>
            </w:r>
            <w:proofErr w:type="spellEnd"/>
            <w:r>
              <w:t xml:space="preserve"> </w:t>
            </w:r>
            <w:proofErr w:type="spellStart"/>
            <w:r>
              <w:t>lái</w:t>
            </w:r>
            <w:proofErr w:type="spellEnd"/>
            <w:r>
              <w:t xml:space="preserve"> </w:t>
            </w:r>
            <w:proofErr w:type="spellStart"/>
            <w:r>
              <w:t>xe</w:t>
            </w:r>
            <w:proofErr w:type="spellEnd"/>
            <w:r>
              <w:t xml:space="preserve"> </w:t>
            </w:r>
            <w:proofErr w:type="spellStart"/>
            <w:r>
              <w:t>xác</w:t>
            </w:r>
            <w:proofErr w:type="spellEnd"/>
            <w:r>
              <w:t xml:space="preserve"> </w:t>
            </w:r>
            <w:proofErr w:type="spellStart"/>
            <w:r>
              <w:t>nhận</w:t>
            </w:r>
            <w:proofErr w:type="spellEnd"/>
            <w:r>
              <w:t>” OR “</w:t>
            </w:r>
            <w:proofErr w:type="spellStart"/>
            <w:r>
              <w:t>Đã</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bởi</w:t>
            </w:r>
            <w:proofErr w:type="spellEnd"/>
            <w:r>
              <w:t xml:space="preserve"> </w:t>
            </w:r>
            <w:proofErr w:type="spellStart"/>
            <w:r>
              <w:t>lái</w:t>
            </w:r>
            <w:proofErr w:type="spellEnd"/>
            <w:r>
              <w:t xml:space="preserve"> </w:t>
            </w:r>
            <w:proofErr w:type="spellStart"/>
            <w:r>
              <w:t>xe</w:t>
            </w:r>
            <w:proofErr w:type="spellEnd"/>
            <w:r>
              <w:t>”</w:t>
            </w:r>
          </w:p>
        </w:tc>
        <w:tc>
          <w:tcPr>
            <w:tcW w:w="731" w:type="pct"/>
          </w:tcPr>
          <w:p w14:paraId="4F0310CE" w14:textId="375C1B2D" w:rsidR="00311B77" w:rsidRPr="00A1151F" w:rsidRDefault="00311B77" w:rsidP="00D2256A">
            <w:pPr>
              <w:rPr>
                <w:color w:val="000000"/>
                <w:szCs w:val="20"/>
                <w:lang w:val="vi-VN"/>
              </w:rPr>
            </w:pPr>
            <w:r>
              <w:rPr>
                <w:color w:val="000000"/>
                <w:szCs w:val="20"/>
                <w:lang w:val="vi-VN"/>
              </w:rPr>
              <w:t>-</w:t>
            </w:r>
          </w:p>
        </w:tc>
        <w:tc>
          <w:tcPr>
            <w:tcW w:w="914" w:type="pct"/>
          </w:tcPr>
          <w:p w14:paraId="43A8969D" w14:textId="638B6C81" w:rsidR="00311B77" w:rsidRDefault="00311B77" w:rsidP="00D2256A">
            <w:pPr>
              <w:rPr>
                <w:color w:val="000000"/>
                <w:szCs w:val="20"/>
                <w:lang w:val="vi-VN"/>
              </w:rPr>
            </w:pPr>
            <w:r>
              <w:rPr>
                <w:color w:val="000000"/>
                <w:szCs w:val="20"/>
                <w:lang w:val="vi-VN"/>
              </w:rPr>
              <w:t>-</w:t>
            </w:r>
          </w:p>
        </w:tc>
        <w:tc>
          <w:tcPr>
            <w:tcW w:w="1090" w:type="pct"/>
          </w:tcPr>
          <w:p w14:paraId="35A6CE77" w14:textId="76CE84ED" w:rsidR="00311B77" w:rsidRDefault="00311B77" w:rsidP="00D2256A">
            <w:pPr>
              <w:rPr>
                <w:color w:val="000000"/>
                <w:szCs w:val="20"/>
                <w:lang w:val="vi-VN"/>
              </w:rPr>
            </w:pPr>
            <w:r>
              <w:rPr>
                <w:color w:val="000000"/>
                <w:szCs w:val="20"/>
                <w:lang w:val="vi-VN"/>
              </w:rPr>
              <w:t>-</w:t>
            </w:r>
          </w:p>
        </w:tc>
      </w:tr>
      <w:tr w:rsidR="00311B77" w:rsidRPr="00464885" w14:paraId="787B4075" w14:textId="77777777" w:rsidTr="00311B77">
        <w:trPr>
          <w:trHeight w:val="253"/>
        </w:trPr>
        <w:tc>
          <w:tcPr>
            <w:tcW w:w="2265" w:type="pct"/>
          </w:tcPr>
          <w:p w14:paraId="642C10F9" w14:textId="7AEE8903" w:rsidR="00311B77" w:rsidRPr="00366ED3" w:rsidRDefault="00311B77" w:rsidP="00D2256A">
            <w:pPr>
              <w:rPr>
                <w:color w:val="000000"/>
                <w:szCs w:val="20"/>
                <w:lang w:val="vi-VN"/>
              </w:rPr>
            </w:pPr>
            <w:r>
              <w:rPr>
                <w:color w:val="000000"/>
                <w:szCs w:val="20"/>
              </w:rPr>
              <w:t>Xem</w:t>
            </w:r>
            <w:r>
              <w:rPr>
                <w:color w:val="000000"/>
                <w:szCs w:val="20"/>
                <w:lang w:val="vi-VN"/>
              </w:rPr>
              <w:t xml:space="preserve"> danh sách đơn xuất/nhập kho</w:t>
            </w:r>
          </w:p>
        </w:tc>
        <w:tc>
          <w:tcPr>
            <w:tcW w:w="731" w:type="pct"/>
          </w:tcPr>
          <w:p w14:paraId="099419EB" w14:textId="77777777" w:rsidR="00311B77" w:rsidRDefault="00311B77" w:rsidP="00D2256A">
            <w:pPr>
              <w:rPr>
                <w:color w:val="000000"/>
                <w:szCs w:val="20"/>
              </w:rPr>
            </w:pPr>
          </w:p>
        </w:tc>
        <w:tc>
          <w:tcPr>
            <w:tcW w:w="914" w:type="pct"/>
          </w:tcPr>
          <w:p w14:paraId="11B310B5" w14:textId="77777777" w:rsidR="00311B77" w:rsidRDefault="00311B77" w:rsidP="00D2256A">
            <w:pPr>
              <w:rPr>
                <w:color w:val="000000"/>
                <w:szCs w:val="20"/>
              </w:rPr>
            </w:pPr>
          </w:p>
        </w:tc>
        <w:tc>
          <w:tcPr>
            <w:tcW w:w="1090" w:type="pct"/>
          </w:tcPr>
          <w:p w14:paraId="1D94BC68" w14:textId="77777777" w:rsidR="00311B77" w:rsidRDefault="00311B77" w:rsidP="00D2256A">
            <w:pPr>
              <w:rPr>
                <w:color w:val="000000"/>
                <w:szCs w:val="20"/>
              </w:rPr>
            </w:pPr>
          </w:p>
        </w:tc>
      </w:tr>
      <w:tr w:rsidR="00311B77" w:rsidRPr="00464885" w14:paraId="0F01EE36" w14:textId="77777777" w:rsidTr="00311B77">
        <w:trPr>
          <w:trHeight w:val="253"/>
        </w:trPr>
        <w:tc>
          <w:tcPr>
            <w:tcW w:w="2265" w:type="pct"/>
          </w:tcPr>
          <w:p w14:paraId="25DCBA17" w14:textId="3BCB5E93" w:rsidR="00311B77" w:rsidRPr="00A1151F" w:rsidRDefault="00311B77" w:rsidP="00A1151F">
            <w:pPr>
              <w:pStyle w:val="BulletList1"/>
            </w:pPr>
            <w:r>
              <w:t xml:space="preserve">Xem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r>
              <w:t>xuất</w:t>
            </w:r>
            <w:proofErr w:type="spellEnd"/>
            <w:r>
              <w:t>/</w:t>
            </w:r>
            <w:proofErr w:type="spellStart"/>
            <w:r>
              <w:t>nhập</w:t>
            </w:r>
            <w:proofErr w:type="spellEnd"/>
            <w:r>
              <w:t xml:space="preserve"> </w:t>
            </w:r>
            <w:proofErr w:type="spellStart"/>
            <w:r>
              <w:t>kho</w:t>
            </w:r>
            <w:proofErr w:type="spellEnd"/>
            <w:r>
              <w:t xml:space="preserve"> do </w:t>
            </w:r>
            <w:proofErr w:type="spellStart"/>
            <w:r>
              <w:t>mình</w:t>
            </w:r>
            <w:proofErr w:type="spellEnd"/>
            <w:r>
              <w:t xml:space="preserve"> </w:t>
            </w:r>
            <w:proofErr w:type="spellStart"/>
            <w:r>
              <w:t>tạo</w:t>
            </w:r>
            <w:proofErr w:type="spellEnd"/>
            <w:r>
              <w:t xml:space="preserve"> </w:t>
            </w:r>
            <w:proofErr w:type="spellStart"/>
            <w:r>
              <w:t>ra</w:t>
            </w:r>
            <w:proofErr w:type="spellEnd"/>
          </w:p>
        </w:tc>
        <w:tc>
          <w:tcPr>
            <w:tcW w:w="731" w:type="pct"/>
          </w:tcPr>
          <w:p w14:paraId="1FDBBCA1" w14:textId="41EC99D5" w:rsidR="00311B77" w:rsidRDefault="00311B77" w:rsidP="00D2256A">
            <w:pPr>
              <w:rPr>
                <w:color w:val="000000"/>
                <w:szCs w:val="20"/>
              </w:rPr>
            </w:pPr>
            <w:r>
              <w:rPr>
                <w:color w:val="000000"/>
                <w:szCs w:val="20"/>
              </w:rPr>
              <w:t>X</w:t>
            </w:r>
          </w:p>
        </w:tc>
        <w:tc>
          <w:tcPr>
            <w:tcW w:w="914" w:type="pct"/>
          </w:tcPr>
          <w:p w14:paraId="4BE02FC6" w14:textId="2CD669BB" w:rsidR="00311B77" w:rsidRPr="00A1151F" w:rsidRDefault="00311B77" w:rsidP="00D2256A">
            <w:pPr>
              <w:rPr>
                <w:color w:val="000000"/>
                <w:szCs w:val="20"/>
                <w:lang w:val="vi-VN"/>
              </w:rPr>
            </w:pPr>
            <w:r>
              <w:rPr>
                <w:color w:val="000000"/>
                <w:szCs w:val="20"/>
                <w:lang w:val="vi-VN"/>
              </w:rPr>
              <w:t>-</w:t>
            </w:r>
          </w:p>
        </w:tc>
        <w:tc>
          <w:tcPr>
            <w:tcW w:w="1090" w:type="pct"/>
          </w:tcPr>
          <w:p w14:paraId="72959D1D" w14:textId="38A2ED3F" w:rsidR="00311B77" w:rsidRPr="00A1151F" w:rsidRDefault="00311B77" w:rsidP="00D2256A">
            <w:pPr>
              <w:rPr>
                <w:color w:val="000000"/>
                <w:szCs w:val="20"/>
                <w:lang w:val="vi-VN"/>
              </w:rPr>
            </w:pPr>
            <w:r>
              <w:rPr>
                <w:color w:val="000000"/>
                <w:szCs w:val="20"/>
                <w:lang w:val="vi-VN"/>
              </w:rPr>
              <w:t>-</w:t>
            </w:r>
          </w:p>
        </w:tc>
      </w:tr>
      <w:tr w:rsidR="00914DE7" w:rsidRPr="00464885" w14:paraId="51F0E55B" w14:textId="77777777" w:rsidTr="00311B77">
        <w:trPr>
          <w:trHeight w:val="253"/>
        </w:trPr>
        <w:tc>
          <w:tcPr>
            <w:tcW w:w="2265" w:type="pct"/>
          </w:tcPr>
          <w:p w14:paraId="438AB069" w14:textId="64D944D5" w:rsidR="00914DE7" w:rsidRDefault="00914DE7" w:rsidP="00A1151F">
            <w:pPr>
              <w:pStyle w:val="BulletList1"/>
            </w:pPr>
            <w:r>
              <w:t>Xem</w:t>
            </w:r>
            <w:r>
              <w:rPr>
                <w:lang w:val="vi-VN"/>
              </w:rPr>
              <w:t xml:space="preserve"> danh sách toàn bộ đơn xuất/nhập kho</w:t>
            </w:r>
          </w:p>
        </w:tc>
        <w:tc>
          <w:tcPr>
            <w:tcW w:w="731" w:type="pct"/>
          </w:tcPr>
          <w:p w14:paraId="3A9E8A54" w14:textId="7E328B32" w:rsidR="00914DE7" w:rsidRPr="00914DE7" w:rsidRDefault="00914DE7" w:rsidP="00D2256A">
            <w:pPr>
              <w:rPr>
                <w:color w:val="000000"/>
                <w:szCs w:val="20"/>
                <w:lang w:val="vi-VN"/>
              </w:rPr>
            </w:pPr>
            <w:r>
              <w:rPr>
                <w:color w:val="000000"/>
                <w:szCs w:val="20"/>
                <w:lang w:val="vi-VN"/>
              </w:rPr>
              <w:t>-</w:t>
            </w:r>
          </w:p>
        </w:tc>
        <w:tc>
          <w:tcPr>
            <w:tcW w:w="914" w:type="pct"/>
          </w:tcPr>
          <w:p w14:paraId="6F2D9EB7" w14:textId="74130BF9" w:rsidR="00914DE7" w:rsidRDefault="00914DE7" w:rsidP="00D2256A">
            <w:pPr>
              <w:rPr>
                <w:color w:val="000000"/>
                <w:szCs w:val="20"/>
                <w:lang w:val="vi-VN"/>
              </w:rPr>
            </w:pPr>
            <w:r>
              <w:rPr>
                <w:color w:val="000000"/>
                <w:szCs w:val="20"/>
                <w:lang w:val="vi-VN"/>
              </w:rPr>
              <w:t>-</w:t>
            </w:r>
          </w:p>
        </w:tc>
        <w:tc>
          <w:tcPr>
            <w:tcW w:w="1090" w:type="pct"/>
          </w:tcPr>
          <w:p w14:paraId="442EC964" w14:textId="0CA869A2" w:rsidR="00914DE7" w:rsidRDefault="00914DE7" w:rsidP="00D2256A">
            <w:pPr>
              <w:rPr>
                <w:color w:val="000000"/>
                <w:szCs w:val="20"/>
                <w:lang w:val="vi-VN"/>
              </w:rPr>
            </w:pPr>
            <w:r>
              <w:rPr>
                <w:color w:val="000000"/>
                <w:szCs w:val="20"/>
                <w:lang w:val="vi-VN"/>
              </w:rPr>
              <w:t>X</w:t>
            </w:r>
          </w:p>
        </w:tc>
      </w:tr>
      <w:tr w:rsidR="00311B77" w:rsidRPr="00464885" w14:paraId="1FB6EAE1" w14:textId="77777777" w:rsidTr="00311B77">
        <w:trPr>
          <w:trHeight w:val="253"/>
        </w:trPr>
        <w:tc>
          <w:tcPr>
            <w:tcW w:w="2265" w:type="pct"/>
          </w:tcPr>
          <w:p w14:paraId="2B64C7F5" w14:textId="238CFAEF" w:rsidR="00311B77" w:rsidRPr="00366ED3" w:rsidRDefault="00311B77" w:rsidP="00D2256A">
            <w:pPr>
              <w:rPr>
                <w:color w:val="000000"/>
                <w:szCs w:val="20"/>
                <w:lang w:val="vi-VN"/>
              </w:rPr>
            </w:pPr>
            <w:r>
              <w:rPr>
                <w:color w:val="000000"/>
                <w:szCs w:val="20"/>
              </w:rPr>
              <w:t>Xem</w:t>
            </w:r>
            <w:r>
              <w:rPr>
                <w:color w:val="000000"/>
                <w:szCs w:val="20"/>
                <w:lang w:val="vi-VN"/>
              </w:rPr>
              <w:t xml:space="preserve"> chi tiết đơn xuất/nhập kho</w:t>
            </w:r>
          </w:p>
        </w:tc>
        <w:tc>
          <w:tcPr>
            <w:tcW w:w="731" w:type="pct"/>
          </w:tcPr>
          <w:p w14:paraId="5457DACB" w14:textId="77777777" w:rsidR="00311B77" w:rsidRDefault="00311B77" w:rsidP="00D2256A">
            <w:pPr>
              <w:rPr>
                <w:color w:val="000000"/>
                <w:szCs w:val="20"/>
              </w:rPr>
            </w:pPr>
          </w:p>
        </w:tc>
        <w:tc>
          <w:tcPr>
            <w:tcW w:w="914" w:type="pct"/>
          </w:tcPr>
          <w:p w14:paraId="497180F3" w14:textId="77777777" w:rsidR="00311B77" w:rsidRDefault="00311B77" w:rsidP="00D2256A">
            <w:pPr>
              <w:rPr>
                <w:color w:val="000000"/>
                <w:szCs w:val="20"/>
              </w:rPr>
            </w:pPr>
          </w:p>
        </w:tc>
        <w:tc>
          <w:tcPr>
            <w:tcW w:w="1090" w:type="pct"/>
          </w:tcPr>
          <w:p w14:paraId="226CD700" w14:textId="77777777" w:rsidR="00311B77" w:rsidRDefault="00311B77" w:rsidP="00D2256A">
            <w:pPr>
              <w:rPr>
                <w:color w:val="000000"/>
                <w:szCs w:val="20"/>
              </w:rPr>
            </w:pPr>
          </w:p>
        </w:tc>
      </w:tr>
      <w:tr w:rsidR="00311B77" w:rsidRPr="00464885" w14:paraId="6461A8B3" w14:textId="77777777" w:rsidTr="00311B77">
        <w:trPr>
          <w:trHeight w:val="253"/>
        </w:trPr>
        <w:tc>
          <w:tcPr>
            <w:tcW w:w="2265" w:type="pct"/>
          </w:tcPr>
          <w:p w14:paraId="730C8EF3" w14:textId="78101F5B" w:rsidR="00311B77" w:rsidRPr="00A1151F" w:rsidRDefault="00311B77" w:rsidP="00A1151F">
            <w:pPr>
              <w:pStyle w:val="BulletList1"/>
            </w:pPr>
            <w:r>
              <w:t xml:space="preserve">Xem chi </w:t>
            </w:r>
            <w:proofErr w:type="spellStart"/>
            <w:r>
              <w:t>tiết</w:t>
            </w:r>
            <w:proofErr w:type="spellEnd"/>
            <w:r>
              <w:t xml:space="preserve"> </w:t>
            </w:r>
            <w:proofErr w:type="spellStart"/>
            <w:r>
              <w:t>đơn</w:t>
            </w:r>
            <w:proofErr w:type="spellEnd"/>
            <w:r>
              <w:t xml:space="preserve"> </w:t>
            </w:r>
            <w:proofErr w:type="spellStart"/>
            <w:r>
              <w:t>xuât</w:t>
            </w:r>
            <w:proofErr w:type="spellEnd"/>
            <w:r>
              <w:t>/</w:t>
            </w:r>
            <w:proofErr w:type="spellStart"/>
            <w:r>
              <w:t>nhập</w:t>
            </w:r>
            <w:proofErr w:type="spellEnd"/>
            <w:r>
              <w:t xml:space="preserve"> </w:t>
            </w:r>
            <w:proofErr w:type="spellStart"/>
            <w:r>
              <w:t>kho</w:t>
            </w:r>
            <w:proofErr w:type="spellEnd"/>
            <w:r>
              <w:t xml:space="preserve"> do </w:t>
            </w:r>
            <w:proofErr w:type="spellStart"/>
            <w:r>
              <w:t>mình</w:t>
            </w:r>
            <w:proofErr w:type="spellEnd"/>
            <w:r>
              <w:t xml:space="preserve"> </w:t>
            </w:r>
            <w:proofErr w:type="spellStart"/>
            <w:r>
              <w:t>tạo</w:t>
            </w:r>
            <w:proofErr w:type="spellEnd"/>
            <w:r>
              <w:t xml:space="preserve"> </w:t>
            </w:r>
            <w:proofErr w:type="spellStart"/>
            <w:r>
              <w:t>ra</w:t>
            </w:r>
            <w:proofErr w:type="spellEnd"/>
          </w:p>
        </w:tc>
        <w:tc>
          <w:tcPr>
            <w:tcW w:w="731" w:type="pct"/>
          </w:tcPr>
          <w:p w14:paraId="43D4FBAF" w14:textId="1366E199" w:rsidR="00311B77" w:rsidRDefault="00311B77" w:rsidP="00D2256A">
            <w:pPr>
              <w:rPr>
                <w:color w:val="000000"/>
                <w:szCs w:val="20"/>
              </w:rPr>
            </w:pPr>
            <w:r>
              <w:rPr>
                <w:color w:val="000000"/>
                <w:szCs w:val="20"/>
              </w:rPr>
              <w:t>X</w:t>
            </w:r>
          </w:p>
        </w:tc>
        <w:tc>
          <w:tcPr>
            <w:tcW w:w="914" w:type="pct"/>
          </w:tcPr>
          <w:p w14:paraId="5CC848B5" w14:textId="6CE9591C" w:rsidR="00311B77" w:rsidRPr="00A1151F" w:rsidRDefault="00311B77" w:rsidP="00D2256A">
            <w:pPr>
              <w:rPr>
                <w:color w:val="000000"/>
                <w:szCs w:val="20"/>
                <w:lang w:val="vi-VN"/>
              </w:rPr>
            </w:pPr>
            <w:r>
              <w:rPr>
                <w:color w:val="000000"/>
                <w:szCs w:val="20"/>
                <w:lang w:val="vi-VN"/>
              </w:rPr>
              <w:t>-</w:t>
            </w:r>
          </w:p>
        </w:tc>
        <w:tc>
          <w:tcPr>
            <w:tcW w:w="1090" w:type="pct"/>
          </w:tcPr>
          <w:p w14:paraId="0A9A2352" w14:textId="4F0C7FA8" w:rsidR="00311B77" w:rsidRPr="00A1151F" w:rsidRDefault="00311B77" w:rsidP="00D2256A">
            <w:pPr>
              <w:rPr>
                <w:color w:val="000000"/>
                <w:szCs w:val="20"/>
                <w:lang w:val="vi-VN"/>
              </w:rPr>
            </w:pPr>
            <w:r>
              <w:rPr>
                <w:color w:val="000000"/>
                <w:szCs w:val="20"/>
                <w:lang w:val="vi-VN"/>
              </w:rPr>
              <w:t>-</w:t>
            </w:r>
          </w:p>
        </w:tc>
      </w:tr>
      <w:tr w:rsidR="00914DE7" w:rsidRPr="00464885" w14:paraId="043EF90D" w14:textId="77777777" w:rsidTr="00311B77">
        <w:trPr>
          <w:trHeight w:val="253"/>
        </w:trPr>
        <w:tc>
          <w:tcPr>
            <w:tcW w:w="2265" w:type="pct"/>
          </w:tcPr>
          <w:p w14:paraId="0B68911F" w14:textId="5A42D7B1" w:rsidR="00914DE7" w:rsidRDefault="00914DE7" w:rsidP="00914DE7">
            <w:pPr>
              <w:pStyle w:val="BulletList1"/>
              <w:rPr>
                <w:color w:val="000000"/>
                <w:szCs w:val="20"/>
              </w:rPr>
            </w:pPr>
            <w:r>
              <w:t xml:space="preserve">Xem chi </w:t>
            </w:r>
            <w:proofErr w:type="spellStart"/>
            <w:r>
              <w:t>tiết</w:t>
            </w:r>
            <w:proofErr w:type="spellEnd"/>
            <w:r>
              <w:t xml:space="preserve"> </w:t>
            </w:r>
            <w:proofErr w:type="spellStart"/>
            <w:r>
              <w:t>đơn</w:t>
            </w:r>
            <w:proofErr w:type="spellEnd"/>
            <w:r>
              <w:t xml:space="preserve"> </w:t>
            </w:r>
            <w:proofErr w:type="spellStart"/>
            <w:r>
              <w:t>xuât</w:t>
            </w:r>
            <w:proofErr w:type="spellEnd"/>
            <w:r>
              <w:t>/</w:t>
            </w:r>
            <w:proofErr w:type="spellStart"/>
            <w:r>
              <w:t>nhập</w:t>
            </w:r>
            <w:proofErr w:type="spellEnd"/>
            <w:r>
              <w:t xml:space="preserve"> </w:t>
            </w:r>
            <w:proofErr w:type="spellStart"/>
            <w:r>
              <w:t>kho</w:t>
            </w:r>
            <w:proofErr w:type="spellEnd"/>
            <w:r>
              <w:t xml:space="preserve"> </w:t>
            </w:r>
            <w:proofErr w:type="spellStart"/>
            <w:r>
              <w:t>của</w:t>
            </w:r>
            <w:proofErr w:type="spellEnd"/>
            <w:r>
              <w:rPr>
                <w:lang w:val="vi-VN"/>
              </w:rPr>
              <w:t xml:space="preserve"> toàn bộ các đơn</w:t>
            </w:r>
          </w:p>
        </w:tc>
        <w:tc>
          <w:tcPr>
            <w:tcW w:w="731" w:type="pct"/>
          </w:tcPr>
          <w:p w14:paraId="459414CC" w14:textId="51598D59" w:rsidR="00914DE7" w:rsidRPr="00914DE7" w:rsidRDefault="00914DE7" w:rsidP="00D2256A">
            <w:pPr>
              <w:rPr>
                <w:color w:val="000000"/>
                <w:szCs w:val="20"/>
                <w:lang w:val="vi-VN"/>
              </w:rPr>
            </w:pPr>
            <w:r>
              <w:rPr>
                <w:color w:val="000000"/>
                <w:szCs w:val="20"/>
                <w:lang w:val="vi-VN"/>
              </w:rPr>
              <w:t>-</w:t>
            </w:r>
          </w:p>
        </w:tc>
        <w:tc>
          <w:tcPr>
            <w:tcW w:w="914" w:type="pct"/>
          </w:tcPr>
          <w:p w14:paraId="5CEEBB56" w14:textId="73906652" w:rsidR="00914DE7" w:rsidRPr="00914DE7" w:rsidRDefault="00914DE7" w:rsidP="00D2256A">
            <w:pPr>
              <w:rPr>
                <w:color w:val="000000"/>
                <w:szCs w:val="20"/>
                <w:lang w:val="vi-VN"/>
              </w:rPr>
            </w:pPr>
            <w:r>
              <w:rPr>
                <w:color w:val="000000"/>
                <w:szCs w:val="20"/>
                <w:lang w:val="vi-VN"/>
              </w:rPr>
              <w:t>-</w:t>
            </w:r>
          </w:p>
        </w:tc>
        <w:tc>
          <w:tcPr>
            <w:tcW w:w="1090" w:type="pct"/>
          </w:tcPr>
          <w:p w14:paraId="4D95BB4B" w14:textId="2C19C1C2" w:rsidR="00914DE7" w:rsidRDefault="00914DE7" w:rsidP="00D2256A">
            <w:pPr>
              <w:rPr>
                <w:color w:val="000000"/>
                <w:szCs w:val="20"/>
              </w:rPr>
            </w:pPr>
            <w:r>
              <w:rPr>
                <w:color w:val="000000"/>
                <w:szCs w:val="20"/>
              </w:rPr>
              <w:t>X</w:t>
            </w:r>
          </w:p>
        </w:tc>
      </w:tr>
      <w:tr w:rsidR="00311B77" w:rsidRPr="00464885" w14:paraId="25CBA059" w14:textId="77777777" w:rsidTr="00311B77">
        <w:trPr>
          <w:trHeight w:val="253"/>
        </w:trPr>
        <w:tc>
          <w:tcPr>
            <w:tcW w:w="2265" w:type="pct"/>
          </w:tcPr>
          <w:p w14:paraId="475D7348" w14:textId="480A0422" w:rsidR="00311B77" w:rsidRPr="00366ED3" w:rsidRDefault="00311B77" w:rsidP="00D2256A">
            <w:pPr>
              <w:rPr>
                <w:color w:val="000000"/>
                <w:szCs w:val="20"/>
                <w:lang w:val="vi-VN"/>
              </w:rPr>
            </w:pPr>
            <w:proofErr w:type="spellStart"/>
            <w:r>
              <w:rPr>
                <w:color w:val="000000"/>
                <w:szCs w:val="20"/>
              </w:rPr>
              <w:t>Xóa</w:t>
            </w:r>
            <w:proofErr w:type="spellEnd"/>
            <w:r>
              <w:rPr>
                <w:color w:val="000000"/>
                <w:szCs w:val="20"/>
                <w:lang w:val="vi-VN"/>
              </w:rPr>
              <w:t xml:space="preserve"> đơn xuất/nhập kho</w:t>
            </w:r>
          </w:p>
        </w:tc>
        <w:tc>
          <w:tcPr>
            <w:tcW w:w="731" w:type="pct"/>
          </w:tcPr>
          <w:p w14:paraId="671C7E2D" w14:textId="77777777" w:rsidR="00311B77" w:rsidRDefault="00311B77" w:rsidP="00D2256A">
            <w:pPr>
              <w:rPr>
                <w:color w:val="000000"/>
                <w:szCs w:val="20"/>
              </w:rPr>
            </w:pPr>
          </w:p>
        </w:tc>
        <w:tc>
          <w:tcPr>
            <w:tcW w:w="914" w:type="pct"/>
          </w:tcPr>
          <w:p w14:paraId="4B216933" w14:textId="77777777" w:rsidR="00311B77" w:rsidRDefault="00311B77" w:rsidP="00D2256A">
            <w:pPr>
              <w:rPr>
                <w:color w:val="000000"/>
                <w:szCs w:val="20"/>
              </w:rPr>
            </w:pPr>
          </w:p>
        </w:tc>
        <w:tc>
          <w:tcPr>
            <w:tcW w:w="1090" w:type="pct"/>
          </w:tcPr>
          <w:p w14:paraId="5BCDB619" w14:textId="77777777" w:rsidR="00311B77" w:rsidRDefault="00311B77" w:rsidP="00D2256A">
            <w:pPr>
              <w:rPr>
                <w:color w:val="000000"/>
                <w:szCs w:val="20"/>
              </w:rPr>
            </w:pPr>
          </w:p>
        </w:tc>
      </w:tr>
      <w:tr w:rsidR="00311B77" w:rsidRPr="00464885" w14:paraId="6D027EE7" w14:textId="77777777" w:rsidTr="00311B77">
        <w:trPr>
          <w:trHeight w:val="253"/>
        </w:trPr>
        <w:tc>
          <w:tcPr>
            <w:tcW w:w="2265" w:type="pct"/>
          </w:tcPr>
          <w:p w14:paraId="0FD32F35" w14:textId="793328F3" w:rsidR="00311B77" w:rsidRPr="00A1151F" w:rsidRDefault="00311B77" w:rsidP="00A1151F">
            <w:pPr>
              <w:pStyle w:val="BulletList1"/>
            </w:pPr>
            <w:r>
              <w:lastRenderedPageBreak/>
              <w:t>[</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xuất</w:t>
            </w:r>
            <w:proofErr w:type="spellEnd"/>
            <w:r>
              <w:t>/</w:t>
            </w:r>
            <w:proofErr w:type="spellStart"/>
            <w:r>
              <w:t>nhập</w:t>
            </w:r>
            <w:proofErr w:type="spellEnd"/>
            <w:r>
              <w:t xml:space="preserve"> </w:t>
            </w:r>
            <w:proofErr w:type="spellStart"/>
            <w:r>
              <w:t>kho</w:t>
            </w:r>
            <w:proofErr w:type="spellEnd"/>
            <w:r>
              <w:t xml:space="preserve"> </w:t>
            </w:r>
            <w:proofErr w:type="gramStart"/>
            <w:r>
              <w:t>= ”</w:t>
            </w:r>
            <w:proofErr w:type="spellStart"/>
            <w:r>
              <w:t>Đã</w:t>
            </w:r>
            <w:proofErr w:type="spellEnd"/>
            <w:proofErr w:type="gramEnd"/>
            <w:r>
              <w:t xml:space="preserve"> </w:t>
            </w:r>
            <w:proofErr w:type="spellStart"/>
            <w:r>
              <w:t>lưu</w:t>
            </w:r>
            <w:proofErr w:type="spellEnd"/>
            <w:r>
              <w:t xml:space="preserve"> </w:t>
            </w:r>
            <w:proofErr w:type="spellStart"/>
            <w:r>
              <w:t>nháp</w:t>
            </w:r>
            <w:proofErr w:type="spellEnd"/>
            <w:r>
              <w:t xml:space="preserve">” </w:t>
            </w:r>
            <w:proofErr w:type="spellStart"/>
            <w:r>
              <w:t>Và</w:t>
            </w:r>
            <w:proofErr w:type="spellEnd"/>
            <w:r>
              <w:t xml:space="preserve"> </w:t>
            </w:r>
            <w:proofErr w:type="spellStart"/>
            <w:r>
              <w:t>là</w:t>
            </w:r>
            <w:proofErr w:type="spellEnd"/>
            <w:r>
              <w:t xml:space="preserve"> </w:t>
            </w:r>
            <w:proofErr w:type="spellStart"/>
            <w:r>
              <w:t>đơn</w:t>
            </w:r>
            <w:proofErr w:type="spellEnd"/>
            <w:r>
              <w:t xml:space="preserve"> </w:t>
            </w:r>
            <w:proofErr w:type="spellStart"/>
            <w:r>
              <w:t>mình</w:t>
            </w:r>
            <w:proofErr w:type="spellEnd"/>
            <w:r>
              <w:t xml:space="preserve"> </w:t>
            </w:r>
            <w:proofErr w:type="spellStart"/>
            <w:r>
              <w:t>tạo</w:t>
            </w:r>
            <w:proofErr w:type="spellEnd"/>
            <w:r>
              <w:t xml:space="preserve"> </w:t>
            </w:r>
            <w:proofErr w:type="spellStart"/>
            <w:r>
              <w:t>ra</w:t>
            </w:r>
            <w:proofErr w:type="spellEnd"/>
          </w:p>
        </w:tc>
        <w:tc>
          <w:tcPr>
            <w:tcW w:w="731" w:type="pct"/>
          </w:tcPr>
          <w:p w14:paraId="33C6B290" w14:textId="0A3D48E8" w:rsidR="00311B77" w:rsidRDefault="00311B77" w:rsidP="00D2256A">
            <w:pPr>
              <w:rPr>
                <w:color w:val="000000"/>
                <w:szCs w:val="20"/>
              </w:rPr>
            </w:pPr>
            <w:r>
              <w:rPr>
                <w:color w:val="000000"/>
                <w:szCs w:val="20"/>
              </w:rPr>
              <w:t>X</w:t>
            </w:r>
          </w:p>
        </w:tc>
        <w:tc>
          <w:tcPr>
            <w:tcW w:w="914" w:type="pct"/>
          </w:tcPr>
          <w:p w14:paraId="68BCFB87" w14:textId="6C22ADFE" w:rsidR="00311B77" w:rsidRPr="00A1151F" w:rsidRDefault="00311B77" w:rsidP="00D2256A">
            <w:pPr>
              <w:rPr>
                <w:color w:val="000000"/>
                <w:szCs w:val="20"/>
                <w:lang w:val="vi-VN"/>
              </w:rPr>
            </w:pPr>
            <w:r>
              <w:rPr>
                <w:color w:val="000000"/>
                <w:szCs w:val="20"/>
                <w:lang w:val="vi-VN"/>
              </w:rPr>
              <w:t>-</w:t>
            </w:r>
          </w:p>
        </w:tc>
        <w:tc>
          <w:tcPr>
            <w:tcW w:w="1090" w:type="pct"/>
          </w:tcPr>
          <w:p w14:paraId="350A533E" w14:textId="0979CE95" w:rsidR="00311B77" w:rsidRPr="00A1151F" w:rsidRDefault="00311B77" w:rsidP="00D2256A">
            <w:pPr>
              <w:rPr>
                <w:color w:val="000000"/>
                <w:szCs w:val="20"/>
                <w:lang w:val="vi-VN"/>
              </w:rPr>
            </w:pPr>
            <w:r>
              <w:rPr>
                <w:color w:val="000000"/>
                <w:szCs w:val="20"/>
                <w:lang w:val="vi-VN"/>
              </w:rPr>
              <w:t>-</w:t>
            </w:r>
          </w:p>
        </w:tc>
      </w:tr>
      <w:tr w:rsidR="00311B77" w:rsidRPr="00464885" w14:paraId="735D0CFB" w14:textId="77777777" w:rsidTr="00311B77">
        <w:trPr>
          <w:trHeight w:val="253"/>
        </w:trPr>
        <w:tc>
          <w:tcPr>
            <w:tcW w:w="2265" w:type="pct"/>
          </w:tcPr>
          <w:p w14:paraId="13CB5896" w14:textId="34A5C1F3" w:rsidR="00311B77" w:rsidRPr="00A1151F" w:rsidRDefault="00311B77" w:rsidP="00D2256A">
            <w:pPr>
              <w:rPr>
                <w:color w:val="000000"/>
                <w:szCs w:val="20"/>
                <w:lang w:val="vi-VN"/>
              </w:rPr>
            </w:pPr>
            <w:proofErr w:type="spellStart"/>
            <w:r>
              <w:rPr>
                <w:color w:val="000000"/>
                <w:szCs w:val="20"/>
              </w:rPr>
              <w:t>Xuất</w:t>
            </w:r>
            <w:proofErr w:type="spellEnd"/>
            <w:r>
              <w:rPr>
                <w:color w:val="000000"/>
                <w:szCs w:val="20"/>
                <w:lang w:val="vi-VN"/>
              </w:rPr>
              <w:t xml:space="preserve"> thông tin</w:t>
            </w:r>
          </w:p>
        </w:tc>
        <w:tc>
          <w:tcPr>
            <w:tcW w:w="731" w:type="pct"/>
          </w:tcPr>
          <w:p w14:paraId="7B121EEC" w14:textId="77777777" w:rsidR="00311B77" w:rsidRDefault="00311B77" w:rsidP="00D2256A">
            <w:pPr>
              <w:rPr>
                <w:color w:val="000000"/>
                <w:szCs w:val="20"/>
              </w:rPr>
            </w:pPr>
          </w:p>
        </w:tc>
        <w:tc>
          <w:tcPr>
            <w:tcW w:w="914" w:type="pct"/>
          </w:tcPr>
          <w:p w14:paraId="013938ED" w14:textId="77777777" w:rsidR="00311B77" w:rsidRDefault="00311B77" w:rsidP="00D2256A">
            <w:pPr>
              <w:rPr>
                <w:color w:val="000000"/>
                <w:szCs w:val="20"/>
              </w:rPr>
            </w:pPr>
          </w:p>
        </w:tc>
        <w:tc>
          <w:tcPr>
            <w:tcW w:w="1090" w:type="pct"/>
          </w:tcPr>
          <w:p w14:paraId="0B4992E0" w14:textId="77777777" w:rsidR="00311B77" w:rsidRDefault="00311B77" w:rsidP="00D2256A">
            <w:pPr>
              <w:rPr>
                <w:color w:val="000000"/>
                <w:szCs w:val="20"/>
              </w:rPr>
            </w:pPr>
          </w:p>
        </w:tc>
      </w:tr>
      <w:tr w:rsidR="00311B77" w:rsidRPr="00464885" w14:paraId="4FC63A5F" w14:textId="77777777" w:rsidTr="00311B77">
        <w:trPr>
          <w:trHeight w:val="253"/>
        </w:trPr>
        <w:tc>
          <w:tcPr>
            <w:tcW w:w="2265" w:type="pct"/>
          </w:tcPr>
          <w:p w14:paraId="53C7E68A" w14:textId="71191A0E" w:rsidR="00311B77" w:rsidRPr="00A1151F" w:rsidRDefault="00311B77" w:rsidP="007E5BBD">
            <w:pPr>
              <w:pStyle w:val="BulletList1"/>
            </w:pPr>
            <w:proofErr w:type="spellStart"/>
            <w:r>
              <w:t>Xuất</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đơn</w:t>
            </w:r>
            <w:proofErr w:type="spellEnd"/>
            <w:r>
              <w:t xml:space="preserve"> </w:t>
            </w:r>
            <w:proofErr w:type="spellStart"/>
            <w:r>
              <w:t>xuất</w:t>
            </w:r>
            <w:proofErr w:type="spellEnd"/>
            <w:r>
              <w:t>/</w:t>
            </w:r>
            <w:proofErr w:type="spellStart"/>
            <w:r>
              <w:t>nhập</w:t>
            </w:r>
            <w:proofErr w:type="spellEnd"/>
            <w:r>
              <w:t xml:space="preserve"> </w:t>
            </w:r>
            <w:proofErr w:type="spellStart"/>
            <w:r>
              <w:t>kho</w:t>
            </w:r>
            <w:proofErr w:type="spellEnd"/>
            <w:r>
              <w:t xml:space="preserve"> </w:t>
            </w:r>
            <w:proofErr w:type="spellStart"/>
            <w:r>
              <w:t>tại</w:t>
            </w:r>
            <w:proofErr w:type="spellEnd"/>
            <w:r>
              <w:t xml:space="preserve"> </w:t>
            </w:r>
            <w:proofErr w:type="spellStart"/>
            <w:r>
              <w:t>màn</w:t>
            </w:r>
            <w:proofErr w:type="spellEnd"/>
            <w:r>
              <w:t xml:space="preserve"> </w:t>
            </w:r>
            <w:proofErr w:type="spellStart"/>
            <w:r>
              <w:t>hình</w:t>
            </w:r>
            <w:proofErr w:type="spellEnd"/>
            <w:r>
              <w:t xml:space="preserve"> </w:t>
            </w:r>
            <w:r w:rsidR="00914DE7">
              <w:fldChar w:fldCharType="begin"/>
            </w:r>
            <w:r w:rsidR="00914DE7">
              <w:instrText xml:space="preserve"> REF _Ref151966288 \h </w:instrText>
            </w:r>
            <w:r w:rsidR="00914DE7">
              <w:fldChar w:fldCharType="separate"/>
            </w:r>
            <w:proofErr w:type="spellStart"/>
            <w:r w:rsidR="00201D76">
              <w:t>Màn</w:t>
            </w:r>
            <w:proofErr w:type="spellEnd"/>
            <w:r w:rsidR="00201D76">
              <w:rPr>
                <w:lang w:val="vi-VN"/>
              </w:rPr>
              <w:t xml:space="preserve"> hình </w:t>
            </w:r>
            <w:proofErr w:type="spellStart"/>
            <w:r w:rsidR="00201D76">
              <w:t>tạo</w:t>
            </w:r>
            <w:proofErr w:type="spellEnd"/>
            <w:r w:rsidR="00201D76">
              <w:t xml:space="preserve"> </w:t>
            </w:r>
            <w:proofErr w:type="spellStart"/>
            <w:r w:rsidR="00201D76">
              <w:t>mới</w:t>
            </w:r>
            <w:proofErr w:type="spellEnd"/>
            <w:r w:rsidR="00201D76">
              <w:t xml:space="preserve"> </w:t>
            </w:r>
            <w:proofErr w:type="spellStart"/>
            <w:r w:rsidR="00201D76">
              <w:t>đơn</w:t>
            </w:r>
            <w:proofErr w:type="spellEnd"/>
            <w:r w:rsidR="00201D76">
              <w:t xml:space="preserve"> </w:t>
            </w:r>
            <w:proofErr w:type="spellStart"/>
            <w:r w:rsidR="00201D76">
              <w:t>xuất</w:t>
            </w:r>
            <w:proofErr w:type="spellEnd"/>
            <w:r w:rsidR="00201D76">
              <w:t>/</w:t>
            </w:r>
            <w:proofErr w:type="spellStart"/>
            <w:r w:rsidR="00201D76">
              <w:t>nhập</w:t>
            </w:r>
            <w:proofErr w:type="spellEnd"/>
            <w:r w:rsidR="00201D76">
              <w:t xml:space="preserve"> </w:t>
            </w:r>
            <w:proofErr w:type="spellStart"/>
            <w:r w:rsidR="00201D76">
              <w:t>kho</w:t>
            </w:r>
            <w:proofErr w:type="spellEnd"/>
            <w:r w:rsidR="00914DE7">
              <w:fldChar w:fldCharType="end"/>
            </w:r>
          </w:p>
        </w:tc>
        <w:tc>
          <w:tcPr>
            <w:tcW w:w="731" w:type="pct"/>
          </w:tcPr>
          <w:p w14:paraId="36E42D33" w14:textId="10F419A8" w:rsidR="00311B77" w:rsidRDefault="00311B77" w:rsidP="00D2256A">
            <w:pPr>
              <w:rPr>
                <w:color w:val="000000"/>
                <w:szCs w:val="20"/>
              </w:rPr>
            </w:pPr>
            <w:r>
              <w:rPr>
                <w:color w:val="000000"/>
                <w:szCs w:val="20"/>
              </w:rPr>
              <w:t>X</w:t>
            </w:r>
          </w:p>
        </w:tc>
        <w:tc>
          <w:tcPr>
            <w:tcW w:w="914" w:type="pct"/>
          </w:tcPr>
          <w:p w14:paraId="6AA6DB09" w14:textId="4B6C4B1E" w:rsidR="00311B77" w:rsidRPr="007E5BBD" w:rsidRDefault="00311B77" w:rsidP="00D2256A">
            <w:pPr>
              <w:rPr>
                <w:color w:val="000000"/>
                <w:szCs w:val="20"/>
                <w:lang w:val="vi-VN"/>
              </w:rPr>
            </w:pPr>
            <w:r>
              <w:rPr>
                <w:color w:val="000000"/>
                <w:szCs w:val="20"/>
                <w:lang w:val="vi-VN"/>
              </w:rPr>
              <w:t>-</w:t>
            </w:r>
          </w:p>
        </w:tc>
        <w:tc>
          <w:tcPr>
            <w:tcW w:w="1090" w:type="pct"/>
          </w:tcPr>
          <w:p w14:paraId="1E2DDC7C" w14:textId="64D5077E" w:rsidR="00311B77" w:rsidRPr="007E5BBD" w:rsidRDefault="00914DE7" w:rsidP="00D2256A">
            <w:pPr>
              <w:rPr>
                <w:color w:val="000000"/>
                <w:szCs w:val="20"/>
                <w:lang w:val="vi-VN"/>
              </w:rPr>
            </w:pPr>
            <w:r>
              <w:rPr>
                <w:color w:val="000000"/>
                <w:szCs w:val="20"/>
                <w:lang w:val="vi-VN"/>
              </w:rPr>
              <w:t>X</w:t>
            </w:r>
          </w:p>
        </w:tc>
      </w:tr>
      <w:tr w:rsidR="00311B77" w:rsidRPr="00464885" w14:paraId="22826D4E" w14:textId="77777777" w:rsidTr="00311B77">
        <w:trPr>
          <w:trHeight w:val="253"/>
        </w:trPr>
        <w:tc>
          <w:tcPr>
            <w:tcW w:w="2265" w:type="pct"/>
          </w:tcPr>
          <w:p w14:paraId="02BA2D86" w14:textId="36E73B53" w:rsidR="00311B77" w:rsidRDefault="00311B77" w:rsidP="007E5BBD">
            <w:pPr>
              <w:pStyle w:val="BulletList1"/>
            </w:pPr>
            <w:proofErr w:type="spellStart"/>
            <w:r>
              <w:t>Xuất</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đơn</w:t>
            </w:r>
            <w:proofErr w:type="spellEnd"/>
            <w:r>
              <w:t xml:space="preserve"> </w:t>
            </w:r>
            <w:proofErr w:type="spellStart"/>
            <w:r>
              <w:t>xuất</w:t>
            </w:r>
            <w:proofErr w:type="spellEnd"/>
            <w:r>
              <w:t>/</w:t>
            </w:r>
            <w:proofErr w:type="spellStart"/>
            <w:r>
              <w:t>nhập</w:t>
            </w:r>
            <w:proofErr w:type="spellEnd"/>
            <w:r>
              <w:t xml:space="preserve"> </w:t>
            </w:r>
            <w:proofErr w:type="spellStart"/>
            <w:r>
              <w:t>kho</w:t>
            </w:r>
            <w:proofErr w:type="spellEnd"/>
            <w:r>
              <w:t xml:space="preserve"> </w:t>
            </w:r>
            <w:proofErr w:type="spellStart"/>
            <w:r>
              <w:t>tại</w:t>
            </w:r>
            <w:proofErr w:type="spellEnd"/>
            <w:r>
              <w:t xml:space="preserve"> </w:t>
            </w:r>
            <w:r>
              <w:fldChar w:fldCharType="begin"/>
            </w:r>
            <w:r>
              <w:instrText xml:space="preserve"> REF _Ref152185346 \h  \* MERGEFORMAT </w:instrText>
            </w:r>
            <w:r>
              <w:fldChar w:fldCharType="separate"/>
            </w:r>
            <w:proofErr w:type="spellStart"/>
            <w:r w:rsidR="00201D76">
              <w:t>Màn</w:t>
            </w:r>
            <w:proofErr w:type="spellEnd"/>
            <w:r w:rsidR="00201D76">
              <w:t xml:space="preserve"> </w:t>
            </w:r>
            <w:proofErr w:type="spellStart"/>
            <w:r w:rsidR="00201D76">
              <w:t>hình</w:t>
            </w:r>
            <w:proofErr w:type="spellEnd"/>
            <w:r w:rsidR="00201D76">
              <w:t xml:space="preserve"> </w:t>
            </w:r>
            <w:proofErr w:type="spellStart"/>
            <w:r w:rsidR="00201D76">
              <w:t>cập</w:t>
            </w:r>
            <w:proofErr w:type="spellEnd"/>
            <w:r w:rsidR="00201D76">
              <w:t xml:space="preserve"> </w:t>
            </w:r>
            <w:proofErr w:type="spellStart"/>
            <w:r w:rsidR="00201D76">
              <w:t>nhật</w:t>
            </w:r>
            <w:proofErr w:type="spellEnd"/>
            <w:r w:rsidR="00201D76">
              <w:t xml:space="preserve"> </w:t>
            </w:r>
            <w:proofErr w:type="spellStart"/>
            <w:r w:rsidR="00201D76">
              <w:t>thông</w:t>
            </w:r>
            <w:proofErr w:type="spellEnd"/>
            <w:r w:rsidR="00201D76">
              <w:t xml:space="preserve"> tin</w:t>
            </w:r>
            <w:r w:rsidR="00201D76" w:rsidRPr="00201D76">
              <w:t xml:space="preserve"> </w:t>
            </w:r>
            <w:proofErr w:type="spellStart"/>
            <w:r w:rsidR="00201D76" w:rsidRPr="00201D76">
              <w:t>đơn</w:t>
            </w:r>
            <w:proofErr w:type="spellEnd"/>
            <w:r w:rsidR="00201D76" w:rsidRPr="00201D76">
              <w:t xml:space="preserve"> </w:t>
            </w:r>
            <w:proofErr w:type="spellStart"/>
            <w:r w:rsidR="00201D76" w:rsidRPr="00201D76">
              <w:t>xuất</w:t>
            </w:r>
            <w:proofErr w:type="spellEnd"/>
            <w:r w:rsidR="00201D76" w:rsidRPr="00201D76">
              <w:t>/</w:t>
            </w:r>
            <w:proofErr w:type="spellStart"/>
            <w:r w:rsidR="00201D76" w:rsidRPr="00201D76">
              <w:t>nhập</w:t>
            </w:r>
            <w:proofErr w:type="spellEnd"/>
            <w:r w:rsidR="00201D76" w:rsidRPr="00201D76">
              <w:t xml:space="preserve"> </w:t>
            </w:r>
            <w:proofErr w:type="spellStart"/>
            <w:r w:rsidR="00201D76" w:rsidRPr="00201D76">
              <w:t>kho</w:t>
            </w:r>
            <w:r>
              <w:fldChar w:fldCharType="end"/>
            </w:r>
            <w:r>
              <w:fldChar w:fldCharType="begin"/>
            </w:r>
            <w:r>
              <w:instrText xml:space="preserve"> REF _Ref151966288 \h </w:instrText>
            </w:r>
            <w:r>
              <w:fldChar w:fldCharType="separate"/>
            </w:r>
            <w:r w:rsidR="00201D76">
              <w:t>Màn</w:t>
            </w:r>
            <w:proofErr w:type="spellEnd"/>
            <w:r w:rsidR="00201D76">
              <w:rPr>
                <w:lang w:val="vi-VN"/>
              </w:rPr>
              <w:t xml:space="preserve"> hình </w:t>
            </w:r>
            <w:proofErr w:type="spellStart"/>
            <w:r w:rsidR="00201D76">
              <w:t>tạo</w:t>
            </w:r>
            <w:proofErr w:type="spellEnd"/>
            <w:r w:rsidR="00201D76">
              <w:t xml:space="preserve"> </w:t>
            </w:r>
            <w:proofErr w:type="spellStart"/>
            <w:r w:rsidR="00201D76">
              <w:t>mới</w:t>
            </w:r>
            <w:proofErr w:type="spellEnd"/>
            <w:r w:rsidR="00201D76">
              <w:t xml:space="preserve"> </w:t>
            </w:r>
            <w:proofErr w:type="spellStart"/>
            <w:r w:rsidR="00201D76">
              <w:t>đơn</w:t>
            </w:r>
            <w:proofErr w:type="spellEnd"/>
            <w:r w:rsidR="00201D76">
              <w:t xml:space="preserve"> </w:t>
            </w:r>
            <w:proofErr w:type="spellStart"/>
            <w:r w:rsidR="00201D76">
              <w:t>xuất</w:t>
            </w:r>
            <w:proofErr w:type="spellEnd"/>
            <w:r w:rsidR="00201D76">
              <w:t>/</w:t>
            </w:r>
            <w:proofErr w:type="spellStart"/>
            <w:r w:rsidR="00201D76">
              <w:t>nhập</w:t>
            </w:r>
            <w:proofErr w:type="spellEnd"/>
            <w:r w:rsidR="00201D76">
              <w:t xml:space="preserve"> </w:t>
            </w:r>
            <w:proofErr w:type="spellStart"/>
            <w:r w:rsidR="00201D76">
              <w:t>kho</w:t>
            </w:r>
            <w:proofErr w:type="spellEnd"/>
            <w:r>
              <w:fldChar w:fldCharType="end"/>
            </w:r>
          </w:p>
        </w:tc>
        <w:tc>
          <w:tcPr>
            <w:tcW w:w="731" w:type="pct"/>
          </w:tcPr>
          <w:p w14:paraId="3B712D72" w14:textId="62EB6F49" w:rsidR="00311B77" w:rsidRDefault="00311B77" w:rsidP="00D2256A">
            <w:pPr>
              <w:rPr>
                <w:color w:val="000000"/>
                <w:szCs w:val="20"/>
              </w:rPr>
            </w:pPr>
            <w:r>
              <w:rPr>
                <w:color w:val="000000"/>
                <w:szCs w:val="20"/>
              </w:rPr>
              <w:t>X</w:t>
            </w:r>
          </w:p>
        </w:tc>
        <w:tc>
          <w:tcPr>
            <w:tcW w:w="914" w:type="pct"/>
          </w:tcPr>
          <w:p w14:paraId="7FE937FE" w14:textId="226510EC" w:rsidR="00311B77" w:rsidRPr="007E5BBD" w:rsidRDefault="00311B77" w:rsidP="00D2256A">
            <w:pPr>
              <w:rPr>
                <w:color w:val="000000"/>
                <w:szCs w:val="20"/>
                <w:lang w:val="vi-VN"/>
              </w:rPr>
            </w:pPr>
            <w:r>
              <w:rPr>
                <w:color w:val="000000"/>
                <w:szCs w:val="20"/>
                <w:lang w:val="vi-VN"/>
              </w:rPr>
              <w:t>-</w:t>
            </w:r>
          </w:p>
        </w:tc>
        <w:tc>
          <w:tcPr>
            <w:tcW w:w="1090" w:type="pct"/>
          </w:tcPr>
          <w:p w14:paraId="31160A5A" w14:textId="1BB284FB" w:rsidR="00311B77" w:rsidRPr="007E5BBD" w:rsidRDefault="00914DE7" w:rsidP="00D2256A">
            <w:pPr>
              <w:rPr>
                <w:color w:val="000000"/>
                <w:szCs w:val="20"/>
                <w:lang w:val="vi-VN"/>
              </w:rPr>
            </w:pPr>
            <w:r>
              <w:rPr>
                <w:color w:val="000000"/>
                <w:szCs w:val="20"/>
                <w:lang w:val="vi-VN"/>
              </w:rPr>
              <w:t>X</w:t>
            </w:r>
          </w:p>
        </w:tc>
      </w:tr>
      <w:tr w:rsidR="00311B77" w:rsidRPr="00464885" w14:paraId="24A4BE75" w14:textId="77777777" w:rsidTr="00311B77">
        <w:trPr>
          <w:trHeight w:val="253"/>
        </w:trPr>
        <w:tc>
          <w:tcPr>
            <w:tcW w:w="2265" w:type="pct"/>
          </w:tcPr>
          <w:p w14:paraId="00A811F2" w14:textId="7809D3EA" w:rsidR="00311B77" w:rsidRDefault="00311B77" w:rsidP="007E5BBD">
            <w:pPr>
              <w:pStyle w:val="BulletList1"/>
            </w:pPr>
            <w:proofErr w:type="spellStart"/>
            <w:r>
              <w:t>Xuất</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đơn</w:t>
            </w:r>
            <w:proofErr w:type="spellEnd"/>
            <w:r>
              <w:t xml:space="preserve"> </w:t>
            </w:r>
            <w:proofErr w:type="spellStart"/>
            <w:r>
              <w:t>xuất</w:t>
            </w:r>
            <w:proofErr w:type="spellEnd"/>
            <w:r>
              <w:t>/</w:t>
            </w:r>
            <w:proofErr w:type="spellStart"/>
            <w:r>
              <w:t>nhập</w:t>
            </w:r>
            <w:proofErr w:type="spellEnd"/>
            <w:r>
              <w:t xml:space="preserve"> </w:t>
            </w:r>
            <w:proofErr w:type="spellStart"/>
            <w:r>
              <w:t>kho</w:t>
            </w:r>
            <w:proofErr w:type="spellEnd"/>
            <w:r>
              <w:t xml:space="preserve"> </w:t>
            </w:r>
            <w:proofErr w:type="spellStart"/>
            <w:r>
              <w:t>tại</w:t>
            </w:r>
            <w:proofErr w:type="spellEnd"/>
            <w:r>
              <w:t xml:space="preserve"> </w:t>
            </w:r>
            <w:r>
              <w:fldChar w:fldCharType="begin"/>
            </w:r>
            <w:r>
              <w:instrText xml:space="preserve"> REF _Ref152185411 \h  \* MERGEFORMAT </w:instrText>
            </w:r>
            <w:r>
              <w:fldChar w:fldCharType="separate"/>
            </w:r>
            <w:proofErr w:type="spellStart"/>
            <w:r w:rsidR="00201D76">
              <w:t>Màn</w:t>
            </w:r>
            <w:proofErr w:type="spellEnd"/>
            <w:r w:rsidR="00201D76">
              <w:t xml:space="preserve"> </w:t>
            </w:r>
            <w:proofErr w:type="spellStart"/>
            <w:r w:rsidR="00201D76">
              <w:t>hình</w:t>
            </w:r>
            <w:proofErr w:type="spellEnd"/>
            <w:r w:rsidR="00201D76">
              <w:t xml:space="preserve"> </w:t>
            </w:r>
            <w:proofErr w:type="spellStart"/>
            <w:r w:rsidR="00201D76">
              <w:t>xem</w:t>
            </w:r>
            <w:proofErr w:type="spellEnd"/>
            <w:r w:rsidR="00201D76">
              <w:t xml:space="preserve"> chi </w:t>
            </w:r>
            <w:proofErr w:type="spellStart"/>
            <w:r w:rsidR="00201D76">
              <w:t>tiết</w:t>
            </w:r>
            <w:proofErr w:type="spellEnd"/>
            <w:r w:rsidR="00201D76">
              <w:t xml:space="preserve"> </w:t>
            </w:r>
            <w:proofErr w:type="spellStart"/>
            <w:r w:rsidR="00201D76">
              <w:t>đơn</w:t>
            </w:r>
            <w:proofErr w:type="spellEnd"/>
            <w:r w:rsidR="00201D76">
              <w:t xml:space="preserve"> </w:t>
            </w:r>
            <w:proofErr w:type="spellStart"/>
            <w:r w:rsidR="00201D76">
              <w:t>xuất</w:t>
            </w:r>
            <w:proofErr w:type="spellEnd"/>
            <w:r w:rsidR="00201D76">
              <w:t>/</w:t>
            </w:r>
            <w:proofErr w:type="spellStart"/>
            <w:r w:rsidR="00201D76">
              <w:t>nhập</w:t>
            </w:r>
            <w:proofErr w:type="spellEnd"/>
            <w:r w:rsidR="00201D76">
              <w:t xml:space="preserve"> </w:t>
            </w:r>
            <w:proofErr w:type="spellStart"/>
            <w:r w:rsidR="00201D76">
              <w:t>kho</w:t>
            </w:r>
            <w:proofErr w:type="spellEnd"/>
            <w:r>
              <w:fldChar w:fldCharType="end"/>
            </w:r>
            <w:r w:rsidR="00914DE7">
              <w:t xml:space="preserve"> </w:t>
            </w:r>
          </w:p>
        </w:tc>
        <w:tc>
          <w:tcPr>
            <w:tcW w:w="731" w:type="pct"/>
          </w:tcPr>
          <w:p w14:paraId="4AC524C4" w14:textId="0F1C4ABF" w:rsidR="00311B77" w:rsidRDefault="00311B77" w:rsidP="00D2256A">
            <w:pPr>
              <w:rPr>
                <w:color w:val="000000"/>
                <w:szCs w:val="20"/>
              </w:rPr>
            </w:pPr>
            <w:r>
              <w:rPr>
                <w:color w:val="000000"/>
                <w:szCs w:val="20"/>
              </w:rPr>
              <w:t>X</w:t>
            </w:r>
          </w:p>
        </w:tc>
        <w:tc>
          <w:tcPr>
            <w:tcW w:w="914" w:type="pct"/>
          </w:tcPr>
          <w:p w14:paraId="0820415C" w14:textId="2FAA3EB7" w:rsidR="00311B77" w:rsidRPr="007E5BBD" w:rsidRDefault="00311B77" w:rsidP="00D2256A">
            <w:pPr>
              <w:rPr>
                <w:color w:val="000000"/>
                <w:szCs w:val="20"/>
                <w:lang w:val="vi-VN"/>
              </w:rPr>
            </w:pPr>
            <w:r>
              <w:rPr>
                <w:color w:val="000000"/>
                <w:szCs w:val="20"/>
                <w:lang w:val="vi-VN"/>
              </w:rPr>
              <w:t>-</w:t>
            </w:r>
          </w:p>
        </w:tc>
        <w:tc>
          <w:tcPr>
            <w:tcW w:w="1090" w:type="pct"/>
          </w:tcPr>
          <w:p w14:paraId="5878104E" w14:textId="439BC6BD" w:rsidR="00311B77" w:rsidRPr="007E5BBD" w:rsidRDefault="00914DE7" w:rsidP="00D2256A">
            <w:pPr>
              <w:rPr>
                <w:color w:val="000000"/>
                <w:szCs w:val="20"/>
                <w:lang w:val="vi-VN"/>
              </w:rPr>
            </w:pPr>
            <w:r>
              <w:rPr>
                <w:color w:val="000000"/>
                <w:szCs w:val="20"/>
                <w:lang w:val="vi-VN"/>
              </w:rPr>
              <w:t>X</w:t>
            </w:r>
          </w:p>
        </w:tc>
      </w:tr>
      <w:tr w:rsidR="00326ADD" w:rsidRPr="00464885" w14:paraId="32545B67" w14:textId="77777777" w:rsidTr="00326ADD">
        <w:trPr>
          <w:trHeight w:val="253"/>
        </w:trPr>
        <w:tc>
          <w:tcPr>
            <w:tcW w:w="5000" w:type="pct"/>
            <w:gridSpan w:val="4"/>
          </w:tcPr>
          <w:p w14:paraId="25F4F756" w14:textId="4FD131B2" w:rsidR="00326ADD" w:rsidRPr="00326ADD" w:rsidRDefault="00326ADD" w:rsidP="00D2256A">
            <w:pPr>
              <w:rPr>
                <w:b/>
                <w:bCs/>
                <w:color w:val="000000"/>
                <w:szCs w:val="20"/>
                <w:lang w:val="vi-VN"/>
              </w:rPr>
            </w:pPr>
            <w:r w:rsidRPr="00326ADD">
              <w:rPr>
                <w:b/>
                <w:bCs/>
                <w:color w:val="000000"/>
                <w:szCs w:val="20"/>
              </w:rPr>
              <w:t>Chi</w:t>
            </w:r>
            <w:r w:rsidRPr="00326ADD">
              <w:rPr>
                <w:b/>
                <w:bCs/>
                <w:color w:val="000000"/>
                <w:szCs w:val="20"/>
                <w:lang w:val="vi-VN"/>
              </w:rPr>
              <w:t xml:space="preserve"> tiết đơn xuất/nhập kho</w:t>
            </w:r>
          </w:p>
        </w:tc>
      </w:tr>
      <w:tr w:rsidR="00311B77" w:rsidRPr="00464885" w14:paraId="4AC4F0AF" w14:textId="77777777" w:rsidTr="00311B77">
        <w:trPr>
          <w:trHeight w:val="253"/>
        </w:trPr>
        <w:tc>
          <w:tcPr>
            <w:tcW w:w="2265" w:type="pct"/>
          </w:tcPr>
          <w:p w14:paraId="5778EA04" w14:textId="4E7C9AF7" w:rsidR="00311B77" w:rsidRPr="007E5BBD" w:rsidRDefault="00311B77" w:rsidP="00D2256A">
            <w:pPr>
              <w:rPr>
                <w:color w:val="000000"/>
                <w:szCs w:val="20"/>
                <w:lang w:val="vi-VN"/>
              </w:rPr>
            </w:pPr>
            <w:proofErr w:type="spellStart"/>
            <w:r>
              <w:rPr>
                <w:color w:val="000000"/>
                <w:szCs w:val="20"/>
              </w:rPr>
              <w:t>Xác</w:t>
            </w:r>
            <w:proofErr w:type="spellEnd"/>
            <w:r>
              <w:rPr>
                <w:color w:val="000000"/>
                <w:szCs w:val="20"/>
                <w:lang w:val="vi-VN"/>
              </w:rPr>
              <w:t xml:space="preserve"> nhận</w:t>
            </w:r>
          </w:p>
        </w:tc>
        <w:tc>
          <w:tcPr>
            <w:tcW w:w="731" w:type="pct"/>
          </w:tcPr>
          <w:p w14:paraId="54B66D59" w14:textId="77777777" w:rsidR="00311B77" w:rsidRDefault="00311B77" w:rsidP="00D2256A">
            <w:pPr>
              <w:rPr>
                <w:color w:val="000000"/>
                <w:szCs w:val="20"/>
              </w:rPr>
            </w:pPr>
          </w:p>
        </w:tc>
        <w:tc>
          <w:tcPr>
            <w:tcW w:w="914" w:type="pct"/>
          </w:tcPr>
          <w:p w14:paraId="758DDDA0" w14:textId="77777777" w:rsidR="00311B77" w:rsidRDefault="00311B77" w:rsidP="00D2256A">
            <w:pPr>
              <w:rPr>
                <w:color w:val="000000"/>
                <w:szCs w:val="20"/>
              </w:rPr>
            </w:pPr>
          </w:p>
        </w:tc>
        <w:tc>
          <w:tcPr>
            <w:tcW w:w="1090" w:type="pct"/>
          </w:tcPr>
          <w:p w14:paraId="5E7C2B59" w14:textId="77777777" w:rsidR="00311B77" w:rsidRDefault="00311B77" w:rsidP="00D2256A">
            <w:pPr>
              <w:rPr>
                <w:color w:val="000000"/>
                <w:szCs w:val="20"/>
              </w:rPr>
            </w:pPr>
          </w:p>
        </w:tc>
      </w:tr>
      <w:tr w:rsidR="00311B77" w:rsidRPr="00464885" w14:paraId="413A3EC5" w14:textId="77777777" w:rsidTr="00311B77">
        <w:trPr>
          <w:trHeight w:val="253"/>
        </w:trPr>
        <w:tc>
          <w:tcPr>
            <w:tcW w:w="2265" w:type="pct"/>
          </w:tcPr>
          <w:p w14:paraId="00525540" w14:textId="4A63FEE6" w:rsidR="00311B77" w:rsidRPr="007E5BBD" w:rsidRDefault="00311B77" w:rsidP="007E5BBD">
            <w:pPr>
              <w:pStyle w:val="BulletList1"/>
            </w:pPr>
            <w:proofErr w:type="spellStart"/>
            <w:r>
              <w:t>Xác</w:t>
            </w:r>
            <w:proofErr w:type="spellEnd"/>
            <w:r>
              <w:t xml:space="preserve"> </w:t>
            </w:r>
            <w:proofErr w:type="spellStart"/>
            <w:r>
              <w:t>nhận</w:t>
            </w:r>
            <w:proofErr w:type="spellEnd"/>
            <w:r>
              <w:t xml:space="preserve"> </w:t>
            </w:r>
            <w:proofErr w:type="spellStart"/>
            <w:r>
              <w:t>bởi</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kho</w:t>
            </w:r>
            <w:proofErr w:type="spellEnd"/>
          </w:p>
        </w:tc>
        <w:tc>
          <w:tcPr>
            <w:tcW w:w="731" w:type="pct"/>
          </w:tcPr>
          <w:p w14:paraId="719D2C66" w14:textId="3D6E63C2" w:rsidR="00311B77" w:rsidRDefault="00311B77" w:rsidP="00D2256A">
            <w:pPr>
              <w:rPr>
                <w:color w:val="000000"/>
                <w:szCs w:val="20"/>
              </w:rPr>
            </w:pPr>
            <w:r>
              <w:rPr>
                <w:color w:val="000000"/>
                <w:szCs w:val="20"/>
              </w:rPr>
              <w:t>X</w:t>
            </w:r>
          </w:p>
        </w:tc>
        <w:tc>
          <w:tcPr>
            <w:tcW w:w="914" w:type="pct"/>
          </w:tcPr>
          <w:p w14:paraId="35BD2F15" w14:textId="4EF5CE1C" w:rsidR="00311B77" w:rsidRPr="007E5BBD" w:rsidRDefault="00311B77" w:rsidP="00D2256A">
            <w:pPr>
              <w:rPr>
                <w:color w:val="000000"/>
                <w:szCs w:val="20"/>
                <w:lang w:val="vi-VN"/>
              </w:rPr>
            </w:pPr>
            <w:r>
              <w:rPr>
                <w:color w:val="000000"/>
                <w:szCs w:val="20"/>
                <w:lang w:val="vi-VN"/>
              </w:rPr>
              <w:t>-</w:t>
            </w:r>
          </w:p>
        </w:tc>
        <w:tc>
          <w:tcPr>
            <w:tcW w:w="1090" w:type="pct"/>
          </w:tcPr>
          <w:p w14:paraId="35C3FB64" w14:textId="46F0F0B2" w:rsidR="00311B77" w:rsidRPr="007E5BBD" w:rsidRDefault="00311B77" w:rsidP="00D2256A">
            <w:pPr>
              <w:rPr>
                <w:color w:val="000000"/>
                <w:szCs w:val="20"/>
                <w:lang w:val="vi-VN"/>
              </w:rPr>
            </w:pPr>
            <w:r>
              <w:rPr>
                <w:color w:val="000000"/>
                <w:szCs w:val="20"/>
                <w:lang w:val="vi-VN"/>
              </w:rPr>
              <w:t>-</w:t>
            </w:r>
          </w:p>
        </w:tc>
      </w:tr>
      <w:tr w:rsidR="00311B77" w:rsidRPr="00464885" w14:paraId="552F785D" w14:textId="77777777" w:rsidTr="00311B77">
        <w:trPr>
          <w:trHeight w:val="253"/>
        </w:trPr>
        <w:tc>
          <w:tcPr>
            <w:tcW w:w="2265" w:type="pct"/>
          </w:tcPr>
          <w:p w14:paraId="7286D97D" w14:textId="77B13468" w:rsidR="00311B77" w:rsidRPr="007E5BBD" w:rsidRDefault="00311B77" w:rsidP="007E5BBD">
            <w:pPr>
              <w:pStyle w:val="BulletList1"/>
            </w:pPr>
            <w:proofErr w:type="spellStart"/>
            <w:r>
              <w:t>Xác</w:t>
            </w:r>
            <w:proofErr w:type="spellEnd"/>
            <w:r>
              <w:t xml:space="preserve"> </w:t>
            </w:r>
            <w:proofErr w:type="spellStart"/>
            <w:r>
              <w:t>nhận</w:t>
            </w:r>
            <w:proofErr w:type="spellEnd"/>
            <w:r>
              <w:t xml:space="preserve"> </w:t>
            </w:r>
            <w:proofErr w:type="spellStart"/>
            <w:r>
              <w:t>bởi</w:t>
            </w:r>
            <w:proofErr w:type="spellEnd"/>
            <w:r>
              <w:t xml:space="preserve"> </w:t>
            </w:r>
            <w:proofErr w:type="spellStart"/>
            <w:r>
              <w:t>lái</w:t>
            </w:r>
            <w:proofErr w:type="spellEnd"/>
            <w:r>
              <w:t xml:space="preserve"> </w:t>
            </w:r>
            <w:proofErr w:type="spellStart"/>
            <w:r>
              <w:t>xe</w:t>
            </w:r>
            <w:proofErr w:type="spellEnd"/>
          </w:p>
        </w:tc>
        <w:tc>
          <w:tcPr>
            <w:tcW w:w="731" w:type="pct"/>
          </w:tcPr>
          <w:p w14:paraId="3A528D04" w14:textId="0A88CCC4" w:rsidR="00311B77" w:rsidRPr="006C75F1" w:rsidRDefault="00311B77" w:rsidP="00D2256A">
            <w:pPr>
              <w:rPr>
                <w:color w:val="000000"/>
                <w:szCs w:val="20"/>
                <w:lang w:val="vi-VN"/>
              </w:rPr>
            </w:pPr>
            <w:r>
              <w:rPr>
                <w:color w:val="000000"/>
                <w:szCs w:val="20"/>
                <w:lang w:val="vi-VN"/>
              </w:rPr>
              <w:t>-</w:t>
            </w:r>
          </w:p>
        </w:tc>
        <w:tc>
          <w:tcPr>
            <w:tcW w:w="914" w:type="pct"/>
          </w:tcPr>
          <w:p w14:paraId="0BF8AEFE" w14:textId="2A38FD69" w:rsidR="00311B77" w:rsidRDefault="00311B77" w:rsidP="00D2256A">
            <w:pPr>
              <w:rPr>
                <w:color w:val="000000"/>
                <w:szCs w:val="20"/>
              </w:rPr>
            </w:pPr>
            <w:r>
              <w:rPr>
                <w:color w:val="000000"/>
                <w:szCs w:val="20"/>
              </w:rPr>
              <w:t>X</w:t>
            </w:r>
          </w:p>
        </w:tc>
        <w:tc>
          <w:tcPr>
            <w:tcW w:w="1090" w:type="pct"/>
          </w:tcPr>
          <w:p w14:paraId="5E5E0643" w14:textId="675E76BD" w:rsidR="00311B77" w:rsidRPr="006C75F1" w:rsidRDefault="00311B77" w:rsidP="00D2256A">
            <w:pPr>
              <w:rPr>
                <w:color w:val="000000"/>
                <w:szCs w:val="20"/>
                <w:lang w:val="vi-VN"/>
              </w:rPr>
            </w:pPr>
            <w:r>
              <w:rPr>
                <w:color w:val="000000"/>
                <w:szCs w:val="20"/>
                <w:lang w:val="vi-VN"/>
              </w:rPr>
              <w:t>-</w:t>
            </w:r>
          </w:p>
        </w:tc>
      </w:tr>
      <w:tr w:rsidR="00311B77" w:rsidRPr="00464885" w14:paraId="0A38BE6A" w14:textId="77777777" w:rsidTr="00311B77">
        <w:trPr>
          <w:trHeight w:val="253"/>
        </w:trPr>
        <w:tc>
          <w:tcPr>
            <w:tcW w:w="2265" w:type="pct"/>
          </w:tcPr>
          <w:p w14:paraId="19296E37" w14:textId="7E742AFA" w:rsidR="00311B77" w:rsidRPr="007E5BBD" w:rsidRDefault="00311B77" w:rsidP="007E5BBD">
            <w:pPr>
              <w:pStyle w:val="BulletList1"/>
            </w:pPr>
            <w:proofErr w:type="spellStart"/>
            <w:r>
              <w:t>Từ</w:t>
            </w:r>
            <w:proofErr w:type="spellEnd"/>
            <w:r>
              <w:t xml:space="preserve"> </w:t>
            </w:r>
            <w:proofErr w:type="spellStart"/>
            <w:r>
              <w:t>chối</w:t>
            </w:r>
            <w:proofErr w:type="spellEnd"/>
            <w:r>
              <w:t xml:space="preserve"> </w:t>
            </w:r>
            <w:proofErr w:type="spellStart"/>
            <w:r>
              <w:t>bởi</w:t>
            </w:r>
            <w:proofErr w:type="spellEnd"/>
            <w:r>
              <w:t xml:space="preserve"> </w:t>
            </w:r>
            <w:proofErr w:type="spellStart"/>
            <w:r>
              <w:t>lái</w:t>
            </w:r>
            <w:proofErr w:type="spellEnd"/>
            <w:r>
              <w:t xml:space="preserve"> </w:t>
            </w:r>
            <w:proofErr w:type="spellStart"/>
            <w:r>
              <w:t>xe</w:t>
            </w:r>
            <w:proofErr w:type="spellEnd"/>
          </w:p>
        </w:tc>
        <w:tc>
          <w:tcPr>
            <w:tcW w:w="731" w:type="pct"/>
          </w:tcPr>
          <w:p w14:paraId="6575F311" w14:textId="2DFE2972" w:rsidR="00311B77" w:rsidRPr="006C75F1" w:rsidRDefault="00311B77" w:rsidP="00D2256A">
            <w:pPr>
              <w:rPr>
                <w:color w:val="000000"/>
                <w:szCs w:val="20"/>
                <w:lang w:val="vi-VN"/>
              </w:rPr>
            </w:pPr>
            <w:r>
              <w:rPr>
                <w:color w:val="000000"/>
                <w:szCs w:val="20"/>
                <w:lang w:val="vi-VN"/>
              </w:rPr>
              <w:t>-</w:t>
            </w:r>
          </w:p>
        </w:tc>
        <w:tc>
          <w:tcPr>
            <w:tcW w:w="914" w:type="pct"/>
          </w:tcPr>
          <w:p w14:paraId="78FAD121" w14:textId="246FD498" w:rsidR="00311B77" w:rsidRDefault="00311B77" w:rsidP="00D2256A">
            <w:pPr>
              <w:rPr>
                <w:color w:val="000000"/>
                <w:szCs w:val="20"/>
              </w:rPr>
            </w:pPr>
            <w:r>
              <w:rPr>
                <w:color w:val="000000"/>
                <w:szCs w:val="20"/>
              </w:rPr>
              <w:t>X</w:t>
            </w:r>
          </w:p>
        </w:tc>
        <w:tc>
          <w:tcPr>
            <w:tcW w:w="1090" w:type="pct"/>
          </w:tcPr>
          <w:p w14:paraId="4935C5CA" w14:textId="713B9DDD" w:rsidR="00311B77" w:rsidRPr="006C75F1" w:rsidRDefault="00311B77" w:rsidP="00D2256A">
            <w:pPr>
              <w:rPr>
                <w:color w:val="000000"/>
                <w:szCs w:val="20"/>
                <w:lang w:val="vi-VN"/>
              </w:rPr>
            </w:pPr>
            <w:r>
              <w:rPr>
                <w:color w:val="000000"/>
                <w:szCs w:val="20"/>
                <w:lang w:val="vi-VN"/>
              </w:rPr>
              <w:t>-</w:t>
            </w:r>
          </w:p>
        </w:tc>
      </w:tr>
      <w:tr w:rsidR="00311B77" w:rsidRPr="00464885" w14:paraId="2687D5C0" w14:textId="77777777" w:rsidTr="00311B77">
        <w:trPr>
          <w:trHeight w:val="253"/>
        </w:trPr>
        <w:tc>
          <w:tcPr>
            <w:tcW w:w="2265" w:type="pct"/>
          </w:tcPr>
          <w:p w14:paraId="17B714D9" w14:textId="3F0E552C" w:rsidR="00311B77" w:rsidRPr="006C75F1" w:rsidRDefault="00311B77" w:rsidP="006C75F1">
            <w:pPr>
              <w:pStyle w:val="BulletList1"/>
              <w:numPr>
                <w:ilvl w:val="0"/>
                <w:numId w:val="0"/>
              </w:numPr>
              <w:ind w:left="360" w:hanging="360"/>
              <w:rPr>
                <w:lang w:val="vi-VN"/>
              </w:rPr>
            </w:pPr>
            <w:proofErr w:type="spellStart"/>
            <w:r>
              <w:t>Hủy</w:t>
            </w:r>
            <w:proofErr w:type="spellEnd"/>
            <w:r>
              <w:rPr>
                <w:lang w:val="vi-VN"/>
              </w:rPr>
              <w:t xml:space="preserve"> xác nhận </w:t>
            </w:r>
          </w:p>
        </w:tc>
        <w:tc>
          <w:tcPr>
            <w:tcW w:w="731" w:type="pct"/>
          </w:tcPr>
          <w:p w14:paraId="65A78692" w14:textId="77777777" w:rsidR="00311B77" w:rsidRDefault="00311B77" w:rsidP="00D2256A">
            <w:pPr>
              <w:rPr>
                <w:color w:val="000000"/>
                <w:szCs w:val="20"/>
                <w:lang w:val="vi-VN"/>
              </w:rPr>
            </w:pPr>
          </w:p>
        </w:tc>
        <w:tc>
          <w:tcPr>
            <w:tcW w:w="914" w:type="pct"/>
          </w:tcPr>
          <w:p w14:paraId="66E282A7" w14:textId="77777777" w:rsidR="00311B77" w:rsidRDefault="00311B77" w:rsidP="00D2256A">
            <w:pPr>
              <w:rPr>
                <w:color w:val="000000"/>
                <w:szCs w:val="20"/>
              </w:rPr>
            </w:pPr>
          </w:p>
        </w:tc>
        <w:tc>
          <w:tcPr>
            <w:tcW w:w="1090" w:type="pct"/>
          </w:tcPr>
          <w:p w14:paraId="1ABB24ED" w14:textId="77777777" w:rsidR="00311B77" w:rsidRDefault="00311B77" w:rsidP="00D2256A">
            <w:pPr>
              <w:rPr>
                <w:color w:val="000000"/>
                <w:szCs w:val="20"/>
                <w:lang w:val="vi-VN"/>
              </w:rPr>
            </w:pPr>
          </w:p>
        </w:tc>
      </w:tr>
      <w:tr w:rsidR="00311B77" w:rsidRPr="00464885" w14:paraId="43EE8971" w14:textId="77777777" w:rsidTr="00311B77">
        <w:trPr>
          <w:trHeight w:val="253"/>
        </w:trPr>
        <w:tc>
          <w:tcPr>
            <w:tcW w:w="2265" w:type="pct"/>
          </w:tcPr>
          <w:p w14:paraId="1C65E4E3" w14:textId="79F69A12" w:rsidR="00311B77" w:rsidRDefault="00311B77" w:rsidP="007E5BBD">
            <w:pPr>
              <w:pStyle w:val="BulletList1"/>
            </w:pPr>
            <w:proofErr w:type="spellStart"/>
            <w:r>
              <w:t>Hủy</w:t>
            </w:r>
            <w:proofErr w:type="spellEnd"/>
            <w:r>
              <w:rPr>
                <w:lang w:val="vi-VN"/>
              </w:rPr>
              <w:t xml:space="preserve"> xác nhận chi tiết đơn xuất/nhập kho mà họ phụ trách Và [Trạng thái] </w:t>
            </w:r>
            <w:proofErr w:type="gramStart"/>
            <w:r>
              <w:rPr>
                <w:lang w:val="vi-VN"/>
              </w:rPr>
              <w:t>=”Chờ</w:t>
            </w:r>
            <w:proofErr w:type="gramEnd"/>
            <w:r>
              <w:rPr>
                <w:lang w:val="vi-VN"/>
              </w:rPr>
              <w:t xml:space="preserve"> lái xe xác nhận”</w:t>
            </w:r>
          </w:p>
        </w:tc>
        <w:tc>
          <w:tcPr>
            <w:tcW w:w="731" w:type="pct"/>
          </w:tcPr>
          <w:p w14:paraId="0C0A8A85" w14:textId="41BCF222" w:rsidR="00311B77" w:rsidRDefault="00311B77" w:rsidP="00D2256A">
            <w:pPr>
              <w:rPr>
                <w:color w:val="000000"/>
                <w:szCs w:val="20"/>
                <w:lang w:val="vi-VN"/>
              </w:rPr>
            </w:pPr>
            <w:r>
              <w:rPr>
                <w:color w:val="000000"/>
                <w:szCs w:val="20"/>
                <w:lang w:val="vi-VN"/>
              </w:rPr>
              <w:t>X</w:t>
            </w:r>
          </w:p>
        </w:tc>
        <w:tc>
          <w:tcPr>
            <w:tcW w:w="914" w:type="pct"/>
          </w:tcPr>
          <w:p w14:paraId="0B70D0AF" w14:textId="08A1E1E4" w:rsidR="00311B77" w:rsidRPr="006C75F1" w:rsidRDefault="00311B77" w:rsidP="00D2256A">
            <w:pPr>
              <w:rPr>
                <w:color w:val="000000"/>
                <w:szCs w:val="20"/>
                <w:lang w:val="vi-VN"/>
              </w:rPr>
            </w:pPr>
            <w:r>
              <w:rPr>
                <w:color w:val="000000"/>
                <w:szCs w:val="20"/>
                <w:lang w:val="vi-VN"/>
              </w:rPr>
              <w:t>-</w:t>
            </w:r>
          </w:p>
        </w:tc>
        <w:tc>
          <w:tcPr>
            <w:tcW w:w="1090" w:type="pct"/>
          </w:tcPr>
          <w:p w14:paraId="02027E2E" w14:textId="45638BA5" w:rsidR="00311B77" w:rsidRDefault="00311B77" w:rsidP="00D2256A">
            <w:pPr>
              <w:rPr>
                <w:color w:val="000000"/>
                <w:szCs w:val="20"/>
                <w:lang w:val="vi-VN"/>
              </w:rPr>
            </w:pPr>
            <w:r>
              <w:rPr>
                <w:color w:val="000000"/>
                <w:szCs w:val="20"/>
                <w:lang w:val="vi-VN"/>
              </w:rPr>
              <w:t>-</w:t>
            </w:r>
          </w:p>
        </w:tc>
      </w:tr>
      <w:tr w:rsidR="00311B77" w:rsidRPr="00464885" w14:paraId="03D373F8" w14:textId="77777777" w:rsidTr="00311B77">
        <w:trPr>
          <w:trHeight w:val="253"/>
        </w:trPr>
        <w:tc>
          <w:tcPr>
            <w:tcW w:w="2265" w:type="pct"/>
          </w:tcPr>
          <w:p w14:paraId="587A1487" w14:textId="1139F893" w:rsidR="00311B77" w:rsidRDefault="00311B77" w:rsidP="00311B77">
            <w:pPr>
              <w:pStyle w:val="BulletList1"/>
              <w:rPr>
                <w:color w:val="000000"/>
                <w:szCs w:val="20"/>
              </w:rPr>
            </w:pPr>
            <w:proofErr w:type="spellStart"/>
            <w:r>
              <w:t>Hủy</w:t>
            </w:r>
            <w:proofErr w:type="spellEnd"/>
            <w:r>
              <w:t xml:space="preserve"> </w:t>
            </w:r>
            <w:proofErr w:type="spellStart"/>
            <w:r>
              <w:t>xác</w:t>
            </w:r>
            <w:proofErr w:type="spellEnd"/>
            <w:r>
              <w:t xml:space="preserve"> </w:t>
            </w:r>
            <w:proofErr w:type="spellStart"/>
            <w:r>
              <w:t>nhận</w:t>
            </w:r>
            <w:proofErr w:type="spellEnd"/>
            <w:r>
              <w:t xml:space="preserve"> chi </w:t>
            </w:r>
            <w:proofErr w:type="spellStart"/>
            <w:r>
              <w:t>tiết</w:t>
            </w:r>
            <w:proofErr w:type="spellEnd"/>
            <w:r>
              <w:t xml:space="preserve"> </w:t>
            </w:r>
            <w:proofErr w:type="spellStart"/>
            <w:r>
              <w:t>đơn</w:t>
            </w:r>
            <w:proofErr w:type="spellEnd"/>
            <w:r>
              <w:t xml:space="preserve"> </w:t>
            </w:r>
            <w:proofErr w:type="spellStart"/>
            <w:r>
              <w:t>xuất</w:t>
            </w:r>
            <w:proofErr w:type="spellEnd"/>
            <w:r>
              <w:t>/</w:t>
            </w:r>
            <w:proofErr w:type="spellStart"/>
            <w:r>
              <w:t>nhập</w:t>
            </w:r>
            <w:proofErr w:type="spellEnd"/>
            <w:r>
              <w:t xml:space="preserve"> </w:t>
            </w:r>
            <w:proofErr w:type="spellStart"/>
            <w:r>
              <w:t>kho</w:t>
            </w:r>
            <w:proofErr w:type="spellEnd"/>
            <w:r>
              <w:t xml:space="preserve"> </w:t>
            </w:r>
            <w:proofErr w:type="spellStart"/>
            <w:r>
              <w:t>mà</w:t>
            </w:r>
            <w:proofErr w:type="spellEnd"/>
            <w:r>
              <w:t xml:space="preserve"> </w:t>
            </w:r>
            <w:proofErr w:type="spellStart"/>
            <w:r>
              <w:t>họ</w:t>
            </w:r>
            <w:proofErr w:type="spellEnd"/>
            <w:r>
              <w:t xml:space="preserve"> </w:t>
            </w:r>
            <w:proofErr w:type="spellStart"/>
            <w:r>
              <w:t>phụ</w:t>
            </w:r>
            <w:proofErr w:type="spellEnd"/>
            <w:r>
              <w:t xml:space="preserve"> </w:t>
            </w:r>
            <w:proofErr w:type="spellStart"/>
            <w:r>
              <w:t>trách</w:t>
            </w:r>
            <w:proofErr w:type="spellEnd"/>
            <w:r>
              <w:t xml:space="preserve"> </w:t>
            </w:r>
            <w:proofErr w:type="spellStart"/>
            <w:r>
              <w:t>Và</w:t>
            </w:r>
            <w:proofErr w:type="spellEnd"/>
            <w:r>
              <w:t xml:space="preserve"> [</w:t>
            </w:r>
            <w:proofErr w:type="spellStart"/>
            <w:r>
              <w:t>Trạng</w:t>
            </w:r>
            <w:proofErr w:type="spellEnd"/>
            <w:r>
              <w:t xml:space="preserve"> </w:t>
            </w:r>
            <w:proofErr w:type="spellStart"/>
            <w:r>
              <w:t>thái</w:t>
            </w:r>
            <w:proofErr w:type="spellEnd"/>
            <w:r>
              <w:t>] &lt;</w:t>
            </w:r>
            <w:proofErr w:type="gramStart"/>
            <w:r>
              <w:t>&gt;”</w:t>
            </w:r>
            <w:proofErr w:type="spellStart"/>
            <w:r>
              <w:t>Chờ</w:t>
            </w:r>
            <w:proofErr w:type="spellEnd"/>
            <w:proofErr w:type="gramEnd"/>
            <w:r>
              <w:t xml:space="preserve"> </w:t>
            </w:r>
            <w:proofErr w:type="spellStart"/>
            <w:r>
              <w:t>lái</w:t>
            </w:r>
            <w:proofErr w:type="spellEnd"/>
            <w:r>
              <w:t xml:space="preserve"> </w:t>
            </w:r>
            <w:proofErr w:type="spellStart"/>
            <w:r>
              <w:t>xe</w:t>
            </w:r>
            <w:proofErr w:type="spellEnd"/>
            <w:r>
              <w:t xml:space="preserve"> </w:t>
            </w:r>
            <w:proofErr w:type="spellStart"/>
            <w:r>
              <w:t>xác</w:t>
            </w:r>
            <w:proofErr w:type="spellEnd"/>
            <w:r>
              <w:t xml:space="preserve"> </w:t>
            </w:r>
            <w:proofErr w:type="spellStart"/>
            <w:r>
              <w:t>nhận</w:t>
            </w:r>
            <w:proofErr w:type="spellEnd"/>
            <w:r>
              <w:t>”</w:t>
            </w:r>
          </w:p>
        </w:tc>
        <w:tc>
          <w:tcPr>
            <w:tcW w:w="731" w:type="pct"/>
          </w:tcPr>
          <w:p w14:paraId="5E725BE1" w14:textId="16F10C0A" w:rsidR="00311B77" w:rsidRPr="006C75F1" w:rsidRDefault="00311B77" w:rsidP="00D2256A">
            <w:pPr>
              <w:rPr>
                <w:color w:val="000000"/>
                <w:szCs w:val="20"/>
                <w:lang w:val="vi-VN"/>
              </w:rPr>
            </w:pPr>
            <w:r>
              <w:rPr>
                <w:color w:val="000000"/>
                <w:szCs w:val="20"/>
                <w:lang w:val="vi-VN"/>
              </w:rPr>
              <w:t>-</w:t>
            </w:r>
          </w:p>
        </w:tc>
        <w:tc>
          <w:tcPr>
            <w:tcW w:w="914" w:type="pct"/>
          </w:tcPr>
          <w:p w14:paraId="643BA299" w14:textId="38679FF8" w:rsidR="00311B77" w:rsidRPr="006C75F1" w:rsidRDefault="00311B77" w:rsidP="00D2256A">
            <w:pPr>
              <w:rPr>
                <w:color w:val="000000"/>
                <w:szCs w:val="20"/>
                <w:lang w:val="vi-VN"/>
              </w:rPr>
            </w:pPr>
            <w:r>
              <w:rPr>
                <w:color w:val="000000"/>
                <w:szCs w:val="20"/>
                <w:lang w:val="vi-VN"/>
              </w:rPr>
              <w:t>-</w:t>
            </w:r>
          </w:p>
        </w:tc>
        <w:tc>
          <w:tcPr>
            <w:tcW w:w="1090" w:type="pct"/>
          </w:tcPr>
          <w:p w14:paraId="5ED9BBF2" w14:textId="7A70B9BE" w:rsidR="00311B77" w:rsidRPr="006C75F1" w:rsidRDefault="00311B77" w:rsidP="00D2256A">
            <w:pPr>
              <w:rPr>
                <w:color w:val="000000"/>
                <w:szCs w:val="20"/>
                <w:lang w:val="vi-VN"/>
              </w:rPr>
            </w:pPr>
            <w:r>
              <w:rPr>
                <w:color w:val="000000"/>
                <w:szCs w:val="20"/>
                <w:lang w:val="vi-VN"/>
              </w:rPr>
              <w:t>-</w:t>
            </w:r>
          </w:p>
        </w:tc>
      </w:tr>
      <w:tr w:rsidR="00311B77" w:rsidRPr="00464885" w14:paraId="523BB5F9" w14:textId="77777777" w:rsidTr="00311B77">
        <w:trPr>
          <w:trHeight w:val="253"/>
        </w:trPr>
        <w:tc>
          <w:tcPr>
            <w:tcW w:w="2265" w:type="pct"/>
          </w:tcPr>
          <w:p w14:paraId="35255956" w14:textId="777E6088" w:rsidR="00311B77" w:rsidRPr="007E5BBD" w:rsidRDefault="00311B77" w:rsidP="00D2256A">
            <w:pPr>
              <w:rPr>
                <w:color w:val="000000"/>
                <w:szCs w:val="20"/>
                <w:lang w:val="vi-VN"/>
              </w:rPr>
            </w:pPr>
            <w:r>
              <w:rPr>
                <w:color w:val="000000"/>
                <w:szCs w:val="20"/>
              </w:rPr>
              <w:t>Xem</w:t>
            </w:r>
            <w:r>
              <w:rPr>
                <w:color w:val="000000"/>
                <w:szCs w:val="20"/>
                <w:lang w:val="vi-VN"/>
              </w:rPr>
              <w:t xml:space="preserve"> chi tiết đơn xuất/nhập </w:t>
            </w:r>
          </w:p>
        </w:tc>
        <w:tc>
          <w:tcPr>
            <w:tcW w:w="731" w:type="pct"/>
          </w:tcPr>
          <w:p w14:paraId="74E111EE" w14:textId="77777777" w:rsidR="00311B77" w:rsidRDefault="00311B77" w:rsidP="00D2256A">
            <w:pPr>
              <w:rPr>
                <w:color w:val="000000"/>
                <w:szCs w:val="20"/>
              </w:rPr>
            </w:pPr>
          </w:p>
        </w:tc>
        <w:tc>
          <w:tcPr>
            <w:tcW w:w="914" w:type="pct"/>
          </w:tcPr>
          <w:p w14:paraId="7979C18E" w14:textId="77777777" w:rsidR="00311B77" w:rsidRDefault="00311B77" w:rsidP="00D2256A">
            <w:pPr>
              <w:rPr>
                <w:color w:val="000000"/>
                <w:szCs w:val="20"/>
              </w:rPr>
            </w:pPr>
          </w:p>
        </w:tc>
        <w:tc>
          <w:tcPr>
            <w:tcW w:w="1090" w:type="pct"/>
          </w:tcPr>
          <w:p w14:paraId="4F036C95" w14:textId="77777777" w:rsidR="00311B77" w:rsidRDefault="00311B77" w:rsidP="00D2256A">
            <w:pPr>
              <w:rPr>
                <w:color w:val="000000"/>
                <w:szCs w:val="20"/>
              </w:rPr>
            </w:pPr>
          </w:p>
        </w:tc>
      </w:tr>
      <w:tr w:rsidR="00311B77" w:rsidRPr="00464885" w14:paraId="35FA535F" w14:textId="77777777" w:rsidTr="00311B77">
        <w:trPr>
          <w:trHeight w:val="253"/>
        </w:trPr>
        <w:tc>
          <w:tcPr>
            <w:tcW w:w="2265" w:type="pct"/>
          </w:tcPr>
          <w:p w14:paraId="4B06F69F" w14:textId="22C057C9" w:rsidR="00311B77" w:rsidRPr="006C75F1" w:rsidRDefault="00311B77" w:rsidP="00311B77">
            <w:pPr>
              <w:pStyle w:val="BulletList1"/>
            </w:pPr>
            <w:r>
              <w:t xml:space="preserve">Xem chi </w:t>
            </w:r>
            <w:proofErr w:type="spellStart"/>
            <w:r>
              <w:t>tiết</w:t>
            </w:r>
            <w:proofErr w:type="spellEnd"/>
            <w:r>
              <w:t xml:space="preserve"> “chi </w:t>
            </w:r>
            <w:proofErr w:type="spellStart"/>
            <w:r>
              <w:t>tiết</w:t>
            </w:r>
            <w:proofErr w:type="spellEnd"/>
            <w:r>
              <w:t xml:space="preserve"> </w:t>
            </w:r>
            <w:proofErr w:type="spellStart"/>
            <w:r>
              <w:t>đơn</w:t>
            </w:r>
            <w:proofErr w:type="spellEnd"/>
            <w:r>
              <w:t xml:space="preserve"> </w:t>
            </w:r>
            <w:proofErr w:type="spellStart"/>
            <w:r>
              <w:t>xuất</w:t>
            </w:r>
            <w:proofErr w:type="spellEnd"/>
            <w:r>
              <w:t>/</w:t>
            </w:r>
            <w:proofErr w:type="spellStart"/>
            <w:r>
              <w:t>nhập</w:t>
            </w:r>
            <w:proofErr w:type="spellEnd"/>
            <w:r>
              <w:t xml:space="preserve"> </w:t>
            </w:r>
            <w:proofErr w:type="spellStart"/>
            <w:r>
              <w:t>kho</w:t>
            </w:r>
            <w:proofErr w:type="spellEnd"/>
            <w:r>
              <w:t xml:space="preserve">” </w:t>
            </w:r>
            <w:proofErr w:type="spellStart"/>
            <w:r>
              <w:t>mà</w:t>
            </w:r>
            <w:proofErr w:type="spellEnd"/>
            <w:r>
              <w:t xml:space="preserve"> </w:t>
            </w:r>
            <w:proofErr w:type="spellStart"/>
            <w:r>
              <w:t>họ</w:t>
            </w:r>
            <w:proofErr w:type="spellEnd"/>
            <w:r>
              <w:t xml:space="preserve"> </w:t>
            </w:r>
            <w:proofErr w:type="spellStart"/>
            <w:r>
              <w:t>vận</w:t>
            </w:r>
            <w:proofErr w:type="spellEnd"/>
            <w:r>
              <w:t xml:space="preserve"> </w:t>
            </w:r>
            <w:proofErr w:type="spellStart"/>
            <w:r>
              <w:t>chuyển</w:t>
            </w:r>
            <w:proofErr w:type="spellEnd"/>
          </w:p>
        </w:tc>
        <w:tc>
          <w:tcPr>
            <w:tcW w:w="731" w:type="pct"/>
          </w:tcPr>
          <w:p w14:paraId="65301CD5" w14:textId="47F49069" w:rsidR="00311B77" w:rsidRPr="006C75F1" w:rsidRDefault="00311B77" w:rsidP="00D2256A">
            <w:pPr>
              <w:rPr>
                <w:color w:val="000000"/>
                <w:szCs w:val="20"/>
                <w:lang w:val="vi-VN"/>
              </w:rPr>
            </w:pPr>
            <w:r>
              <w:rPr>
                <w:color w:val="000000"/>
                <w:szCs w:val="20"/>
                <w:lang w:val="vi-VN"/>
              </w:rPr>
              <w:t>-</w:t>
            </w:r>
          </w:p>
        </w:tc>
        <w:tc>
          <w:tcPr>
            <w:tcW w:w="914" w:type="pct"/>
          </w:tcPr>
          <w:p w14:paraId="01CF06E0" w14:textId="68159591" w:rsidR="00311B77" w:rsidRDefault="00311B77" w:rsidP="00D2256A">
            <w:pPr>
              <w:rPr>
                <w:color w:val="000000"/>
                <w:szCs w:val="20"/>
              </w:rPr>
            </w:pPr>
            <w:r>
              <w:rPr>
                <w:color w:val="000000"/>
                <w:szCs w:val="20"/>
              </w:rPr>
              <w:t>X</w:t>
            </w:r>
          </w:p>
        </w:tc>
        <w:tc>
          <w:tcPr>
            <w:tcW w:w="1090" w:type="pct"/>
          </w:tcPr>
          <w:p w14:paraId="7E477DA3" w14:textId="1F17D656" w:rsidR="00311B77" w:rsidRPr="006C75F1" w:rsidRDefault="00311B77" w:rsidP="00D2256A">
            <w:pPr>
              <w:rPr>
                <w:color w:val="000000"/>
                <w:szCs w:val="20"/>
                <w:lang w:val="vi-VN"/>
              </w:rPr>
            </w:pPr>
            <w:r>
              <w:rPr>
                <w:color w:val="000000"/>
                <w:szCs w:val="20"/>
                <w:lang w:val="vi-VN"/>
              </w:rPr>
              <w:t>-</w:t>
            </w:r>
          </w:p>
        </w:tc>
      </w:tr>
      <w:tr w:rsidR="00311B77" w:rsidRPr="00464885" w14:paraId="5953CF1D" w14:textId="77777777" w:rsidTr="00311B77">
        <w:trPr>
          <w:trHeight w:val="253"/>
        </w:trPr>
        <w:tc>
          <w:tcPr>
            <w:tcW w:w="2265" w:type="pct"/>
          </w:tcPr>
          <w:p w14:paraId="7D467FE1" w14:textId="29A6B389" w:rsidR="00311B77" w:rsidRPr="006C75F1" w:rsidRDefault="00311B77" w:rsidP="00D2256A">
            <w:pPr>
              <w:rPr>
                <w:color w:val="000000"/>
                <w:szCs w:val="20"/>
                <w:lang w:val="vi-VN"/>
              </w:rPr>
            </w:pPr>
            <w:r>
              <w:rPr>
                <w:color w:val="000000"/>
                <w:szCs w:val="20"/>
              </w:rPr>
              <w:t>Xem</w:t>
            </w:r>
            <w:r>
              <w:rPr>
                <w:color w:val="000000"/>
                <w:szCs w:val="20"/>
                <w:lang w:val="vi-VN"/>
              </w:rPr>
              <w:t xml:space="preserve"> danh sách</w:t>
            </w:r>
          </w:p>
        </w:tc>
        <w:tc>
          <w:tcPr>
            <w:tcW w:w="731" w:type="pct"/>
          </w:tcPr>
          <w:p w14:paraId="14A4D121" w14:textId="77777777" w:rsidR="00311B77" w:rsidRDefault="00311B77" w:rsidP="00D2256A">
            <w:pPr>
              <w:rPr>
                <w:color w:val="000000"/>
                <w:szCs w:val="20"/>
                <w:lang w:val="vi-VN"/>
              </w:rPr>
            </w:pPr>
          </w:p>
        </w:tc>
        <w:tc>
          <w:tcPr>
            <w:tcW w:w="914" w:type="pct"/>
          </w:tcPr>
          <w:p w14:paraId="11F7922B" w14:textId="77777777" w:rsidR="00311B77" w:rsidRDefault="00311B77" w:rsidP="00D2256A">
            <w:pPr>
              <w:rPr>
                <w:color w:val="000000"/>
                <w:szCs w:val="20"/>
              </w:rPr>
            </w:pPr>
          </w:p>
        </w:tc>
        <w:tc>
          <w:tcPr>
            <w:tcW w:w="1090" w:type="pct"/>
          </w:tcPr>
          <w:p w14:paraId="61AF316B" w14:textId="77777777" w:rsidR="00311B77" w:rsidRDefault="00311B77" w:rsidP="00D2256A">
            <w:pPr>
              <w:rPr>
                <w:color w:val="000000"/>
                <w:szCs w:val="20"/>
                <w:lang w:val="vi-VN"/>
              </w:rPr>
            </w:pPr>
          </w:p>
        </w:tc>
      </w:tr>
      <w:tr w:rsidR="00311B77" w:rsidRPr="00464885" w14:paraId="2D3E9F5D" w14:textId="77777777" w:rsidTr="00311B77">
        <w:trPr>
          <w:trHeight w:val="253"/>
        </w:trPr>
        <w:tc>
          <w:tcPr>
            <w:tcW w:w="2265" w:type="pct"/>
          </w:tcPr>
          <w:p w14:paraId="57C10286" w14:textId="4898BBDE" w:rsidR="00311B77" w:rsidRPr="007E5BBD" w:rsidRDefault="00311B77" w:rsidP="00311B77">
            <w:pPr>
              <w:pStyle w:val="BulletList1"/>
            </w:pPr>
            <w:r>
              <w:t xml:space="preserve">Xem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chi </w:t>
            </w:r>
            <w:proofErr w:type="spellStart"/>
            <w:r>
              <w:t>tiết</w:t>
            </w:r>
            <w:proofErr w:type="spellEnd"/>
            <w:r>
              <w:t xml:space="preserve"> </w:t>
            </w:r>
            <w:proofErr w:type="spellStart"/>
            <w:r>
              <w:t>đơn</w:t>
            </w:r>
            <w:proofErr w:type="spellEnd"/>
            <w:r>
              <w:t xml:space="preserve"> </w:t>
            </w:r>
            <w:proofErr w:type="spellStart"/>
            <w:r>
              <w:t>xuất</w:t>
            </w:r>
            <w:proofErr w:type="spellEnd"/>
            <w:r>
              <w:t>/</w:t>
            </w:r>
            <w:proofErr w:type="spellStart"/>
            <w:r>
              <w:t>nhập</w:t>
            </w:r>
            <w:proofErr w:type="spellEnd"/>
            <w:r>
              <w:t xml:space="preserve"> </w:t>
            </w:r>
            <w:proofErr w:type="spellStart"/>
            <w:r>
              <w:t>kho</w:t>
            </w:r>
            <w:proofErr w:type="spellEnd"/>
            <w:r>
              <w:t xml:space="preserve"> </w:t>
            </w:r>
            <w:proofErr w:type="spellStart"/>
            <w:r>
              <w:t>mà</w:t>
            </w:r>
            <w:proofErr w:type="spellEnd"/>
            <w:r>
              <w:t xml:space="preserve"> </w:t>
            </w:r>
            <w:proofErr w:type="spellStart"/>
            <w:r>
              <w:t>họ</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Và</w:t>
            </w:r>
            <w:proofErr w:type="spellEnd"/>
            <w:r>
              <w:t xml:space="preserve"> </w:t>
            </w:r>
            <w:proofErr w:type="spellStart"/>
            <w:r>
              <w:t>có</w:t>
            </w:r>
            <w:proofErr w:type="spellEnd"/>
            <w:r>
              <w:t xml:space="preserve"> [</w:t>
            </w:r>
            <w:proofErr w:type="spellStart"/>
            <w:r>
              <w:t>Trạng</w:t>
            </w:r>
            <w:proofErr w:type="spellEnd"/>
            <w:r>
              <w:t xml:space="preserve"> </w:t>
            </w:r>
            <w:proofErr w:type="spellStart"/>
            <w:r>
              <w:t>thái</w:t>
            </w:r>
            <w:proofErr w:type="spellEnd"/>
            <w:r>
              <w:t>] = “</w:t>
            </w:r>
            <w:proofErr w:type="spellStart"/>
            <w:r>
              <w:t>Chờ</w:t>
            </w:r>
            <w:proofErr w:type="spellEnd"/>
            <w:r>
              <w:t xml:space="preserve"> </w:t>
            </w:r>
            <w:proofErr w:type="spellStart"/>
            <w:r>
              <w:t>lái</w:t>
            </w:r>
            <w:proofErr w:type="spellEnd"/>
            <w:r>
              <w:t xml:space="preserve"> </w:t>
            </w:r>
            <w:proofErr w:type="spellStart"/>
            <w:r>
              <w:t>xe</w:t>
            </w:r>
            <w:proofErr w:type="spellEnd"/>
            <w:r>
              <w:t xml:space="preserve"> </w:t>
            </w:r>
            <w:proofErr w:type="spellStart"/>
            <w:r>
              <w:t>xác</w:t>
            </w:r>
            <w:proofErr w:type="spellEnd"/>
            <w:r>
              <w:t xml:space="preserve"> </w:t>
            </w:r>
            <w:proofErr w:type="spellStart"/>
            <w:r>
              <w:t>nhận</w:t>
            </w:r>
            <w:proofErr w:type="spellEnd"/>
            <w:r>
              <w:t>”</w:t>
            </w:r>
            <w:r>
              <w:rPr>
                <w:lang w:val="vi-VN"/>
              </w:rPr>
              <w:t xml:space="preserve"> OR “Đã xác nhận bởi lái xe” OR “Đã từ chối bởi lái xe”</w:t>
            </w:r>
          </w:p>
        </w:tc>
        <w:tc>
          <w:tcPr>
            <w:tcW w:w="731" w:type="pct"/>
          </w:tcPr>
          <w:p w14:paraId="228AAC31" w14:textId="118A9DC4" w:rsidR="00311B77" w:rsidRPr="006C75F1" w:rsidRDefault="00311B77" w:rsidP="00D2256A">
            <w:pPr>
              <w:rPr>
                <w:color w:val="000000"/>
                <w:szCs w:val="20"/>
                <w:lang w:val="vi-VN"/>
              </w:rPr>
            </w:pPr>
            <w:r>
              <w:rPr>
                <w:color w:val="000000"/>
                <w:szCs w:val="20"/>
                <w:lang w:val="vi-VN"/>
              </w:rPr>
              <w:t>-</w:t>
            </w:r>
          </w:p>
        </w:tc>
        <w:tc>
          <w:tcPr>
            <w:tcW w:w="914" w:type="pct"/>
          </w:tcPr>
          <w:p w14:paraId="3CFCA1A7" w14:textId="10DDD6EB" w:rsidR="00311B77" w:rsidRDefault="00311B77" w:rsidP="00D2256A">
            <w:pPr>
              <w:rPr>
                <w:color w:val="000000"/>
                <w:szCs w:val="20"/>
              </w:rPr>
            </w:pPr>
            <w:r>
              <w:rPr>
                <w:color w:val="000000"/>
                <w:szCs w:val="20"/>
              </w:rPr>
              <w:t>X</w:t>
            </w:r>
          </w:p>
        </w:tc>
        <w:tc>
          <w:tcPr>
            <w:tcW w:w="1090" w:type="pct"/>
          </w:tcPr>
          <w:p w14:paraId="42D252F1" w14:textId="298AB057" w:rsidR="00311B77" w:rsidRPr="006C75F1" w:rsidRDefault="00311B77" w:rsidP="00D2256A">
            <w:pPr>
              <w:rPr>
                <w:color w:val="000000"/>
                <w:szCs w:val="20"/>
                <w:lang w:val="vi-VN"/>
              </w:rPr>
            </w:pPr>
            <w:r>
              <w:rPr>
                <w:color w:val="000000"/>
                <w:szCs w:val="20"/>
                <w:lang w:val="vi-VN"/>
              </w:rPr>
              <w:t>-</w:t>
            </w:r>
          </w:p>
        </w:tc>
      </w:tr>
      <w:tr w:rsidR="00311B77" w:rsidRPr="00464885" w14:paraId="4AE3C423" w14:textId="77777777" w:rsidTr="00311B77">
        <w:trPr>
          <w:trHeight w:val="253"/>
        </w:trPr>
        <w:tc>
          <w:tcPr>
            <w:tcW w:w="2265" w:type="pct"/>
          </w:tcPr>
          <w:p w14:paraId="0313B171" w14:textId="6DA87574" w:rsidR="00311B77" w:rsidRPr="006C75F1" w:rsidRDefault="00311B77" w:rsidP="00D2256A">
            <w:pPr>
              <w:rPr>
                <w:color w:val="000000"/>
                <w:szCs w:val="20"/>
                <w:lang w:val="vi-VN"/>
              </w:rPr>
            </w:pPr>
            <w:proofErr w:type="spellStart"/>
            <w:r>
              <w:rPr>
                <w:color w:val="000000"/>
                <w:szCs w:val="20"/>
              </w:rPr>
              <w:t>Xuất</w:t>
            </w:r>
            <w:proofErr w:type="spellEnd"/>
            <w:r>
              <w:rPr>
                <w:color w:val="000000"/>
                <w:szCs w:val="20"/>
                <w:lang w:val="vi-VN"/>
              </w:rPr>
              <w:t xml:space="preserve"> thông tin</w:t>
            </w:r>
          </w:p>
        </w:tc>
        <w:tc>
          <w:tcPr>
            <w:tcW w:w="731" w:type="pct"/>
          </w:tcPr>
          <w:p w14:paraId="258AF6CC" w14:textId="77777777" w:rsidR="00311B77" w:rsidRDefault="00311B77" w:rsidP="00D2256A">
            <w:pPr>
              <w:rPr>
                <w:color w:val="000000"/>
                <w:szCs w:val="20"/>
                <w:lang w:val="vi-VN"/>
              </w:rPr>
            </w:pPr>
          </w:p>
        </w:tc>
        <w:tc>
          <w:tcPr>
            <w:tcW w:w="914" w:type="pct"/>
          </w:tcPr>
          <w:p w14:paraId="5F2AB32C" w14:textId="77777777" w:rsidR="00311B77" w:rsidRDefault="00311B77" w:rsidP="00D2256A">
            <w:pPr>
              <w:rPr>
                <w:color w:val="000000"/>
                <w:szCs w:val="20"/>
              </w:rPr>
            </w:pPr>
          </w:p>
        </w:tc>
        <w:tc>
          <w:tcPr>
            <w:tcW w:w="1090" w:type="pct"/>
          </w:tcPr>
          <w:p w14:paraId="04287F45" w14:textId="77777777" w:rsidR="00311B77" w:rsidRDefault="00311B77" w:rsidP="00D2256A">
            <w:pPr>
              <w:rPr>
                <w:color w:val="000000"/>
                <w:szCs w:val="20"/>
                <w:lang w:val="vi-VN"/>
              </w:rPr>
            </w:pPr>
          </w:p>
        </w:tc>
      </w:tr>
      <w:tr w:rsidR="00311B77" w:rsidRPr="00464885" w14:paraId="0D30AF6B" w14:textId="77777777" w:rsidTr="00311B77">
        <w:trPr>
          <w:trHeight w:val="253"/>
        </w:trPr>
        <w:tc>
          <w:tcPr>
            <w:tcW w:w="2265" w:type="pct"/>
          </w:tcPr>
          <w:p w14:paraId="0FE69865" w14:textId="0391831C" w:rsidR="00311B77" w:rsidRDefault="00311B77" w:rsidP="00D2256A">
            <w:pPr>
              <w:rPr>
                <w:color w:val="000000"/>
                <w:szCs w:val="20"/>
              </w:rPr>
            </w:pPr>
            <w:proofErr w:type="spellStart"/>
            <w:r>
              <w:rPr>
                <w:color w:val="000000"/>
                <w:szCs w:val="20"/>
              </w:rPr>
              <w:lastRenderedPageBreak/>
              <w:t>Xuất</w:t>
            </w:r>
            <w:proofErr w:type="spellEnd"/>
            <w:r>
              <w:rPr>
                <w:color w:val="000000"/>
                <w:szCs w:val="20"/>
                <w:lang w:val="vi-VN"/>
              </w:rPr>
              <w:t xml:space="preserve"> thông tin ở màn hình xem chi tiết của “Chi tiết đơn xuất/nhập kho” mà mình vận chuyển Và có [Trạng thái] = “Đã lưu nháp”</w:t>
            </w:r>
          </w:p>
        </w:tc>
        <w:tc>
          <w:tcPr>
            <w:tcW w:w="731" w:type="pct"/>
          </w:tcPr>
          <w:p w14:paraId="1C711942" w14:textId="005F857E" w:rsidR="00311B77" w:rsidRDefault="00311B77" w:rsidP="00D2256A">
            <w:pPr>
              <w:rPr>
                <w:color w:val="000000"/>
                <w:szCs w:val="20"/>
                <w:lang w:val="vi-VN"/>
              </w:rPr>
            </w:pPr>
            <w:r>
              <w:rPr>
                <w:color w:val="000000"/>
                <w:szCs w:val="20"/>
                <w:lang w:val="vi-VN"/>
              </w:rPr>
              <w:t>-</w:t>
            </w:r>
          </w:p>
        </w:tc>
        <w:tc>
          <w:tcPr>
            <w:tcW w:w="914" w:type="pct"/>
          </w:tcPr>
          <w:p w14:paraId="39E2C627" w14:textId="7B6B613A" w:rsidR="00311B77" w:rsidRPr="00311B77" w:rsidRDefault="00311B77" w:rsidP="00D2256A">
            <w:pPr>
              <w:rPr>
                <w:color w:val="000000"/>
                <w:szCs w:val="20"/>
                <w:lang w:val="vi-VN"/>
              </w:rPr>
            </w:pPr>
            <w:r>
              <w:rPr>
                <w:color w:val="000000"/>
                <w:szCs w:val="20"/>
                <w:lang w:val="vi-VN"/>
              </w:rPr>
              <w:t>-</w:t>
            </w:r>
          </w:p>
        </w:tc>
        <w:tc>
          <w:tcPr>
            <w:tcW w:w="1090" w:type="pct"/>
          </w:tcPr>
          <w:p w14:paraId="4BD8A374" w14:textId="617DE8CD" w:rsidR="00311B77" w:rsidRDefault="00311B77" w:rsidP="00D2256A">
            <w:pPr>
              <w:rPr>
                <w:color w:val="000000"/>
                <w:szCs w:val="20"/>
                <w:lang w:val="vi-VN"/>
              </w:rPr>
            </w:pPr>
            <w:r>
              <w:rPr>
                <w:color w:val="000000"/>
                <w:szCs w:val="20"/>
                <w:lang w:val="vi-VN"/>
              </w:rPr>
              <w:t>-</w:t>
            </w:r>
          </w:p>
        </w:tc>
      </w:tr>
      <w:tr w:rsidR="00311B77" w:rsidRPr="00464885" w14:paraId="1EE1A06D" w14:textId="77777777" w:rsidTr="00311B77">
        <w:trPr>
          <w:trHeight w:val="253"/>
        </w:trPr>
        <w:tc>
          <w:tcPr>
            <w:tcW w:w="2265" w:type="pct"/>
            <w:tcBorders>
              <w:bottom w:val="single" w:sz="8" w:space="0" w:color="BFBFBF" w:themeColor="background1" w:themeShade="BF"/>
            </w:tcBorders>
          </w:tcPr>
          <w:p w14:paraId="6F03DB9B" w14:textId="2D595681" w:rsidR="00311B77" w:rsidRPr="006C75F1" w:rsidRDefault="00311B77" w:rsidP="00D2256A">
            <w:pPr>
              <w:rPr>
                <w:color w:val="000000"/>
                <w:szCs w:val="20"/>
                <w:lang w:val="vi-VN"/>
              </w:rPr>
            </w:pPr>
            <w:proofErr w:type="spellStart"/>
            <w:r>
              <w:rPr>
                <w:color w:val="000000"/>
                <w:szCs w:val="20"/>
              </w:rPr>
              <w:t>Xuất</w:t>
            </w:r>
            <w:proofErr w:type="spellEnd"/>
            <w:r>
              <w:rPr>
                <w:color w:val="000000"/>
                <w:szCs w:val="20"/>
                <w:lang w:val="vi-VN"/>
              </w:rPr>
              <w:t xml:space="preserve"> thông tin ở màn hình xem chi tiết của “Chi tiết đơn xuất/nhập kho” mà mình vận chuyển Và có [Trạng thái] = “Chờ lái xe xác nhận” OR “Đã từ chối bởi lái xe” OR “Đã xác nhận bởi lái xe”</w:t>
            </w:r>
          </w:p>
        </w:tc>
        <w:tc>
          <w:tcPr>
            <w:tcW w:w="731" w:type="pct"/>
            <w:tcBorders>
              <w:bottom w:val="single" w:sz="8" w:space="0" w:color="BFBFBF" w:themeColor="background1" w:themeShade="BF"/>
            </w:tcBorders>
          </w:tcPr>
          <w:p w14:paraId="020CB67C" w14:textId="575857CC" w:rsidR="00311B77" w:rsidRDefault="00311B77" w:rsidP="00D2256A">
            <w:pPr>
              <w:rPr>
                <w:color w:val="000000"/>
                <w:szCs w:val="20"/>
                <w:lang w:val="vi-VN"/>
              </w:rPr>
            </w:pPr>
            <w:r>
              <w:rPr>
                <w:color w:val="000000"/>
                <w:szCs w:val="20"/>
                <w:lang w:val="vi-VN"/>
              </w:rPr>
              <w:t>-</w:t>
            </w:r>
          </w:p>
        </w:tc>
        <w:tc>
          <w:tcPr>
            <w:tcW w:w="914" w:type="pct"/>
            <w:tcBorders>
              <w:bottom w:val="single" w:sz="8" w:space="0" w:color="BFBFBF" w:themeColor="background1" w:themeShade="BF"/>
            </w:tcBorders>
          </w:tcPr>
          <w:p w14:paraId="3CC15930" w14:textId="100492B2" w:rsidR="00311B77" w:rsidRDefault="00311B77" w:rsidP="00D2256A">
            <w:pPr>
              <w:rPr>
                <w:color w:val="000000"/>
                <w:szCs w:val="20"/>
              </w:rPr>
            </w:pPr>
            <w:r>
              <w:rPr>
                <w:color w:val="000000"/>
                <w:szCs w:val="20"/>
              </w:rPr>
              <w:t>X</w:t>
            </w:r>
          </w:p>
        </w:tc>
        <w:tc>
          <w:tcPr>
            <w:tcW w:w="1090" w:type="pct"/>
            <w:tcBorders>
              <w:bottom w:val="single" w:sz="8" w:space="0" w:color="BFBFBF" w:themeColor="background1" w:themeShade="BF"/>
            </w:tcBorders>
          </w:tcPr>
          <w:p w14:paraId="60874B5F" w14:textId="128115D9" w:rsidR="00311B77" w:rsidRDefault="00311B77" w:rsidP="00D2256A">
            <w:pPr>
              <w:rPr>
                <w:color w:val="000000"/>
                <w:szCs w:val="20"/>
                <w:lang w:val="vi-VN"/>
              </w:rPr>
            </w:pPr>
            <w:r>
              <w:rPr>
                <w:color w:val="000000"/>
                <w:szCs w:val="20"/>
                <w:lang w:val="vi-VN"/>
              </w:rPr>
              <w:t>-</w:t>
            </w:r>
          </w:p>
        </w:tc>
      </w:tr>
      <w:tr w:rsidR="00311B77" w:rsidRPr="00464885" w14:paraId="04189BCC" w14:textId="77777777" w:rsidTr="00311B77">
        <w:trPr>
          <w:trHeight w:val="253"/>
        </w:trPr>
        <w:tc>
          <w:tcPr>
            <w:tcW w:w="5000" w:type="pct"/>
            <w:gridSpan w:val="4"/>
          </w:tcPr>
          <w:p w14:paraId="2E57E6EC" w14:textId="27EF18EE" w:rsidR="00311B77" w:rsidRPr="00326ADD" w:rsidRDefault="00326ADD" w:rsidP="00D2256A">
            <w:pPr>
              <w:rPr>
                <w:b/>
                <w:bCs/>
                <w:color w:val="000000"/>
                <w:szCs w:val="20"/>
                <w:lang w:val="vi-VN"/>
              </w:rPr>
            </w:pPr>
            <w:r w:rsidRPr="00326ADD">
              <w:rPr>
                <w:b/>
                <w:bCs/>
                <w:color w:val="000000"/>
                <w:szCs w:val="20"/>
                <w:lang w:val="vi-VN"/>
              </w:rPr>
              <w:t>Đơn yêu cầu vận chuyển</w:t>
            </w:r>
          </w:p>
        </w:tc>
      </w:tr>
      <w:tr w:rsidR="00311B77" w:rsidRPr="00464885" w14:paraId="1B2BE1CD" w14:textId="77777777" w:rsidTr="00311B77">
        <w:trPr>
          <w:trHeight w:val="253"/>
        </w:trPr>
        <w:tc>
          <w:tcPr>
            <w:tcW w:w="2265" w:type="pct"/>
          </w:tcPr>
          <w:p w14:paraId="3F1D8959" w14:textId="39A25D97" w:rsidR="00311B77" w:rsidRPr="00326ADD" w:rsidRDefault="00326ADD" w:rsidP="00326ADD">
            <w:pPr>
              <w:tabs>
                <w:tab w:val="left" w:pos="1141"/>
              </w:tabs>
              <w:rPr>
                <w:color w:val="000000"/>
                <w:szCs w:val="20"/>
                <w:lang w:val="vi-VN"/>
              </w:rPr>
            </w:pPr>
            <w:r>
              <w:rPr>
                <w:color w:val="000000"/>
                <w:szCs w:val="20"/>
              </w:rPr>
              <w:t>Xem</w:t>
            </w:r>
            <w:r>
              <w:rPr>
                <w:color w:val="000000"/>
                <w:szCs w:val="20"/>
                <w:lang w:val="vi-VN"/>
              </w:rPr>
              <w:t xml:space="preserve"> danh sách đơn yêu cầu vận chuyển</w:t>
            </w:r>
          </w:p>
        </w:tc>
        <w:tc>
          <w:tcPr>
            <w:tcW w:w="731" w:type="pct"/>
          </w:tcPr>
          <w:p w14:paraId="6B2AE390" w14:textId="77777777" w:rsidR="00311B77" w:rsidRDefault="00311B77" w:rsidP="00D2256A">
            <w:pPr>
              <w:rPr>
                <w:color w:val="000000"/>
                <w:szCs w:val="20"/>
                <w:lang w:val="vi-VN"/>
              </w:rPr>
            </w:pPr>
          </w:p>
        </w:tc>
        <w:tc>
          <w:tcPr>
            <w:tcW w:w="914" w:type="pct"/>
          </w:tcPr>
          <w:p w14:paraId="6768E90C" w14:textId="77777777" w:rsidR="00311B77" w:rsidRDefault="00311B77" w:rsidP="00D2256A">
            <w:pPr>
              <w:rPr>
                <w:color w:val="000000"/>
                <w:szCs w:val="20"/>
              </w:rPr>
            </w:pPr>
          </w:p>
        </w:tc>
        <w:tc>
          <w:tcPr>
            <w:tcW w:w="1090" w:type="pct"/>
          </w:tcPr>
          <w:p w14:paraId="3EC15431" w14:textId="77777777" w:rsidR="00311B77" w:rsidRDefault="00311B77" w:rsidP="00D2256A">
            <w:pPr>
              <w:rPr>
                <w:color w:val="000000"/>
                <w:szCs w:val="20"/>
                <w:lang w:val="vi-VN"/>
              </w:rPr>
            </w:pPr>
          </w:p>
        </w:tc>
      </w:tr>
      <w:tr w:rsidR="00311B77" w:rsidRPr="00464885" w14:paraId="3DA11F71" w14:textId="77777777" w:rsidTr="00311B77">
        <w:trPr>
          <w:trHeight w:val="253"/>
        </w:trPr>
        <w:tc>
          <w:tcPr>
            <w:tcW w:w="2265" w:type="pct"/>
          </w:tcPr>
          <w:p w14:paraId="7D8223ED" w14:textId="03F56B80" w:rsidR="00311B77" w:rsidRPr="00326ADD" w:rsidRDefault="00326ADD" w:rsidP="00326ADD">
            <w:pPr>
              <w:pStyle w:val="BulletList1"/>
            </w:pPr>
            <w:r>
              <w:t xml:space="preserve">Xem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mà</w:t>
            </w:r>
            <w:proofErr w:type="spellEnd"/>
            <w:r>
              <w:t xml:space="preserve"> </w:t>
            </w:r>
            <w:proofErr w:type="spellStart"/>
            <w:r>
              <w:t>mình</w:t>
            </w:r>
            <w:proofErr w:type="spellEnd"/>
            <w:r>
              <w:t xml:space="preserve"> </w:t>
            </w:r>
            <w:proofErr w:type="spellStart"/>
            <w:r>
              <w:t>phụ</w:t>
            </w:r>
            <w:proofErr w:type="spellEnd"/>
            <w:r>
              <w:rPr>
                <w:lang w:val="vi-VN"/>
              </w:rPr>
              <w:t xml:space="preserve"> trách</w:t>
            </w:r>
          </w:p>
        </w:tc>
        <w:tc>
          <w:tcPr>
            <w:tcW w:w="731" w:type="pct"/>
          </w:tcPr>
          <w:p w14:paraId="04A92C9E" w14:textId="1870062D" w:rsidR="00311B77" w:rsidRDefault="00326ADD" w:rsidP="00D2256A">
            <w:pPr>
              <w:rPr>
                <w:color w:val="000000"/>
                <w:szCs w:val="20"/>
                <w:lang w:val="vi-VN"/>
              </w:rPr>
            </w:pPr>
            <w:r>
              <w:rPr>
                <w:color w:val="000000"/>
                <w:szCs w:val="20"/>
                <w:lang w:val="vi-VN"/>
              </w:rPr>
              <w:t>X</w:t>
            </w:r>
          </w:p>
        </w:tc>
        <w:tc>
          <w:tcPr>
            <w:tcW w:w="914" w:type="pct"/>
          </w:tcPr>
          <w:p w14:paraId="69216411" w14:textId="73101E66" w:rsidR="00311B77" w:rsidRPr="00326ADD" w:rsidRDefault="00326ADD" w:rsidP="00D2256A">
            <w:pPr>
              <w:rPr>
                <w:color w:val="000000"/>
                <w:szCs w:val="20"/>
                <w:lang w:val="vi-VN"/>
              </w:rPr>
            </w:pPr>
            <w:r>
              <w:rPr>
                <w:color w:val="000000"/>
                <w:szCs w:val="20"/>
                <w:lang w:val="vi-VN"/>
              </w:rPr>
              <w:t>-</w:t>
            </w:r>
          </w:p>
        </w:tc>
        <w:tc>
          <w:tcPr>
            <w:tcW w:w="1090" w:type="pct"/>
          </w:tcPr>
          <w:p w14:paraId="4108C2A2" w14:textId="1DC4309A" w:rsidR="00311B77" w:rsidRDefault="00326ADD" w:rsidP="00D2256A">
            <w:pPr>
              <w:rPr>
                <w:color w:val="000000"/>
                <w:szCs w:val="20"/>
                <w:lang w:val="vi-VN"/>
              </w:rPr>
            </w:pPr>
            <w:r>
              <w:rPr>
                <w:color w:val="000000"/>
                <w:szCs w:val="20"/>
                <w:lang w:val="vi-VN"/>
              </w:rPr>
              <w:t>-</w:t>
            </w:r>
          </w:p>
        </w:tc>
      </w:tr>
      <w:tr w:rsidR="00311B77" w:rsidRPr="00464885" w14:paraId="4A9A5BB1" w14:textId="77777777" w:rsidTr="00311B77">
        <w:trPr>
          <w:trHeight w:val="253"/>
        </w:trPr>
        <w:tc>
          <w:tcPr>
            <w:tcW w:w="2265" w:type="pct"/>
          </w:tcPr>
          <w:p w14:paraId="694004FF" w14:textId="19BAF86B" w:rsidR="00311B77" w:rsidRPr="00326ADD" w:rsidRDefault="00326ADD" w:rsidP="00326ADD">
            <w:pPr>
              <w:pStyle w:val="BulletList1"/>
            </w:pPr>
            <w:r>
              <w:t xml:space="preserve">Xem </w:t>
            </w:r>
            <w:proofErr w:type="spellStart"/>
            <w:r>
              <w:t>toàn</w:t>
            </w:r>
            <w:proofErr w:type="spellEnd"/>
            <w:r>
              <w:t xml:space="preserve"> </w:t>
            </w:r>
            <w:proofErr w:type="spellStart"/>
            <w:r>
              <w:t>bộ</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vận</w:t>
            </w:r>
            <w:proofErr w:type="spellEnd"/>
            <w:r>
              <w:t xml:space="preserve"> </w:t>
            </w:r>
            <w:proofErr w:type="spellStart"/>
            <w:r>
              <w:t>chuyển</w:t>
            </w:r>
            <w:proofErr w:type="spellEnd"/>
          </w:p>
        </w:tc>
        <w:tc>
          <w:tcPr>
            <w:tcW w:w="731" w:type="pct"/>
          </w:tcPr>
          <w:p w14:paraId="580C8766" w14:textId="5E710F6A" w:rsidR="00311B77" w:rsidRDefault="00326ADD" w:rsidP="00D2256A">
            <w:pPr>
              <w:rPr>
                <w:color w:val="000000"/>
                <w:szCs w:val="20"/>
                <w:lang w:val="vi-VN"/>
              </w:rPr>
            </w:pPr>
            <w:r>
              <w:rPr>
                <w:color w:val="000000"/>
                <w:szCs w:val="20"/>
                <w:lang w:val="vi-VN"/>
              </w:rPr>
              <w:t>-</w:t>
            </w:r>
          </w:p>
        </w:tc>
        <w:tc>
          <w:tcPr>
            <w:tcW w:w="914" w:type="pct"/>
          </w:tcPr>
          <w:p w14:paraId="73B328F2" w14:textId="0CBBA161" w:rsidR="00311B77" w:rsidRPr="00326ADD" w:rsidRDefault="00326ADD" w:rsidP="00D2256A">
            <w:pPr>
              <w:rPr>
                <w:color w:val="000000"/>
                <w:szCs w:val="20"/>
                <w:lang w:val="vi-VN"/>
              </w:rPr>
            </w:pPr>
            <w:r>
              <w:rPr>
                <w:color w:val="000000"/>
                <w:szCs w:val="20"/>
                <w:lang w:val="vi-VN"/>
              </w:rPr>
              <w:t>-</w:t>
            </w:r>
          </w:p>
        </w:tc>
        <w:tc>
          <w:tcPr>
            <w:tcW w:w="1090" w:type="pct"/>
          </w:tcPr>
          <w:p w14:paraId="3B36C466" w14:textId="7FFCBBF9" w:rsidR="00311B77" w:rsidRDefault="00326ADD" w:rsidP="00D2256A">
            <w:pPr>
              <w:rPr>
                <w:color w:val="000000"/>
                <w:szCs w:val="20"/>
                <w:lang w:val="vi-VN"/>
              </w:rPr>
            </w:pPr>
            <w:r>
              <w:rPr>
                <w:color w:val="000000"/>
                <w:szCs w:val="20"/>
                <w:lang w:val="vi-VN"/>
              </w:rPr>
              <w:t>X</w:t>
            </w:r>
          </w:p>
        </w:tc>
      </w:tr>
      <w:tr w:rsidR="00311B77" w:rsidRPr="00464885" w14:paraId="32C7FE1E" w14:textId="77777777" w:rsidTr="00311B77">
        <w:trPr>
          <w:trHeight w:val="253"/>
        </w:trPr>
        <w:tc>
          <w:tcPr>
            <w:tcW w:w="2265" w:type="pct"/>
          </w:tcPr>
          <w:p w14:paraId="1EBC634E" w14:textId="0F314AD9" w:rsidR="00311B77" w:rsidRPr="00326ADD" w:rsidRDefault="00326ADD" w:rsidP="00D2256A">
            <w:pPr>
              <w:rPr>
                <w:color w:val="000000"/>
                <w:szCs w:val="20"/>
                <w:lang w:val="vi-VN"/>
              </w:rPr>
            </w:pPr>
            <w:r>
              <w:rPr>
                <w:color w:val="000000"/>
                <w:szCs w:val="20"/>
              </w:rPr>
              <w:t>Xem</w:t>
            </w:r>
            <w:r>
              <w:rPr>
                <w:color w:val="000000"/>
                <w:szCs w:val="20"/>
                <w:lang w:val="vi-VN"/>
              </w:rPr>
              <w:t xml:space="preserve"> chi tiết đơn yêu cầu vận chuyển</w:t>
            </w:r>
          </w:p>
        </w:tc>
        <w:tc>
          <w:tcPr>
            <w:tcW w:w="731" w:type="pct"/>
          </w:tcPr>
          <w:p w14:paraId="3C3A5E2F" w14:textId="77777777" w:rsidR="00311B77" w:rsidRDefault="00311B77" w:rsidP="00D2256A">
            <w:pPr>
              <w:rPr>
                <w:color w:val="000000"/>
                <w:szCs w:val="20"/>
                <w:lang w:val="vi-VN"/>
              </w:rPr>
            </w:pPr>
          </w:p>
        </w:tc>
        <w:tc>
          <w:tcPr>
            <w:tcW w:w="914" w:type="pct"/>
          </w:tcPr>
          <w:p w14:paraId="263C096B" w14:textId="77777777" w:rsidR="00311B77" w:rsidRDefault="00311B77" w:rsidP="00D2256A">
            <w:pPr>
              <w:rPr>
                <w:color w:val="000000"/>
                <w:szCs w:val="20"/>
              </w:rPr>
            </w:pPr>
          </w:p>
        </w:tc>
        <w:tc>
          <w:tcPr>
            <w:tcW w:w="1090" w:type="pct"/>
          </w:tcPr>
          <w:p w14:paraId="68420744" w14:textId="77777777" w:rsidR="00311B77" w:rsidRDefault="00311B77" w:rsidP="00D2256A">
            <w:pPr>
              <w:rPr>
                <w:color w:val="000000"/>
                <w:szCs w:val="20"/>
                <w:lang w:val="vi-VN"/>
              </w:rPr>
            </w:pPr>
          </w:p>
        </w:tc>
      </w:tr>
      <w:tr w:rsidR="00311B77" w:rsidRPr="00464885" w14:paraId="744C9F6C" w14:textId="77777777" w:rsidTr="00311B77">
        <w:trPr>
          <w:trHeight w:val="253"/>
        </w:trPr>
        <w:tc>
          <w:tcPr>
            <w:tcW w:w="2265" w:type="pct"/>
          </w:tcPr>
          <w:p w14:paraId="3D6C8A5C" w14:textId="5A033480" w:rsidR="00311B77" w:rsidRPr="00326ADD" w:rsidRDefault="00326ADD" w:rsidP="00326ADD">
            <w:pPr>
              <w:pStyle w:val="BulletList1"/>
            </w:pPr>
            <w:r>
              <w:t xml:space="preserve">Xem chi </w:t>
            </w:r>
            <w:proofErr w:type="spellStart"/>
            <w:r>
              <w:t>tiết</w:t>
            </w:r>
            <w:proofErr w:type="spellEnd"/>
            <w:r>
              <w:t xml:space="preserve"> </w:t>
            </w:r>
            <w:proofErr w:type="spellStart"/>
            <w:r>
              <w:t>đơn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mà</w:t>
            </w:r>
            <w:proofErr w:type="spellEnd"/>
            <w:r>
              <w:t xml:space="preserve"> </w:t>
            </w:r>
            <w:proofErr w:type="spellStart"/>
            <w:r>
              <w:t>mình</w:t>
            </w:r>
            <w:proofErr w:type="spellEnd"/>
            <w:r>
              <w:t xml:space="preserve"> </w:t>
            </w:r>
            <w:proofErr w:type="spellStart"/>
            <w:r>
              <w:t>phụ</w:t>
            </w:r>
            <w:proofErr w:type="spellEnd"/>
            <w:r>
              <w:t xml:space="preserve"> </w:t>
            </w:r>
            <w:proofErr w:type="spellStart"/>
            <w:r>
              <w:t>trách</w:t>
            </w:r>
            <w:proofErr w:type="spellEnd"/>
          </w:p>
        </w:tc>
        <w:tc>
          <w:tcPr>
            <w:tcW w:w="731" w:type="pct"/>
          </w:tcPr>
          <w:p w14:paraId="0804AD83" w14:textId="768F4ED9" w:rsidR="00311B77" w:rsidRDefault="00326ADD" w:rsidP="00D2256A">
            <w:pPr>
              <w:rPr>
                <w:color w:val="000000"/>
                <w:szCs w:val="20"/>
                <w:lang w:val="vi-VN"/>
              </w:rPr>
            </w:pPr>
            <w:r>
              <w:rPr>
                <w:color w:val="000000"/>
                <w:szCs w:val="20"/>
                <w:lang w:val="vi-VN"/>
              </w:rPr>
              <w:t>X</w:t>
            </w:r>
          </w:p>
        </w:tc>
        <w:tc>
          <w:tcPr>
            <w:tcW w:w="914" w:type="pct"/>
          </w:tcPr>
          <w:p w14:paraId="36813602" w14:textId="72D0D87C" w:rsidR="00311B77" w:rsidRPr="00326ADD" w:rsidRDefault="00326ADD" w:rsidP="00D2256A">
            <w:pPr>
              <w:rPr>
                <w:color w:val="000000"/>
                <w:szCs w:val="20"/>
                <w:lang w:val="vi-VN"/>
              </w:rPr>
            </w:pPr>
            <w:r>
              <w:rPr>
                <w:color w:val="000000"/>
                <w:szCs w:val="20"/>
                <w:lang w:val="vi-VN"/>
              </w:rPr>
              <w:t>-</w:t>
            </w:r>
          </w:p>
        </w:tc>
        <w:tc>
          <w:tcPr>
            <w:tcW w:w="1090" w:type="pct"/>
          </w:tcPr>
          <w:p w14:paraId="1601C624" w14:textId="510DFE6A" w:rsidR="00311B77" w:rsidRDefault="00326ADD" w:rsidP="00D2256A">
            <w:pPr>
              <w:rPr>
                <w:color w:val="000000"/>
                <w:szCs w:val="20"/>
                <w:lang w:val="vi-VN"/>
              </w:rPr>
            </w:pPr>
            <w:r>
              <w:rPr>
                <w:color w:val="000000"/>
                <w:szCs w:val="20"/>
                <w:lang w:val="vi-VN"/>
              </w:rPr>
              <w:t>-</w:t>
            </w:r>
          </w:p>
        </w:tc>
      </w:tr>
      <w:tr w:rsidR="00311B77" w:rsidRPr="00464885" w14:paraId="2EAA6CE4" w14:textId="77777777" w:rsidTr="00311B77">
        <w:trPr>
          <w:trHeight w:val="253"/>
        </w:trPr>
        <w:tc>
          <w:tcPr>
            <w:tcW w:w="2265" w:type="pct"/>
          </w:tcPr>
          <w:p w14:paraId="3A8CEEB1" w14:textId="7E2FC4D1" w:rsidR="00311B77" w:rsidRPr="00326ADD" w:rsidRDefault="00326ADD" w:rsidP="00326ADD">
            <w:pPr>
              <w:pStyle w:val="BulletList1"/>
            </w:pPr>
            <w:r>
              <w:t xml:space="preserve">Xem chi </w:t>
            </w:r>
            <w:proofErr w:type="spellStart"/>
            <w:r>
              <w:t>tiết</w:t>
            </w:r>
            <w:proofErr w:type="spellEnd"/>
            <w:r>
              <w:t xml:space="preserve"> </w:t>
            </w:r>
            <w:proofErr w:type="spellStart"/>
            <w:r>
              <w:t>toàn</w:t>
            </w:r>
            <w:proofErr w:type="spellEnd"/>
            <w:r>
              <w:t xml:space="preserve"> </w:t>
            </w:r>
            <w:proofErr w:type="spellStart"/>
            <w:r>
              <w:t>bộ</w:t>
            </w:r>
            <w:proofErr w:type="spellEnd"/>
            <w:r>
              <w:t xml:space="preserve"> </w:t>
            </w:r>
            <w:proofErr w:type="spellStart"/>
            <w:r>
              <w:t>đơn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vận</w:t>
            </w:r>
            <w:proofErr w:type="spellEnd"/>
            <w:r>
              <w:t xml:space="preserve"> </w:t>
            </w:r>
            <w:proofErr w:type="spellStart"/>
            <w:r>
              <w:t>chuyển</w:t>
            </w:r>
            <w:proofErr w:type="spellEnd"/>
          </w:p>
        </w:tc>
        <w:tc>
          <w:tcPr>
            <w:tcW w:w="731" w:type="pct"/>
          </w:tcPr>
          <w:p w14:paraId="4BADCAE6" w14:textId="20E5FB9B" w:rsidR="00311B77" w:rsidRDefault="00326ADD" w:rsidP="00D2256A">
            <w:pPr>
              <w:rPr>
                <w:color w:val="000000"/>
                <w:szCs w:val="20"/>
                <w:lang w:val="vi-VN"/>
              </w:rPr>
            </w:pPr>
            <w:r>
              <w:rPr>
                <w:color w:val="000000"/>
                <w:szCs w:val="20"/>
                <w:lang w:val="vi-VN"/>
              </w:rPr>
              <w:t>-</w:t>
            </w:r>
          </w:p>
        </w:tc>
        <w:tc>
          <w:tcPr>
            <w:tcW w:w="914" w:type="pct"/>
          </w:tcPr>
          <w:p w14:paraId="654DC826" w14:textId="1F079D17" w:rsidR="00311B77" w:rsidRPr="00326ADD" w:rsidRDefault="00326ADD" w:rsidP="00D2256A">
            <w:pPr>
              <w:rPr>
                <w:color w:val="000000"/>
                <w:szCs w:val="20"/>
                <w:lang w:val="vi-VN"/>
              </w:rPr>
            </w:pPr>
            <w:r>
              <w:rPr>
                <w:color w:val="000000"/>
                <w:szCs w:val="20"/>
                <w:lang w:val="vi-VN"/>
              </w:rPr>
              <w:t>-</w:t>
            </w:r>
          </w:p>
        </w:tc>
        <w:tc>
          <w:tcPr>
            <w:tcW w:w="1090" w:type="pct"/>
          </w:tcPr>
          <w:p w14:paraId="7404378A" w14:textId="2323050A" w:rsidR="00311B77" w:rsidRDefault="00326ADD" w:rsidP="00D2256A">
            <w:pPr>
              <w:rPr>
                <w:color w:val="000000"/>
                <w:szCs w:val="20"/>
                <w:lang w:val="vi-VN"/>
              </w:rPr>
            </w:pPr>
            <w:r>
              <w:rPr>
                <w:color w:val="000000"/>
                <w:szCs w:val="20"/>
                <w:lang w:val="vi-VN"/>
              </w:rPr>
              <w:t>X</w:t>
            </w:r>
          </w:p>
        </w:tc>
      </w:tr>
      <w:tr w:rsidR="00311B77" w:rsidRPr="00464885" w14:paraId="48A7A4FD" w14:textId="77777777" w:rsidTr="00311B77">
        <w:trPr>
          <w:trHeight w:val="253"/>
        </w:trPr>
        <w:tc>
          <w:tcPr>
            <w:tcW w:w="2265" w:type="pct"/>
          </w:tcPr>
          <w:p w14:paraId="5B20301B" w14:textId="1E686DB8" w:rsidR="00311B77" w:rsidRPr="00326ADD" w:rsidRDefault="00326ADD" w:rsidP="00D2256A">
            <w:pPr>
              <w:rPr>
                <w:color w:val="000000"/>
                <w:szCs w:val="20"/>
                <w:lang w:val="vi-VN"/>
              </w:rPr>
            </w:pPr>
            <w:proofErr w:type="spellStart"/>
            <w:r>
              <w:rPr>
                <w:color w:val="000000"/>
                <w:szCs w:val="20"/>
              </w:rPr>
              <w:t>Xuất</w:t>
            </w:r>
            <w:proofErr w:type="spellEnd"/>
            <w:r>
              <w:rPr>
                <w:color w:val="000000"/>
                <w:szCs w:val="20"/>
                <w:lang w:val="vi-VN"/>
              </w:rPr>
              <w:t xml:space="preserve"> thông tin</w:t>
            </w:r>
          </w:p>
        </w:tc>
        <w:tc>
          <w:tcPr>
            <w:tcW w:w="731" w:type="pct"/>
          </w:tcPr>
          <w:p w14:paraId="7CE26E5F" w14:textId="77777777" w:rsidR="00311B77" w:rsidRDefault="00311B77" w:rsidP="00D2256A">
            <w:pPr>
              <w:rPr>
                <w:color w:val="000000"/>
                <w:szCs w:val="20"/>
                <w:lang w:val="vi-VN"/>
              </w:rPr>
            </w:pPr>
          </w:p>
        </w:tc>
        <w:tc>
          <w:tcPr>
            <w:tcW w:w="914" w:type="pct"/>
          </w:tcPr>
          <w:p w14:paraId="15B1284D" w14:textId="77777777" w:rsidR="00311B77" w:rsidRDefault="00311B77" w:rsidP="00D2256A">
            <w:pPr>
              <w:rPr>
                <w:color w:val="000000"/>
                <w:szCs w:val="20"/>
              </w:rPr>
            </w:pPr>
          </w:p>
        </w:tc>
        <w:tc>
          <w:tcPr>
            <w:tcW w:w="1090" w:type="pct"/>
          </w:tcPr>
          <w:p w14:paraId="4863DA21" w14:textId="77777777" w:rsidR="00311B77" w:rsidRDefault="00311B77" w:rsidP="00D2256A">
            <w:pPr>
              <w:rPr>
                <w:color w:val="000000"/>
                <w:szCs w:val="20"/>
                <w:lang w:val="vi-VN"/>
              </w:rPr>
            </w:pPr>
          </w:p>
        </w:tc>
      </w:tr>
      <w:tr w:rsidR="00311B77" w:rsidRPr="00464885" w14:paraId="7985B9F2" w14:textId="77777777" w:rsidTr="00311B77">
        <w:trPr>
          <w:trHeight w:val="253"/>
        </w:trPr>
        <w:tc>
          <w:tcPr>
            <w:tcW w:w="2265" w:type="pct"/>
          </w:tcPr>
          <w:p w14:paraId="627166CF" w14:textId="09791D3F" w:rsidR="00311B77" w:rsidRPr="00326ADD" w:rsidRDefault="00326ADD" w:rsidP="00D2256A">
            <w:pPr>
              <w:rPr>
                <w:color w:val="000000"/>
                <w:szCs w:val="20"/>
                <w:lang w:val="vi-VN"/>
              </w:rPr>
            </w:pPr>
            <w:proofErr w:type="spellStart"/>
            <w:r>
              <w:rPr>
                <w:color w:val="000000"/>
                <w:szCs w:val="20"/>
              </w:rPr>
              <w:t>Xuất</w:t>
            </w:r>
            <w:proofErr w:type="spellEnd"/>
            <w:r>
              <w:rPr>
                <w:color w:val="000000"/>
                <w:szCs w:val="20"/>
                <w:lang w:val="vi-VN"/>
              </w:rPr>
              <w:t xml:space="preserve"> thông tin ở màn hình xem chi tiết đơn yêu cầu vận chuyển</w:t>
            </w:r>
          </w:p>
        </w:tc>
        <w:tc>
          <w:tcPr>
            <w:tcW w:w="731" w:type="pct"/>
          </w:tcPr>
          <w:p w14:paraId="3381F86E" w14:textId="32198F67" w:rsidR="00311B77" w:rsidRDefault="00326ADD" w:rsidP="00D2256A">
            <w:pPr>
              <w:rPr>
                <w:color w:val="000000"/>
                <w:szCs w:val="20"/>
                <w:lang w:val="vi-VN"/>
              </w:rPr>
            </w:pPr>
            <w:r>
              <w:rPr>
                <w:color w:val="000000"/>
                <w:szCs w:val="20"/>
                <w:lang w:val="vi-VN"/>
              </w:rPr>
              <w:t>X</w:t>
            </w:r>
          </w:p>
        </w:tc>
        <w:tc>
          <w:tcPr>
            <w:tcW w:w="914" w:type="pct"/>
          </w:tcPr>
          <w:p w14:paraId="1C2456A6" w14:textId="199F434E" w:rsidR="00311B77" w:rsidRPr="00326ADD" w:rsidRDefault="00326ADD" w:rsidP="00D2256A">
            <w:pPr>
              <w:rPr>
                <w:color w:val="000000"/>
                <w:szCs w:val="20"/>
                <w:lang w:val="vi-VN"/>
              </w:rPr>
            </w:pPr>
            <w:r>
              <w:rPr>
                <w:color w:val="000000"/>
                <w:szCs w:val="20"/>
                <w:lang w:val="vi-VN"/>
              </w:rPr>
              <w:t>-</w:t>
            </w:r>
          </w:p>
        </w:tc>
        <w:tc>
          <w:tcPr>
            <w:tcW w:w="1090" w:type="pct"/>
          </w:tcPr>
          <w:p w14:paraId="391CEB1B" w14:textId="35C86BF3" w:rsidR="00311B77" w:rsidRDefault="00326ADD" w:rsidP="00D2256A">
            <w:pPr>
              <w:rPr>
                <w:color w:val="000000"/>
                <w:szCs w:val="20"/>
                <w:lang w:val="vi-VN"/>
              </w:rPr>
            </w:pPr>
            <w:r>
              <w:rPr>
                <w:color w:val="000000"/>
                <w:szCs w:val="20"/>
                <w:lang w:val="vi-VN"/>
              </w:rPr>
              <w:t>X</w:t>
            </w:r>
          </w:p>
        </w:tc>
      </w:tr>
      <w:tr w:rsidR="00326ADD" w:rsidRPr="00464885" w14:paraId="65295D64" w14:textId="77777777" w:rsidTr="00326ADD">
        <w:trPr>
          <w:trHeight w:val="253"/>
        </w:trPr>
        <w:tc>
          <w:tcPr>
            <w:tcW w:w="5000" w:type="pct"/>
            <w:gridSpan w:val="4"/>
          </w:tcPr>
          <w:p w14:paraId="64F08CEA" w14:textId="3FCA4757" w:rsidR="00326ADD" w:rsidRPr="00326ADD" w:rsidRDefault="00326ADD" w:rsidP="00D2256A">
            <w:pPr>
              <w:rPr>
                <w:b/>
                <w:bCs/>
                <w:color w:val="000000"/>
                <w:szCs w:val="20"/>
                <w:lang w:val="vi-VN"/>
              </w:rPr>
            </w:pPr>
            <w:r>
              <w:rPr>
                <w:b/>
                <w:bCs/>
                <w:color w:val="000000"/>
                <w:szCs w:val="20"/>
                <w:lang w:val="vi-VN"/>
              </w:rPr>
              <w:t>Chuyến xe</w:t>
            </w:r>
          </w:p>
        </w:tc>
      </w:tr>
      <w:tr w:rsidR="00311B77" w:rsidRPr="00464885" w14:paraId="004A47C7" w14:textId="77777777" w:rsidTr="00311B77">
        <w:trPr>
          <w:trHeight w:val="253"/>
        </w:trPr>
        <w:tc>
          <w:tcPr>
            <w:tcW w:w="2265" w:type="pct"/>
          </w:tcPr>
          <w:p w14:paraId="7EF0A250" w14:textId="78751D55" w:rsidR="00311B77" w:rsidRPr="00326ADD" w:rsidRDefault="00326ADD" w:rsidP="00D2256A">
            <w:pPr>
              <w:rPr>
                <w:color w:val="000000"/>
                <w:szCs w:val="20"/>
                <w:lang w:val="vi-VN"/>
              </w:rPr>
            </w:pPr>
            <w:r>
              <w:rPr>
                <w:color w:val="000000"/>
                <w:szCs w:val="20"/>
              </w:rPr>
              <w:t>Xem</w:t>
            </w:r>
            <w:r>
              <w:rPr>
                <w:color w:val="000000"/>
                <w:szCs w:val="20"/>
                <w:lang w:val="vi-VN"/>
              </w:rPr>
              <w:t xml:space="preserve"> danh sách chuyến xe</w:t>
            </w:r>
          </w:p>
        </w:tc>
        <w:tc>
          <w:tcPr>
            <w:tcW w:w="731" w:type="pct"/>
          </w:tcPr>
          <w:p w14:paraId="708FC0DC" w14:textId="77777777" w:rsidR="00311B77" w:rsidRDefault="00311B77" w:rsidP="00D2256A">
            <w:pPr>
              <w:rPr>
                <w:color w:val="000000"/>
                <w:szCs w:val="20"/>
                <w:lang w:val="vi-VN"/>
              </w:rPr>
            </w:pPr>
          </w:p>
        </w:tc>
        <w:tc>
          <w:tcPr>
            <w:tcW w:w="914" w:type="pct"/>
          </w:tcPr>
          <w:p w14:paraId="55E6A40B" w14:textId="77777777" w:rsidR="00311B77" w:rsidRDefault="00311B77" w:rsidP="00D2256A">
            <w:pPr>
              <w:rPr>
                <w:color w:val="000000"/>
                <w:szCs w:val="20"/>
              </w:rPr>
            </w:pPr>
          </w:p>
        </w:tc>
        <w:tc>
          <w:tcPr>
            <w:tcW w:w="1090" w:type="pct"/>
          </w:tcPr>
          <w:p w14:paraId="0C301809" w14:textId="77777777" w:rsidR="00311B77" w:rsidRDefault="00311B77" w:rsidP="00D2256A">
            <w:pPr>
              <w:rPr>
                <w:color w:val="000000"/>
                <w:szCs w:val="20"/>
                <w:lang w:val="vi-VN"/>
              </w:rPr>
            </w:pPr>
          </w:p>
        </w:tc>
      </w:tr>
      <w:tr w:rsidR="00311B77" w:rsidRPr="00464885" w14:paraId="45F8399F" w14:textId="77777777" w:rsidTr="00311B77">
        <w:trPr>
          <w:trHeight w:val="253"/>
        </w:trPr>
        <w:tc>
          <w:tcPr>
            <w:tcW w:w="2265" w:type="pct"/>
          </w:tcPr>
          <w:p w14:paraId="3CB05A23" w14:textId="412F2EAA" w:rsidR="00311B77" w:rsidRPr="00326ADD" w:rsidRDefault="00326ADD" w:rsidP="00152262">
            <w:pPr>
              <w:pStyle w:val="BulletList1"/>
            </w:pPr>
            <w:r>
              <w:t xml:space="preserve">Xem </w:t>
            </w:r>
            <w:proofErr w:type="spellStart"/>
            <w:r>
              <w:t>danh</w:t>
            </w:r>
            <w:proofErr w:type="spellEnd"/>
            <w:r>
              <w:t xml:space="preserve"> </w:t>
            </w:r>
            <w:proofErr w:type="spellStart"/>
            <w:r>
              <w:t>sách</w:t>
            </w:r>
            <w:proofErr w:type="spellEnd"/>
            <w:r>
              <w:t xml:space="preserve"> </w:t>
            </w:r>
            <w:proofErr w:type="spellStart"/>
            <w:r>
              <w:t>chuyến</w:t>
            </w:r>
            <w:proofErr w:type="spellEnd"/>
            <w:r>
              <w:t xml:space="preserve"> </w:t>
            </w:r>
            <w:proofErr w:type="spellStart"/>
            <w:r>
              <w:t>xe</w:t>
            </w:r>
            <w:proofErr w:type="spellEnd"/>
            <w:r>
              <w:t xml:space="preserve"> </w:t>
            </w:r>
            <w:proofErr w:type="spellStart"/>
            <w:r>
              <w:t>mình</w:t>
            </w:r>
            <w:proofErr w:type="spellEnd"/>
            <w:r>
              <w:t xml:space="preserve"> </w:t>
            </w:r>
            <w:proofErr w:type="spellStart"/>
            <w:r>
              <w:t>vận</w:t>
            </w:r>
            <w:proofErr w:type="spellEnd"/>
            <w:r>
              <w:t xml:space="preserve"> </w:t>
            </w:r>
            <w:proofErr w:type="spellStart"/>
            <w:r w:rsidR="00152262">
              <w:t>chuyển</w:t>
            </w:r>
            <w:proofErr w:type="spellEnd"/>
          </w:p>
        </w:tc>
        <w:tc>
          <w:tcPr>
            <w:tcW w:w="731" w:type="pct"/>
          </w:tcPr>
          <w:p w14:paraId="547EB713" w14:textId="2393381C" w:rsidR="00311B77" w:rsidRDefault="00152262" w:rsidP="00D2256A">
            <w:pPr>
              <w:rPr>
                <w:color w:val="000000"/>
                <w:szCs w:val="20"/>
                <w:lang w:val="vi-VN"/>
              </w:rPr>
            </w:pPr>
            <w:r>
              <w:rPr>
                <w:color w:val="000000"/>
                <w:szCs w:val="20"/>
                <w:lang w:val="vi-VN"/>
              </w:rPr>
              <w:t>-</w:t>
            </w:r>
          </w:p>
        </w:tc>
        <w:tc>
          <w:tcPr>
            <w:tcW w:w="914" w:type="pct"/>
          </w:tcPr>
          <w:p w14:paraId="1C422B45" w14:textId="32A3B0AA" w:rsidR="00311B77" w:rsidRDefault="00152262" w:rsidP="00D2256A">
            <w:pPr>
              <w:rPr>
                <w:color w:val="000000"/>
                <w:szCs w:val="20"/>
              </w:rPr>
            </w:pPr>
            <w:r>
              <w:rPr>
                <w:color w:val="000000"/>
                <w:szCs w:val="20"/>
              </w:rPr>
              <w:t>X</w:t>
            </w:r>
          </w:p>
        </w:tc>
        <w:tc>
          <w:tcPr>
            <w:tcW w:w="1090" w:type="pct"/>
          </w:tcPr>
          <w:p w14:paraId="3182C7F7" w14:textId="4CBD2CE5" w:rsidR="00311B77" w:rsidRDefault="00152262" w:rsidP="00D2256A">
            <w:pPr>
              <w:rPr>
                <w:color w:val="000000"/>
                <w:szCs w:val="20"/>
                <w:lang w:val="vi-VN"/>
              </w:rPr>
            </w:pPr>
            <w:r>
              <w:rPr>
                <w:color w:val="000000"/>
                <w:szCs w:val="20"/>
                <w:lang w:val="vi-VN"/>
              </w:rPr>
              <w:t>-</w:t>
            </w:r>
          </w:p>
        </w:tc>
      </w:tr>
      <w:tr w:rsidR="00152262" w:rsidRPr="00464885" w14:paraId="7E870814" w14:textId="77777777" w:rsidTr="00311B77">
        <w:trPr>
          <w:trHeight w:val="253"/>
        </w:trPr>
        <w:tc>
          <w:tcPr>
            <w:tcW w:w="2265" w:type="pct"/>
          </w:tcPr>
          <w:p w14:paraId="0F77FCAE" w14:textId="3BA2B825" w:rsidR="00152262" w:rsidRPr="00152262" w:rsidRDefault="00152262" w:rsidP="00152262">
            <w:pPr>
              <w:pStyle w:val="BulletList1"/>
            </w:pPr>
            <w:r>
              <w:t xml:space="preserve">Xem </w:t>
            </w:r>
            <w:proofErr w:type="spellStart"/>
            <w:r>
              <w:t>toàn</w:t>
            </w:r>
            <w:proofErr w:type="spellEnd"/>
            <w:r>
              <w:t xml:space="preserve"> </w:t>
            </w:r>
            <w:proofErr w:type="spellStart"/>
            <w:r>
              <w:t>bộ</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chuyến</w:t>
            </w:r>
            <w:proofErr w:type="spellEnd"/>
            <w:r>
              <w:t xml:space="preserve"> </w:t>
            </w:r>
            <w:proofErr w:type="spellStart"/>
            <w:r>
              <w:t>xe</w:t>
            </w:r>
            <w:proofErr w:type="spellEnd"/>
          </w:p>
        </w:tc>
        <w:tc>
          <w:tcPr>
            <w:tcW w:w="731" w:type="pct"/>
          </w:tcPr>
          <w:p w14:paraId="09254C65" w14:textId="10701D71" w:rsidR="00152262" w:rsidRDefault="00152262" w:rsidP="00D2256A">
            <w:pPr>
              <w:rPr>
                <w:color w:val="000000"/>
                <w:szCs w:val="20"/>
                <w:lang w:val="vi-VN"/>
              </w:rPr>
            </w:pPr>
            <w:r>
              <w:rPr>
                <w:color w:val="000000"/>
                <w:szCs w:val="20"/>
                <w:lang w:val="vi-VN"/>
              </w:rPr>
              <w:t>-</w:t>
            </w:r>
          </w:p>
        </w:tc>
        <w:tc>
          <w:tcPr>
            <w:tcW w:w="914" w:type="pct"/>
          </w:tcPr>
          <w:p w14:paraId="76F08678" w14:textId="38264022" w:rsidR="00152262" w:rsidRPr="00152262" w:rsidRDefault="00152262" w:rsidP="00D2256A">
            <w:pPr>
              <w:rPr>
                <w:color w:val="000000"/>
                <w:szCs w:val="20"/>
                <w:lang w:val="vi-VN"/>
              </w:rPr>
            </w:pPr>
            <w:r>
              <w:rPr>
                <w:color w:val="000000"/>
                <w:szCs w:val="20"/>
                <w:lang w:val="vi-VN"/>
              </w:rPr>
              <w:t>-</w:t>
            </w:r>
          </w:p>
        </w:tc>
        <w:tc>
          <w:tcPr>
            <w:tcW w:w="1090" w:type="pct"/>
          </w:tcPr>
          <w:p w14:paraId="0463AA40" w14:textId="002CB500" w:rsidR="00152262" w:rsidRDefault="00152262" w:rsidP="00D2256A">
            <w:pPr>
              <w:rPr>
                <w:color w:val="000000"/>
                <w:szCs w:val="20"/>
                <w:lang w:val="vi-VN"/>
              </w:rPr>
            </w:pPr>
            <w:r>
              <w:rPr>
                <w:color w:val="000000"/>
                <w:szCs w:val="20"/>
                <w:lang w:val="vi-VN"/>
              </w:rPr>
              <w:t>X</w:t>
            </w:r>
          </w:p>
        </w:tc>
      </w:tr>
      <w:tr w:rsidR="00152262" w:rsidRPr="00464885" w14:paraId="05632101" w14:textId="77777777" w:rsidTr="00311B77">
        <w:trPr>
          <w:trHeight w:val="253"/>
        </w:trPr>
        <w:tc>
          <w:tcPr>
            <w:tcW w:w="2265" w:type="pct"/>
          </w:tcPr>
          <w:p w14:paraId="1D4DD543" w14:textId="50B1ACF4" w:rsidR="00152262" w:rsidRPr="00152262" w:rsidRDefault="00152262" w:rsidP="00D2256A">
            <w:pPr>
              <w:rPr>
                <w:color w:val="000000"/>
                <w:szCs w:val="20"/>
                <w:lang w:val="vi-VN"/>
              </w:rPr>
            </w:pPr>
            <w:r>
              <w:rPr>
                <w:color w:val="000000"/>
                <w:szCs w:val="20"/>
              </w:rPr>
              <w:t>Xem</w:t>
            </w:r>
            <w:r>
              <w:rPr>
                <w:color w:val="000000"/>
                <w:szCs w:val="20"/>
                <w:lang w:val="vi-VN"/>
              </w:rPr>
              <w:t xml:space="preserve"> chi tiết chuyến xe</w:t>
            </w:r>
          </w:p>
        </w:tc>
        <w:tc>
          <w:tcPr>
            <w:tcW w:w="731" w:type="pct"/>
          </w:tcPr>
          <w:p w14:paraId="4DFB37B1" w14:textId="77777777" w:rsidR="00152262" w:rsidRDefault="00152262" w:rsidP="00D2256A">
            <w:pPr>
              <w:rPr>
                <w:color w:val="000000"/>
                <w:szCs w:val="20"/>
                <w:lang w:val="vi-VN"/>
              </w:rPr>
            </w:pPr>
          </w:p>
        </w:tc>
        <w:tc>
          <w:tcPr>
            <w:tcW w:w="914" w:type="pct"/>
          </w:tcPr>
          <w:p w14:paraId="39945EAA" w14:textId="77777777" w:rsidR="00152262" w:rsidRDefault="00152262" w:rsidP="00D2256A">
            <w:pPr>
              <w:rPr>
                <w:color w:val="000000"/>
                <w:szCs w:val="20"/>
              </w:rPr>
            </w:pPr>
          </w:p>
        </w:tc>
        <w:tc>
          <w:tcPr>
            <w:tcW w:w="1090" w:type="pct"/>
          </w:tcPr>
          <w:p w14:paraId="0C005FAD" w14:textId="77777777" w:rsidR="00152262" w:rsidRDefault="00152262" w:rsidP="00D2256A">
            <w:pPr>
              <w:rPr>
                <w:color w:val="000000"/>
                <w:szCs w:val="20"/>
                <w:lang w:val="vi-VN"/>
              </w:rPr>
            </w:pPr>
          </w:p>
        </w:tc>
      </w:tr>
      <w:tr w:rsidR="00152262" w:rsidRPr="00464885" w14:paraId="791C82BE" w14:textId="77777777" w:rsidTr="00311B77">
        <w:trPr>
          <w:trHeight w:val="253"/>
        </w:trPr>
        <w:tc>
          <w:tcPr>
            <w:tcW w:w="2265" w:type="pct"/>
          </w:tcPr>
          <w:p w14:paraId="46F5DCD5" w14:textId="05CE99D8" w:rsidR="00152262" w:rsidRPr="00152262" w:rsidRDefault="00152262" w:rsidP="00152262">
            <w:pPr>
              <w:pStyle w:val="BulletList1"/>
            </w:pPr>
            <w:r>
              <w:t xml:space="preserve">Xem chi </w:t>
            </w:r>
            <w:proofErr w:type="spellStart"/>
            <w:r>
              <w:t>tiết</w:t>
            </w:r>
            <w:proofErr w:type="spellEnd"/>
            <w:r>
              <w:t xml:space="preserve"> </w:t>
            </w:r>
            <w:proofErr w:type="spellStart"/>
            <w:r>
              <w:t>chuyến</w:t>
            </w:r>
            <w:proofErr w:type="spellEnd"/>
            <w:r>
              <w:t xml:space="preserve"> </w:t>
            </w:r>
            <w:proofErr w:type="spellStart"/>
            <w:r>
              <w:t>xe</w:t>
            </w:r>
            <w:proofErr w:type="spellEnd"/>
            <w:r>
              <w:t xml:space="preserve"> </w:t>
            </w:r>
            <w:proofErr w:type="spellStart"/>
            <w:r>
              <w:t>mà</w:t>
            </w:r>
            <w:proofErr w:type="spellEnd"/>
            <w:r>
              <w:t xml:space="preserve"> </w:t>
            </w:r>
            <w:proofErr w:type="spellStart"/>
            <w:r>
              <w:t>mình</w:t>
            </w:r>
            <w:proofErr w:type="spellEnd"/>
            <w:r>
              <w:t xml:space="preserve"> </w:t>
            </w:r>
            <w:proofErr w:type="spellStart"/>
            <w:r>
              <w:t>vận</w:t>
            </w:r>
            <w:proofErr w:type="spellEnd"/>
            <w:r>
              <w:t xml:space="preserve"> </w:t>
            </w:r>
            <w:proofErr w:type="spellStart"/>
            <w:r>
              <w:t>chuyển</w:t>
            </w:r>
            <w:proofErr w:type="spellEnd"/>
          </w:p>
        </w:tc>
        <w:tc>
          <w:tcPr>
            <w:tcW w:w="731" w:type="pct"/>
          </w:tcPr>
          <w:p w14:paraId="6125BD6E" w14:textId="36138139" w:rsidR="00152262" w:rsidRDefault="00152262" w:rsidP="00D2256A">
            <w:pPr>
              <w:rPr>
                <w:color w:val="000000"/>
                <w:szCs w:val="20"/>
                <w:lang w:val="vi-VN"/>
              </w:rPr>
            </w:pPr>
            <w:r>
              <w:rPr>
                <w:color w:val="000000"/>
                <w:szCs w:val="20"/>
                <w:lang w:val="vi-VN"/>
              </w:rPr>
              <w:t>-</w:t>
            </w:r>
          </w:p>
        </w:tc>
        <w:tc>
          <w:tcPr>
            <w:tcW w:w="914" w:type="pct"/>
          </w:tcPr>
          <w:p w14:paraId="7FE10DEF" w14:textId="60F9A59B" w:rsidR="00152262" w:rsidRDefault="00152262" w:rsidP="00D2256A">
            <w:pPr>
              <w:rPr>
                <w:color w:val="000000"/>
                <w:szCs w:val="20"/>
              </w:rPr>
            </w:pPr>
            <w:r>
              <w:rPr>
                <w:color w:val="000000"/>
                <w:szCs w:val="20"/>
              </w:rPr>
              <w:t>X</w:t>
            </w:r>
          </w:p>
        </w:tc>
        <w:tc>
          <w:tcPr>
            <w:tcW w:w="1090" w:type="pct"/>
          </w:tcPr>
          <w:p w14:paraId="77E07605" w14:textId="56DDADBE" w:rsidR="00152262" w:rsidRDefault="00152262" w:rsidP="00D2256A">
            <w:pPr>
              <w:rPr>
                <w:color w:val="000000"/>
                <w:szCs w:val="20"/>
                <w:lang w:val="vi-VN"/>
              </w:rPr>
            </w:pPr>
            <w:r>
              <w:rPr>
                <w:color w:val="000000"/>
                <w:szCs w:val="20"/>
                <w:lang w:val="vi-VN"/>
              </w:rPr>
              <w:t>-</w:t>
            </w:r>
          </w:p>
        </w:tc>
      </w:tr>
      <w:tr w:rsidR="00152262" w:rsidRPr="00464885" w14:paraId="45D1F143" w14:textId="77777777" w:rsidTr="00311B77">
        <w:trPr>
          <w:trHeight w:val="253"/>
        </w:trPr>
        <w:tc>
          <w:tcPr>
            <w:tcW w:w="2265" w:type="pct"/>
          </w:tcPr>
          <w:p w14:paraId="55D0A6A3" w14:textId="356F0BA2" w:rsidR="00152262" w:rsidRPr="00152262" w:rsidRDefault="00152262" w:rsidP="00152262">
            <w:pPr>
              <w:pStyle w:val="BulletList1"/>
            </w:pPr>
            <w:r>
              <w:t xml:space="preserve">Xem chi </w:t>
            </w:r>
            <w:proofErr w:type="spellStart"/>
            <w:r>
              <w:t>tiết</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chuyến</w:t>
            </w:r>
            <w:proofErr w:type="spellEnd"/>
            <w:r>
              <w:t xml:space="preserve"> </w:t>
            </w:r>
            <w:proofErr w:type="spellStart"/>
            <w:r>
              <w:t>xe</w:t>
            </w:r>
            <w:proofErr w:type="spellEnd"/>
            <w:r>
              <w:t xml:space="preserve"> </w:t>
            </w:r>
          </w:p>
        </w:tc>
        <w:tc>
          <w:tcPr>
            <w:tcW w:w="731" w:type="pct"/>
          </w:tcPr>
          <w:p w14:paraId="40959F8B" w14:textId="115F3202" w:rsidR="00152262" w:rsidRDefault="00152262" w:rsidP="00D2256A">
            <w:pPr>
              <w:rPr>
                <w:color w:val="000000"/>
                <w:szCs w:val="20"/>
                <w:lang w:val="vi-VN"/>
              </w:rPr>
            </w:pPr>
            <w:r>
              <w:rPr>
                <w:color w:val="000000"/>
                <w:szCs w:val="20"/>
                <w:lang w:val="vi-VN"/>
              </w:rPr>
              <w:t>-</w:t>
            </w:r>
          </w:p>
        </w:tc>
        <w:tc>
          <w:tcPr>
            <w:tcW w:w="914" w:type="pct"/>
          </w:tcPr>
          <w:p w14:paraId="471679A7" w14:textId="18E66F8C" w:rsidR="00152262" w:rsidRPr="00152262" w:rsidRDefault="00152262" w:rsidP="00D2256A">
            <w:pPr>
              <w:rPr>
                <w:color w:val="000000"/>
                <w:szCs w:val="20"/>
                <w:lang w:val="vi-VN"/>
              </w:rPr>
            </w:pPr>
            <w:r>
              <w:rPr>
                <w:color w:val="000000"/>
                <w:szCs w:val="20"/>
                <w:lang w:val="vi-VN"/>
              </w:rPr>
              <w:t>-</w:t>
            </w:r>
          </w:p>
        </w:tc>
        <w:tc>
          <w:tcPr>
            <w:tcW w:w="1090" w:type="pct"/>
          </w:tcPr>
          <w:p w14:paraId="4445D38F" w14:textId="04386D7F" w:rsidR="00152262" w:rsidRDefault="00152262" w:rsidP="00D2256A">
            <w:pPr>
              <w:rPr>
                <w:color w:val="000000"/>
                <w:szCs w:val="20"/>
                <w:lang w:val="vi-VN"/>
              </w:rPr>
            </w:pPr>
            <w:r>
              <w:rPr>
                <w:color w:val="000000"/>
                <w:szCs w:val="20"/>
                <w:lang w:val="vi-VN"/>
              </w:rPr>
              <w:t>X</w:t>
            </w:r>
          </w:p>
        </w:tc>
      </w:tr>
      <w:tr w:rsidR="00152262" w:rsidRPr="00464885" w14:paraId="188FDDE0" w14:textId="77777777" w:rsidTr="00311B77">
        <w:trPr>
          <w:trHeight w:val="253"/>
        </w:trPr>
        <w:tc>
          <w:tcPr>
            <w:tcW w:w="2265" w:type="pct"/>
          </w:tcPr>
          <w:p w14:paraId="222168CA" w14:textId="2C69CFD1" w:rsidR="00152262" w:rsidRPr="00152262" w:rsidRDefault="00152262" w:rsidP="00D2256A">
            <w:pPr>
              <w:rPr>
                <w:color w:val="000000"/>
                <w:szCs w:val="20"/>
                <w:lang w:val="vi-VN"/>
              </w:rPr>
            </w:pPr>
            <w:proofErr w:type="spellStart"/>
            <w:r>
              <w:rPr>
                <w:color w:val="000000"/>
                <w:szCs w:val="20"/>
              </w:rPr>
              <w:t>Xuất</w:t>
            </w:r>
            <w:proofErr w:type="spellEnd"/>
            <w:r>
              <w:rPr>
                <w:color w:val="000000"/>
                <w:szCs w:val="20"/>
                <w:lang w:val="vi-VN"/>
              </w:rPr>
              <w:t xml:space="preserve"> thông tin</w:t>
            </w:r>
          </w:p>
        </w:tc>
        <w:tc>
          <w:tcPr>
            <w:tcW w:w="731" w:type="pct"/>
          </w:tcPr>
          <w:p w14:paraId="76BDD1DD" w14:textId="77777777" w:rsidR="00152262" w:rsidRDefault="00152262" w:rsidP="00D2256A">
            <w:pPr>
              <w:rPr>
                <w:color w:val="000000"/>
                <w:szCs w:val="20"/>
                <w:lang w:val="vi-VN"/>
              </w:rPr>
            </w:pPr>
          </w:p>
        </w:tc>
        <w:tc>
          <w:tcPr>
            <w:tcW w:w="914" w:type="pct"/>
          </w:tcPr>
          <w:p w14:paraId="6B290C3C" w14:textId="77777777" w:rsidR="00152262" w:rsidRDefault="00152262" w:rsidP="00D2256A">
            <w:pPr>
              <w:rPr>
                <w:color w:val="000000"/>
                <w:szCs w:val="20"/>
              </w:rPr>
            </w:pPr>
          </w:p>
        </w:tc>
        <w:tc>
          <w:tcPr>
            <w:tcW w:w="1090" w:type="pct"/>
          </w:tcPr>
          <w:p w14:paraId="20C74ADE" w14:textId="77777777" w:rsidR="00152262" w:rsidRDefault="00152262" w:rsidP="00D2256A">
            <w:pPr>
              <w:rPr>
                <w:color w:val="000000"/>
                <w:szCs w:val="20"/>
                <w:lang w:val="vi-VN"/>
              </w:rPr>
            </w:pPr>
          </w:p>
        </w:tc>
      </w:tr>
      <w:tr w:rsidR="00152262" w:rsidRPr="00464885" w14:paraId="447175F4" w14:textId="77777777" w:rsidTr="00311B77">
        <w:trPr>
          <w:trHeight w:val="253"/>
        </w:trPr>
        <w:tc>
          <w:tcPr>
            <w:tcW w:w="2265" w:type="pct"/>
          </w:tcPr>
          <w:p w14:paraId="623F88D4" w14:textId="74AEB337" w:rsidR="00152262" w:rsidRPr="00152262" w:rsidRDefault="00152262" w:rsidP="00152262">
            <w:pPr>
              <w:pStyle w:val="BulletList1"/>
            </w:pPr>
            <w:proofErr w:type="spellStart"/>
            <w:r>
              <w:lastRenderedPageBreak/>
              <w:t>Xuất</w:t>
            </w:r>
            <w:proofErr w:type="spellEnd"/>
            <w:r>
              <w:t xml:space="preserve"> </w:t>
            </w:r>
            <w:proofErr w:type="spellStart"/>
            <w:r>
              <w:t>thông</w:t>
            </w:r>
            <w:proofErr w:type="spellEnd"/>
            <w:r>
              <w:t xml:space="preserve"> tin ở </w:t>
            </w:r>
            <w:proofErr w:type="spellStart"/>
            <w:r>
              <w:t>màn</w:t>
            </w:r>
            <w:proofErr w:type="spellEnd"/>
            <w:r>
              <w:t xml:space="preserve"> </w:t>
            </w:r>
            <w:proofErr w:type="spellStart"/>
            <w:r>
              <w:t>hình</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chuyến</w:t>
            </w:r>
            <w:proofErr w:type="spellEnd"/>
            <w:r>
              <w:t xml:space="preserve"> </w:t>
            </w:r>
            <w:proofErr w:type="spellStart"/>
            <w:r>
              <w:t>xe</w:t>
            </w:r>
            <w:proofErr w:type="spellEnd"/>
            <w:r>
              <w:t xml:space="preserve"> </w:t>
            </w:r>
            <w:proofErr w:type="spellStart"/>
            <w:r>
              <w:t>mà</w:t>
            </w:r>
            <w:proofErr w:type="spellEnd"/>
            <w:r>
              <w:t xml:space="preserve"> </w:t>
            </w:r>
            <w:proofErr w:type="spellStart"/>
            <w:r>
              <w:t>mình</w:t>
            </w:r>
            <w:proofErr w:type="spellEnd"/>
            <w:r>
              <w:t xml:space="preserve"> </w:t>
            </w:r>
            <w:proofErr w:type="spellStart"/>
            <w:r>
              <w:t>vận</w:t>
            </w:r>
            <w:proofErr w:type="spellEnd"/>
            <w:r>
              <w:t xml:space="preserve"> </w:t>
            </w:r>
            <w:proofErr w:type="spellStart"/>
            <w:r>
              <w:t>chuyển</w:t>
            </w:r>
            <w:proofErr w:type="spellEnd"/>
          </w:p>
        </w:tc>
        <w:tc>
          <w:tcPr>
            <w:tcW w:w="731" w:type="pct"/>
          </w:tcPr>
          <w:p w14:paraId="3A711E88" w14:textId="6D1E32F9" w:rsidR="00152262" w:rsidRDefault="00152262" w:rsidP="00D2256A">
            <w:pPr>
              <w:rPr>
                <w:color w:val="000000"/>
                <w:szCs w:val="20"/>
                <w:lang w:val="vi-VN"/>
              </w:rPr>
            </w:pPr>
            <w:r>
              <w:rPr>
                <w:color w:val="000000"/>
                <w:szCs w:val="20"/>
                <w:lang w:val="vi-VN"/>
              </w:rPr>
              <w:t>-</w:t>
            </w:r>
          </w:p>
        </w:tc>
        <w:tc>
          <w:tcPr>
            <w:tcW w:w="914" w:type="pct"/>
          </w:tcPr>
          <w:p w14:paraId="20AD285E" w14:textId="36210C1E" w:rsidR="00152262" w:rsidRDefault="00152262" w:rsidP="00D2256A">
            <w:pPr>
              <w:rPr>
                <w:color w:val="000000"/>
                <w:szCs w:val="20"/>
              </w:rPr>
            </w:pPr>
            <w:r>
              <w:rPr>
                <w:color w:val="000000"/>
                <w:szCs w:val="20"/>
              </w:rPr>
              <w:t>X</w:t>
            </w:r>
          </w:p>
        </w:tc>
        <w:tc>
          <w:tcPr>
            <w:tcW w:w="1090" w:type="pct"/>
          </w:tcPr>
          <w:p w14:paraId="2DF25346" w14:textId="2CDAAE4C" w:rsidR="00152262" w:rsidRDefault="00152262" w:rsidP="00D2256A">
            <w:pPr>
              <w:rPr>
                <w:color w:val="000000"/>
                <w:szCs w:val="20"/>
                <w:lang w:val="vi-VN"/>
              </w:rPr>
            </w:pPr>
            <w:r>
              <w:rPr>
                <w:color w:val="000000"/>
                <w:szCs w:val="20"/>
                <w:lang w:val="vi-VN"/>
              </w:rPr>
              <w:t>-</w:t>
            </w:r>
          </w:p>
        </w:tc>
      </w:tr>
      <w:tr w:rsidR="00152262" w:rsidRPr="00464885" w14:paraId="06B78446" w14:textId="77777777" w:rsidTr="00311B77">
        <w:trPr>
          <w:trHeight w:val="253"/>
        </w:trPr>
        <w:tc>
          <w:tcPr>
            <w:tcW w:w="2265" w:type="pct"/>
          </w:tcPr>
          <w:p w14:paraId="4FC6DD18" w14:textId="489A2A9A" w:rsidR="00152262" w:rsidRDefault="00152262" w:rsidP="00152262">
            <w:pPr>
              <w:pStyle w:val="BulletList1"/>
            </w:pPr>
            <w:proofErr w:type="spellStart"/>
            <w:r>
              <w:t>Xuất</w:t>
            </w:r>
            <w:proofErr w:type="spellEnd"/>
            <w:r>
              <w:t xml:space="preserve"> </w:t>
            </w:r>
            <w:proofErr w:type="spellStart"/>
            <w:r>
              <w:t>thông</w:t>
            </w:r>
            <w:proofErr w:type="spellEnd"/>
            <w:r>
              <w:t xml:space="preserve"> tin ở </w:t>
            </w:r>
            <w:proofErr w:type="spellStart"/>
            <w:r>
              <w:t>màn</w:t>
            </w:r>
            <w:proofErr w:type="spellEnd"/>
            <w:r>
              <w:t xml:space="preserve"> </w:t>
            </w:r>
            <w:proofErr w:type="spellStart"/>
            <w:r>
              <w:t>hình</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chuyến</w:t>
            </w:r>
            <w:proofErr w:type="spellEnd"/>
            <w:r>
              <w:t xml:space="preserve"> </w:t>
            </w:r>
            <w:proofErr w:type="spellStart"/>
            <w:r>
              <w:t>xe</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chuyến</w:t>
            </w:r>
            <w:proofErr w:type="spellEnd"/>
            <w:r>
              <w:t xml:space="preserve"> </w:t>
            </w:r>
            <w:proofErr w:type="spellStart"/>
            <w:r>
              <w:t>xe</w:t>
            </w:r>
            <w:proofErr w:type="spellEnd"/>
          </w:p>
        </w:tc>
        <w:tc>
          <w:tcPr>
            <w:tcW w:w="731" w:type="pct"/>
          </w:tcPr>
          <w:p w14:paraId="1B1CB830" w14:textId="5D612A50" w:rsidR="00152262" w:rsidRDefault="00152262" w:rsidP="00D2256A">
            <w:pPr>
              <w:rPr>
                <w:color w:val="000000"/>
                <w:szCs w:val="20"/>
                <w:lang w:val="vi-VN"/>
              </w:rPr>
            </w:pPr>
            <w:r>
              <w:rPr>
                <w:color w:val="000000"/>
                <w:szCs w:val="20"/>
                <w:lang w:val="vi-VN"/>
              </w:rPr>
              <w:t>-</w:t>
            </w:r>
          </w:p>
        </w:tc>
        <w:tc>
          <w:tcPr>
            <w:tcW w:w="914" w:type="pct"/>
          </w:tcPr>
          <w:p w14:paraId="37D2D471" w14:textId="745053B9" w:rsidR="00152262" w:rsidRPr="00152262" w:rsidRDefault="00152262" w:rsidP="00D2256A">
            <w:pPr>
              <w:rPr>
                <w:color w:val="000000"/>
                <w:szCs w:val="20"/>
                <w:lang w:val="vi-VN"/>
              </w:rPr>
            </w:pPr>
            <w:r>
              <w:rPr>
                <w:color w:val="000000"/>
                <w:szCs w:val="20"/>
                <w:lang w:val="vi-VN"/>
              </w:rPr>
              <w:t>-</w:t>
            </w:r>
          </w:p>
        </w:tc>
        <w:tc>
          <w:tcPr>
            <w:tcW w:w="1090" w:type="pct"/>
          </w:tcPr>
          <w:p w14:paraId="2E2CC613" w14:textId="27ABF758" w:rsidR="00152262" w:rsidRDefault="00152262" w:rsidP="00D2256A">
            <w:pPr>
              <w:rPr>
                <w:color w:val="000000"/>
                <w:szCs w:val="20"/>
                <w:lang w:val="vi-VN"/>
              </w:rPr>
            </w:pPr>
            <w:r>
              <w:rPr>
                <w:color w:val="000000"/>
                <w:szCs w:val="20"/>
                <w:lang w:val="vi-VN"/>
              </w:rPr>
              <w:t>X</w:t>
            </w:r>
          </w:p>
        </w:tc>
      </w:tr>
      <w:tr w:rsidR="00152262" w:rsidRPr="00464885" w14:paraId="5E9C00BD" w14:textId="77777777" w:rsidTr="00152262">
        <w:trPr>
          <w:trHeight w:val="253"/>
        </w:trPr>
        <w:tc>
          <w:tcPr>
            <w:tcW w:w="5000" w:type="pct"/>
            <w:gridSpan w:val="4"/>
          </w:tcPr>
          <w:p w14:paraId="5B336AFB" w14:textId="1C6CBB20" w:rsidR="00152262" w:rsidRPr="00152262" w:rsidRDefault="00152262" w:rsidP="00D2256A">
            <w:pPr>
              <w:rPr>
                <w:b/>
                <w:bCs/>
                <w:color w:val="000000"/>
                <w:szCs w:val="20"/>
                <w:lang w:val="vi-VN"/>
              </w:rPr>
            </w:pPr>
            <w:r w:rsidRPr="00152262">
              <w:rPr>
                <w:b/>
                <w:bCs/>
                <w:color w:val="000000"/>
                <w:szCs w:val="20"/>
                <w:lang w:val="vi-VN"/>
              </w:rPr>
              <w:t>Sản phẩm trong kho</w:t>
            </w:r>
          </w:p>
        </w:tc>
      </w:tr>
      <w:tr w:rsidR="00152262" w:rsidRPr="00464885" w14:paraId="67DAD2EC" w14:textId="77777777" w:rsidTr="00311B77">
        <w:trPr>
          <w:trHeight w:val="253"/>
        </w:trPr>
        <w:tc>
          <w:tcPr>
            <w:tcW w:w="2265" w:type="pct"/>
          </w:tcPr>
          <w:p w14:paraId="21D53F88" w14:textId="38E65B52" w:rsidR="00152262" w:rsidRPr="00152262" w:rsidRDefault="00152262" w:rsidP="00D2256A">
            <w:pPr>
              <w:rPr>
                <w:color w:val="000000"/>
                <w:szCs w:val="20"/>
                <w:lang w:val="vi-VN"/>
              </w:rPr>
            </w:pPr>
            <w:r>
              <w:rPr>
                <w:color w:val="000000"/>
                <w:szCs w:val="20"/>
              </w:rPr>
              <w:t>Xem</w:t>
            </w:r>
            <w:r>
              <w:rPr>
                <w:color w:val="000000"/>
                <w:szCs w:val="20"/>
                <w:lang w:val="vi-VN"/>
              </w:rPr>
              <w:t xml:space="preserve"> danh sách sản phẩm</w:t>
            </w:r>
          </w:p>
        </w:tc>
        <w:tc>
          <w:tcPr>
            <w:tcW w:w="731" w:type="pct"/>
          </w:tcPr>
          <w:p w14:paraId="0CF31B54" w14:textId="77777777" w:rsidR="00152262" w:rsidRDefault="00152262" w:rsidP="00D2256A">
            <w:pPr>
              <w:rPr>
                <w:color w:val="000000"/>
                <w:szCs w:val="20"/>
                <w:lang w:val="vi-VN"/>
              </w:rPr>
            </w:pPr>
          </w:p>
        </w:tc>
        <w:tc>
          <w:tcPr>
            <w:tcW w:w="914" w:type="pct"/>
          </w:tcPr>
          <w:p w14:paraId="656C0D9A" w14:textId="77777777" w:rsidR="00152262" w:rsidRDefault="00152262" w:rsidP="00D2256A">
            <w:pPr>
              <w:rPr>
                <w:color w:val="000000"/>
                <w:szCs w:val="20"/>
                <w:lang w:val="vi-VN"/>
              </w:rPr>
            </w:pPr>
          </w:p>
        </w:tc>
        <w:tc>
          <w:tcPr>
            <w:tcW w:w="1090" w:type="pct"/>
          </w:tcPr>
          <w:p w14:paraId="7D52AD99" w14:textId="77777777" w:rsidR="00152262" w:rsidRDefault="00152262" w:rsidP="00D2256A">
            <w:pPr>
              <w:rPr>
                <w:color w:val="000000"/>
                <w:szCs w:val="20"/>
                <w:lang w:val="vi-VN"/>
              </w:rPr>
            </w:pPr>
          </w:p>
        </w:tc>
      </w:tr>
      <w:tr w:rsidR="00152262" w:rsidRPr="00464885" w14:paraId="29D9A72C" w14:textId="77777777" w:rsidTr="00311B77">
        <w:trPr>
          <w:trHeight w:val="253"/>
        </w:trPr>
        <w:tc>
          <w:tcPr>
            <w:tcW w:w="2265" w:type="pct"/>
          </w:tcPr>
          <w:p w14:paraId="50DA89D1" w14:textId="1B78F478" w:rsidR="00152262" w:rsidRPr="00152262" w:rsidRDefault="00152262" w:rsidP="00152262">
            <w:pPr>
              <w:pStyle w:val="BulletList1"/>
            </w:pPr>
            <w:r>
              <w:t xml:space="preserve">Xem </w:t>
            </w:r>
            <w:proofErr w:type="spellStart"/>
            <w:r>
              <w:t>danh</w:t>
            </w:r>
            <w:proofErr w:type="spellEnd"/>
            <w:r>
              <w:t xml:space="preserve"> </w:t>
            </w:r>
            <w:proofErr w:type="spellStart"/>
            <w:r>
              <w:t>sách</w:t>
            </w:r>
            <w:proofErr w:type="spellEnd"/>
            <w:r>
              <w:t xml:space="preserve"> </w:t>
            </w:r>
            <w:proofErr w:type="spellStart"/>
            <w:r>
              <w:t>toàn</w:t>
            </w:r>
            <w:proofErr w:type="spellEnd"/>
            <w:r>
              <w:t xml:space="preserve"> </w:t>
            </w:r>
            <w:proofErr w:type="spellStart"/>
            <w:r>
              <w:t>bộ</w:t>
            </w:r>
            <w:proofErr w:type="spellEnd"/>
            <w:r>
              <w:t xml:space="preserve"> </w:t>
            </w:r>
            <w:proofErr w:type="spellStart"/>
            <w:r>
              <w:t>sản</w:t>
            </w:r>
            <w:proofErr w:type="spellEnd"/>
            <w:r>
              <w:t xml:space="preserve"> </w:t>
            </w:r>
            <w:proofErr w:type="spellStart"/>
            <w:r>
              <w:t>phẩm</w:t>
            </w:r>
            <w:proofErr w:type="spellEnd"/>
          </w:p>
        </w:tc>
        <w:tc>
          <w:tcPr>
            <w:tcW w:w="731" w:type="pct"/>
          </w:tcPr>
          <w:p w14:paraId="6AE5E7D9" w14:textId="38412CAF" w:rsidR="00152262" w:rsidRDefault="00152262" w:rsidP="00D2256A">
            <w:pPr>
              <w:rPr>
                <w:color w:val="000000"/>
                <w:szCs w:val="20"/>
                <w:lang w:val="vi-VN"/>
              </w:rPr>
            </w:pPr>
            <w:r>
              <w:rPr>
                <w:color w:val="000000"/>
                <w:szCs w:val="20"/>
                <w:lang w:val="vi-VN"/>
              </w:rPr>
              <w:t>X</w:t>
            </w:r>
          </w:p>
        </w:tc>
        <w:tc>
          <w:tcPr>
            <w:tcW w:w="914" w:type="pct"/>
          </w:tcPr>
          <w:p w14:paraId="10FC5045" w14:textId="375C0F90" w:rsidR="00152262" w:rsidRDefault="00152262" w:rsidP="00D2256A">
            <w:pPr>
              <w:rPr>
                <w:color w:val="000000"/>
                <w:szCs w:val="20"/>
                <w:lang w:val="vi-VN"/>
              </w:rPr>
            </w:pPr>
            <w:r>
              <w:rPr>
                <w:color w:val="000000"/>
                <w:szCs w:val="20"/>
                <w:lang w:val="vi-VN"/>
              </w:rPr>
              <w:t>-</w:t>
            </w:r>
          </w:p>
        </w:tc>
        <w:tc>
          <w:tcPr>
            <w:tcW w:w="1090" w:type="pct"/>
          </w:tcPr>
          <w:p w14:paraId="3AA011DA" w14:textId="09FAF914" w:rsidR="00152262" w:rsidRDefault="00152262" w:rsidP="00D2256A">
            <w:pPr>
              <w:rPr>
                <w:color w:val="000000"/>
                <w:szCs w:val="20"/>
                <w:lang w:val="vi-VN"/>
              </w:rPr>
            </w:pPr>
            <w:r>
              <w:rPr>
                <w:color w:val="000000"/>
                <w:szCs w:val="20"/>
                <w:lang w:val="vi-VN"/>
              </w:rPr>
              <w:t>X</w:t>
            </w:r>
          </w:p>
        </w:tc>
      </w:tr>
      <w:tr w:rsidR="00152262" w:rsidRPr="00464885" w14:paraId="43D95DC6" w14:textId="77777777" w:rsidTr="00152262">
        <w:trPr>
          <w:trHeight w:val="253"/>
        </w:trPr>
        <w:tc>
          <w:tcPr>
            <w:tcW w:w="5000" w:type="pct"/>
            <w:gridSpan w:val="4"/>
          </w:tcPr>
          <w:p w14:paraId="3E364A9E" w14:textId="6194BAB0" w:rsidR="00152262" w:rsidRPr="00152262" w:rsidRDefault="00152262" w:rsidP="00D2256A">
            <w:pPr>
              <w:rPr>
                <w:b/>
                <w:bCs/>
                <w:color w:val="000000"/>
                <w:szCs w:val="20"/>
                <w:lang w:val="vi-VN"/>
              </w:rPr>
            </w:pPr>
            <w:r w:rsidRPr="00152262">
              <w:rPr>
                <w:b/>
                <w:bCs/>
                <w:color w:val="000000"/>
                <w:szCs w:val="20"/>
                <w:lang w:val="vi-VN"/>
              </w:rPr>
              <w:t>Lịch sử cập nhật</w:t>
            </w:r>
          </w:p>
        </w:tc>
      </w:tr>
      <w:tr w:rsidR="00152262" w:rsidRPr="00464885" w14:paraId="164611AA" w14:textId="77777777" w:rsidTr="00311B77">
        <w:trPr>
          <w:trHeight w:val="253"/>
        </w:trPr>
        <w:tc>
          <w:tcPr>
            <w:tcW w:w="2265" w:type="pct"/>
          </w:tcPr>
          <w:p w14:paraId="04EF4E9F" w14:textId="732B8321" w:rsidR="00152262" w:rsidRPr="00152262" w:rsidRDefault="00152262" w:rsidP="00D2256A">
            <w:pPr>
              <w:rPr>
                <w:color w:val="000000"/>
                <w:szCs w:val="20"/>
                <w:lang w:val="vi-VN"/>
              </w:rPr>
            </w:pPr>
            <w:r>
              <w:rPr>
                <w:color w:val="000000"/>
                <w:szCs w:val="20"/>
              </w:rPr>
              <w:t>Xem</w:t>
            </w:r>
            <w:r>
              <w:rPr>
                <w:color w:val="000000"/>
                <w:szCs w:val="20"/>
                <w:lang w:val="vi-VN"/>
              </w:rPr>
              <w:t xml:space="preserve"> chi tiết lịch sử cập nhật của 1 sản phẩm</w:t>
            </w:r>
          </w:p>
        </w:tc>
        <w:tc>
          <w:tcPr>
            <w:tcW w:w="731" w:type="pct"/>
          </w:tcPr>
          <w:p w14:paraId="6BA7ED7F" w14:textId="3C08E949" w:rsidR="00152262" w:rsidRDefault="00152262" w:rsidP="00D2256A">
            <w:pPr>
              <w:rPr>
                <w:color w:val="000000"/>
                <w:szCs w:val="20"/>
                <w:lang w:val="vi-VN"/>
              </w:rPr>
            </w:pPr>
            <w:r>
              <w:rPr>
                <w:color w:val="000000"/>
                <w:szCs w:val="20"/>
                <w:lang w:val="vi-VN"/>
              </w:rPr>
              <w:t>X</w:t>
            </w:r>
          </w:p>
        </w:tc>
        <w:tc>
          <w:tcPr>
            <w:tcW w:w="914" w:type="pct"/>
          </w:tcPr>
          <w:p w14:paraId="244F02C5" w14:textId="7F4C291B" w:rsidR="00152262" w:rsidRDefault="00152262" w:rsidP="00D2256A">
            <w:pPr>
              <w:rPr>
                <w:color w:val="000000"/>
                <w:szCs w:val="20"/>
                <w:lang w:val="vi-VN"/>
              </w:rPr>
            </w:pPr>
            <w:r>
              <w:rPr>
                <w:color w:val="000000"/>
                <w:szCs w:val="20"/>
                <w:lang w:val="vi-VN"/>
              </w:rPr>
              <w:t>-</w:t>
            </w:r>
          </w:p>
        </w:tc>
        <w:tc>
          <w:tcPr>
            <w:tcW w:w="1090" w:type="pct"/>
          </w:tcPr>
          <w:p w14:paraId="062A0D1F" w14:textId="6F356DCD" w:rsidR="00152262" w:rsidRDefault="00152262" w:rsidP="00D2256A">
            <w:pPr>
              <w:rPr>
                <w:color w:val="000000"/>
                <w:szCs w:val="20"/>
                <w:lang w:val="vi-VN"/>
              </w:rPr>
            </w:pPr>
            <w:r>
              <w:rPr>
                <w:color w:val="000000"/>
                <w:szCs w:val="20"/>
                <w:lang w:val="vi-VN"/>
              </w:rPr>
              <w:t>X</w:t>
            </w:r>
          </w:p>
        </w:tc>
      </w:tr>
      <w:tr w:rsidR="00152262" w:rsidRPr="00464885" w14:paraId="3450EA39" w14:textId="77777777" w:rsidTr="00152262">
        <w:trPr>
          <w:trHeight w:val="253"/>
        </w:trPr>
        <w:tc>
          <w:tcPr>
            <w:tcW w:w="5000" w:type="pct"/>
            <w:gridSpan w:val="4"/>
          </w:tcPr>
          <w:p w14:paraId="482AFDA1" w14:textId="726523C3" w:rsidR="00152262" w:rsidRPr="00152262" w:rsidRDefault="00152262" w:rsidP="00D2256A">
            <w:pPr>
              <w:rPr>
                <w:b/>
                <w:bCs/>
                <w:color w:val="000000"/>
                <w:szCs w:val="20"/>
                <w:lang w:val="vi-VN"/>
              </w:rPr>
            </w:pPr>
            <w:r w:rsidRPr="00152262">
              <w:rPr>
                <w:b/>
                <w:bCs/>
                <w:color w:val="000000"/>
                <w:szCs w:val="20"/>
                <w:lang w:val="vi-VN"/>
              </w:rPr>
              <w:t>Báo cáo</w:t>
            </w:r>
          </w:p>
        </w:tc>
      </w:tr>
      <w:tr w:rsidR="00914DE7" w:rsidRPr="00464885" w14:paraId="1E97F782" w14:textId="77777777" w:rsidTr="00311B77">
        <w:trPr>
          <w:trHeight w:val="253"/>
        </w:trPr>
        <w:tc>
          <w:tcPr>
            <w:tcW w:w="2265" w:type="pct"/>
          </w:tcPr>
          <w:p w14:paraId="6C2FE09C" w14:textId="53E68FD1" w:rsidR="00914DE7" w:rsidRPr="00914DE7" w:rsidRDefault="00914DE7" w:rsidP="00D2256A">
            <w:pPr>
              <w:rPr>
                <w:color w:val="000000"/>
                <w:szCs w:val="20"/>
                <w:lang w:val="vi-VN"/>
              </w:rPr>
            </w:pPr>
            <w:r>
              <w:rPr>
                <w:color w:val="000000"/>
                <w:szCs w:val="20"/>
              </w:rPr>
              <w:t>Xem</w:t>
            </w:r>
            <w:r>
              <w:rPr>
                <w:color w:val="000000"/>
                <w:szCs w:val="20"/>
                <w:lang w:val="vi-VN"/>
              </w:rPr>
              <w:t xml:space="preserve"> danh sách báo cáo</w:t>
            </w:r>
          </w:p>
        </w:tc>
        <w:tc>
          <w:tcPr>
            <w:tcW w:w="731" w:type="pct"/>
          </w:tcPr>
          <w:p w14:paraId="03C8B33E" w14:textId="452B916B" w:rsidR="00914DE7" w:rsidRDefault="00914DE7" w:rsidP="00D2256A">
            <w:pPr>
              <w:rPr>
                <w:color w:val="000000"/>
                <w:szCs w:val="20"/>
                <w:lang w:val="vi-VN"/>
              </w:rPr>
            </w:pPr>
            <w:r>
              <w:rPr>
                <w:color w:val="000000"/>
                <w:szCs w:val="20"/>
                <w:lang w:val="vi-VN"/>
              </w:rPr>
              <w:t>X</w:t>
            </w:r>
          </w:p>
        </w:tc>
        <w:tc>
          <w:tcPr>
            <w:tcW w:w="914" w:type="pct"/>
          </w:tcPr>
          <w:p w14:paraId="45911196" w14:textId="33768346" w:rsidR="00914DE7" w:rsidRDefault="00914DE7" w:rsidP="00D2256A">
            <w:pPr>
              <w:rPr>
                <w:color w:val="000000"/>
                <w:szCs w:val="20"/>
                <w:lang w:val="vi-VN"/>
              </w:rPr>
            </w:pPr>
            <w:r>
              <w:rPr>
                <w:color w:val="000000"/>
                <w:szCs w:val="20"/>
                <w:lang w:val="vi-VN"/>
              </w:rPr>
              <w:t>-</w:t>
            </w:r>
          </w:p>
        </w:tc>
        <w:tc>
          <w:tcPr>
            <w:tcW w:w="1090" w:type="pct"/>
          </w:tcPr>
          <w:p w14:paraId="695C8CF1" w14:textId="4F4A387F" w:rsidR="00914DE7" w:rsidRDefault="00914DE7" w:rsidP="00D2256A">
            <w:pPr>
              <w:rPr>
                <w:color w:val="000000"/>
                <w:szCs w:val="20"/>
                <w:lang w:val="vi-VN"/>
              </w:rPr>
            </w:pPr>
            <w:r>
              <w:rPr>
                <w:color w:val="000000"/>
                <w:szCs w:val="20"/>
                <w:lang w:val="vi-VN"/>
              </w:rPr>
              <w:t>X</w:t>
            </w:r>
          </w:p>
        </w:tc>
      </w:tr>
      <w:tr w:rsidR="00152262" w:rsidRPr="00464885" w14:paraId="0F083C29" w14:textId="77777777" w:rsidTr="00311B77">
        <w:trPr>
          <w:trHeight w:val="253"/>
        </w:trPr>
        <w:tc>
          <w:tcPr>
            <w:tcW w:w="2265" w:type="pct"/>
          </w:tcPr>
          <w:p w14:paraId="1F36534B" w14:textId="3B79CF2E" w:rsidR="00152262" w:rsidRPr="00152262" w:rsidRDefault="00152262" w:rsidP="00D2256A">
            <w:pPr>
              <w:rPr>
                <w:color w:val="000000"/>
                <w:szCs w:val="20"/>
                <w:lang w:val="vi-VN"/>
              </w:rPr>
            </w:pPr>
            <w:r>
              <w:rPr>
                <w:color w:val="000000"/>
                <w:szCs w:val="20"/>
              </w:rPr>
              <w:t>Xem</w:t>
            </w:r>
            <w:r w:rsidR="00914DE7">
              <w:rPr>
                <w:color w:val="000000"/>
                <w:szCs w:val="20"/>
                <w:lang w:val="vi-VN"/>
              </w:rPr>
              <w:t xml:space="preserve"> chi tiết</w:t>
            </w:r>
            <w:r>
              <w:rPr>
                <w:color w:val="000000"/>
                <w:szCs w:val="20"/>
                <w:lang w:val="vi-VN"/>
              </w:rPr>
              <w:t xml:space="preserve"> báo cáo theo ngày</w:t>
            </w:r>
          </w:p>
        </w:tc>
        <w:tc>
          <w:tcPr>
            <w:tcW w:w="731" w:type="pct"/>
          </w:tcPr>
          <w:p w14:paraId="02261BC6" w14:textId="64F3D88C" w:rsidR="00152262" w:rsidRDefault="00152262" w:rsidP="00D2256A">
            <w:pPr>
              <w:rPr>
                <w:color w:val="000000"/>
                <w:szCs w:val="20"/>
                <w:lang w:val="vi-VN"/>
              </w:rPr>
            </w:pPr>
            <w:r>
              <w:rPr>
                <w:color w:val="000000"/>
                <w:szCs w:val="20"/>
                <w:lang w:val="vi-VN"/>
              </w:rPr>
              <w:t>X</w:t>
            </w:r>
          </w:p>
        </w:tc>
        <w:tc>
          <w:tcPr>
            <w:tcW w:w="914" w:type="pct"/>
          </w:tcPr>
          <w:p w14:paraId="0B041EE6" w14:textId="79C75BAE" w:rsidR="00152262" w:rsidRDefault="00152262" w:rsidP="00D2256A">
            <w:pPr>
              <w:rPr>
                <w:color w:val="000000"/>
                <w:szCs w:val="20"/>
                <w:lang w:val="vi-VN"/>
              </w:rPr>
            </w:pPr>
            <w:r>
              <w:rPr>
                <w:color w:val="000000"/>
                <w:szCs w:val="20"/>
                <w:lang w:val="vi-VN"/>
              </w:rPr>
              <w:t>-</w:t>
            </w:r>
          </w:p>
        </w:tc>
        <w:tc>
          <w:tcPr>
            <w:tcW w:w="1090" w:type="pct"/>
          </w:tcPr>
          <w:p w14:paraId="3822183A" w14:textId="781B974E" w:rsidR="00152262" w:rsidRDefault="00152262" w:rsidP="00D2256A">
            <w:pPr>
              <w:rPr>
                <w:color w:val="000000"/>
                <w:szCs w:val="20"/>
                <w:lang w:val="vi-VN"/>
              </w:rPr>
            </w:pPr>
            <w:r>
              <w:rPr>
                <w:color w:val="000000"/>
                <w:szCs w:val="20"/>
                <w:lang w:val="vi-VN"/>
              </w:rPr>
              <w:t>X</w:t>
            </w:r>
          </w:p>
        </w:tc>
      </w:tr>
      <w:tr w:rsidR="00152262" w:rsidRPr="00464885" w14:paraId="3D066401" w14:textId="77777777" w:rsidTr="00311B77">
        <w:trPr>
          <w:trHeight w:val="253"/>
        </w:trPr>
        <w:tc>
          <w:tcPr>
            <w:tcW w:w="2265" w:type="pct"/>
          </w:tcPr>
          <w:p w14:paraId="49F8A5F2" w14:textId="27E4F451" w:rsidR="00152262" w:rsidRPr="00152262" w:rsidRDefault="00152262" w:rsidP="00D2256A">
            <w:pPr>
              <w:rPr>
                <w:color w:val="000000"/>
                <w:szCs w:val="20"/>
                <w:lang w:val="vi-VN"/>
              </w:rPr>
            </w:pPr>
            <w:proofErr w:type="spellStart"/>
            <w:r>
              <w:rPr>
                <w:color w:val="000000"/>
                <w:szCs w:val="20"/>
              </w:rPr>
              <w:t>Xuất</w:t>
            </w:r>
            <w:proofErr w:type="spellEnd"/>
            <w:r>
              <w:rPr>
                <w:color w:val="000000"/>
                <w:szCs w:val="20"/>
                <w:lang w:val="vi-VN"/>
              </w:rPr>
              <w:t xml:space="preserve"> thông tin</w:t>
            </w:r>
          </w:p>
        </w:tc>
        <w:tc>
          <w:tcPr>
            <w:tcW w:w="731" w:type="pct"/>
          </w:tcPr>
          <w:p w14:paraId="6302FF77" w14:textId="77777777" w:rsidR="00152262" w:rsidRDefault="00152262" w:rsidP="00D2256A">
            <w:pPr>
              <w:rPr>
                <w:color w:val="000000"/>
                <w:szCs w:val="20"/>
                <w:lang w:val="vi-VN"/>
              </w:rPr>
            </w:pPr>
          </w:p>
        </w:tc>
        <w:tc>
          <w:tcPr>
            <w:tcW w:w="914" w:type="pct"/>
          </w:tcPr>
          <w:p w14:paraId="050F6E2C" w14:textId="77777777" w:rsidR="00152262" w:rsidRDefault="00152262" w:rsidP="00D2256A">
            <w:pPr>
              <w:rPr>
                <w:color w:val="000000"/>
                <w:szCs w:val="20"/>
                <w:lang w:val="vi-VN"/>
              </w:rPr>
            </w:pPr>
          </w:p>
        </w:tc>
        <w:tc>
          <w:tcPr>
            <w:tcW w:w="1090" w:type="pct"/>
          </w:tcPr>
          <w:p w14:paraId="3C023DB7" w14:textId="77777777" w:rsidR="00152262" w:rsidRDefault="00152262" w:rsidP="00D2256A">
            <w:pPr>
              <w:rPr>
                <w:color w:val="000000"/>
                <w:szCs w:val="20"/>
                <w:lang w:val="vi-VN"/>
              </w:rPr>
            </w:pPr>
          </w:p>
        </w:tc>
      </w:tr>
      <w:tr w:rsidR="00152262" w:rsidRPr="00464885" w14:paraId="5D7BC50B" w14:textId="77777777" w:rsidTr="00311B77">
        <w:trPr>
          <w:trHeight w:val="253"/>
        </w:trPr>
        <w:tc>
          <w:tcPr>
            <w:tcW w:w="2265" w:type="pct"/>
          </w:tcPr>
          <w:p w14:paraId="393761FD" w14:textId="77AA1568" w:rsidR="00152262" w:rsidRPr="00152262" w:rsidRDefault="00152262" w:rsidP="00152262">
            <w:pPr>
              <w:pStyle w:val="BulletList1"/>
            </w:pPr>
            <w:proofErr w:type="spellStart"/>
            <w:r>
              <w:t>Xuất</w:t>
            </w:r>
            <w:proofErr w:type="spellEnd"/>
            <w:r>
              <w:t xml:space="preserve"> </w:t>
            </w:r>
            <w:proofErr w:type="spellStart"/>
            <w:r>
              <w:t>báo</w:t>
            </w:r>
            <w:proofErr w:type="spellEnd"/>
            <w:r>
              <w:t xml:space="preserve"> </w:t>
            </w:r>
            <w:proofErr w:type="spellStart"/>
            <w:r>
              <w:t>cáo</w:t>
            </w:r>
            <w:proofErr w:type="spellEnd"/>
            <w:r>
              <w:t xml:space="preserve"> </w:t>
            </w:r>
          </w:p>
        </w:tc>
        <w:tc>
          <w:tcPr>
            <w:tcW w:w="731" w:type="pct"/>
          </w:tcPr>
          <w:p w14:paraId="1CB708C5" w14:textId="3ABE4798" w:rsidR="00152262" w:rsidRDefault="00152262" w:rsidP="00D2256A">
            <w:pPr>
              <w:rPr>
                <w:color w:val="000000"/>
                <w:szCs w:val="20"/>
                <w:lang w:val="vi-VN"/>
              </w:rPr>
            </w:pPr>
            <w:r>
              <w:rPr>
                <w:color w:val="000000"/>
                <w:szCs w:val="20"/>
                <w:lang w:val="vi-VN"/>
              </w:rPr>
              <w:t>X</w:t>
            </w:r>
          </w:p>
        </w:tc>
        <w:tc>
          <w:tcPr>
            <w:tcW w:w="914" w:type="pct"/>
          </w:tcPr>
          <w:p w14:paraId="34D82996" w14:textId="30CD5787" w:rsidR="00152262" w:rsidRDefault="00152262" w:rsidP="00D2256A">
            <w:pPr>
              <w:rPr>
                <w:color w:val="000000"/>
                <w:szCs w:val="20"/>
                <w:lang w:val="vi-VN"/>
              </w:rPr>
            </w:pPr>
            <w:r>
              <w:rPr>
                <w:color w:val="000000"/>
                <w:szCs w:val="20"/>
                <w:lang w:val="vi-VN"/>
              </w:rPr>
              <w:t>-</w:t>
            </w:r>
          </w:p>
        </w:tc>
        <w:tc>
          <w:tcPr>
            <w:tcW w:w="1090" w:type="pct"/>
          </w:tcPr>
          <w:p w14:paraId="63C025EC" w14:textId="034B3857" w:rsidR="00152262" w:rsidRDefault="00152262" w:rsidP="00D2256A">
            <w:pPr>
              <w:rPr>
                <w:color w:val="000000"/>
                <w:szCs w:val="20"/>
                <w:lang w:val="vi-VN"/>
              </w:rPr>
            </w:pPr>
            <w:r>
              <w:rPr>
                <w:color w:val="000000"/>
                <w:szCs w:val="20"/>
                <w:lang w:val="vi-VN"/>
              </w:rPr>
              <w:t>X</w:t>
            </w:r>
          </w:p>
        </w:tc>
      </w:tr>
    </w:tbl>
    <w:p w14:paraId="3DEDAAD2" w14:textId="77777777" w:rsidR="002D6741" w:rsidRPr="008F2D5E" w:rsidRDefault="002D6741" w:rsidP="002D6741">
      <w:pPr>
        <w:rPr>
          <w:rFonts w:cs="Arial"/>
          <w:lang w:val="en-US" w:eastAsia="en-US"/>
        </w:rPr>
      </w:pPr>
    </w:p>
    <w:p w14:paraId="61BF0A9C" w14:textId="77777777" w:rsidR="002D6741" w:rsidRDefault="002D6741" w:rsidP="002D6741">
      <w:pPr>
        <w:pStyle w:val="Heading1"/>
        <w:spacing w:line="360" w:lineRule="auto"/>
        <w:rPr>
          <w:rFonts w:cs="Arial"/>
        </w:rPr>
      </w:pPr>
      <w:bookmarkStart w:id="44" w:name="h.c4ozx2kwgicz" w:colFirst="0" w:colLast="0"/>
      <w:bookmarkStart w:id="45" w:name="_Toc152340757"/>
      <w:bookmarkStart w:id="46" w:name="_Toc525758027"/>
      <w:bookmarkStart w:id="47" w:name="_Toc427312947"/>
      <w:bookmarkStart w:id="48" w:name="_Toc362429690"/>
      <w:bookmarkEnd w:id="44"/>
      <w:r>
        <w:rPr>
          <w:rFonts w:cs="Arial"/>
        </w:rPr>
        <w:t>Wireframes</w:t>
      </w:r>
      <w:bookmarkEnd w:id="45"/>
    </w:p>
    <w:p w14:paraId="7906F815" w14:textId="77777777" w:rsidR="002D6741" w:rsidRDefault="002D6741" w:rsidP="002D6741">
      <w:pPr>
        <w:rPr>
          <w:lang w:val="en-US" w:eastAsia="en-US"/>
        </w:rPr>
      </w:pPr>
      <w:r>
        <w:rPr>
          <w:lang w:val="en-US" w:eastAsia="en-US"/>
        </w:rPr>
        <w:t>N/A</w:t>
      </w:r>
    </w:p>
    <w:p w14:paraId="1B682FAC" w14:textId="77777777" w:rsidR="002D6741" w:rsidRPr="00516C12" w:rsidRDefault="002D6741" w:rsidP="002D6741">
      <w:pPr>
        <w:pStyle w:val="Heading1"/>
        <w:spacing w:line="360" w:lineRule="auto"/>
        <w:rPr>
          <w:rFonts w:cs="Arial"/>
        </w:rPr>
      </w:pPr>
      <w:bookmarkStart w:id="49" w:name="_Toc152340758"/>
      <w:r w:rsidRPr="00516C12">
        <w:rPr>
          <w:rFonts w:cs="Arial"/>
        </w:rPr>
        <w:t>Use Case Specifications</w:t>
      </w:r>
      <w:bookmarkEnd w:id="46"/>
      <w:bookmarkEnd w:id="49"/>
    </w:p>
    <w:p w14:paraId="06F99EA6" w14:textId="77777777" w:rsidR="002D6741" w:rsidRDefault="002D6741" w:rsidP="002D6741">
      <w:pPr>
        <w:rPr>
          <w:rFonts w:cs="Arial"/>
          <w:lang w:val="en-US" w:eastAsia="en-US"/>
        </w:rPr>
      </w:pPr>
      <w:r w:rsidRPr="00516C12">
        <w:rPr>
          <w:rFonts w:cs="Arial"/>
          <w:lang w:val="en-US" w:eastAsia="en-US"/>
        </w:rPr>
        <w:t xml:space="preserve">This section covers the system’s functional requirements which details what the system must do in terms of input, </w:t>
      </w:r>
      <w:proofErr w:type="gramStart"/>
      <w:r w:rsidRPr="00516C12">
        <w:rPr>
          <w:rFonts w:cs="Arial"/>
          <w:lang w:val="en-US" w:eastAsia="en-US"/>
        </w:rPr>
        <w:t>behavior</w:t>
      </w:r>
      <w:proofErr w:type="gramEnd"/>
      <w:r w:rsidRPr="00516C12">
        <w:rPr>
          <w:rFonts w:cs="Arial"/>
          <w:lang w:val="en-US" w:eastAsia="en-US"/>
        </w:rPr>
        <w:t xml:space="preserve"> and the expected output. It elicits the interaction between the actor(s) and the system, the system’s </w:t>
      </w:r>
      <w:proofErr w:type="gramStart"/>
      <w:r w:rsidRPr="00516C12">
        <w:rPr>
          <w:rFonts w:cs="Arial"/>
          <w:lang w:val="en-US" w:eastAsia="en-US"/>
        </w:rPr>
        <w:t>behavior</w:t>
      </w:r>
      <w:proofErr w:type="gramEnd"/>
      <w:r w:rsidRPr="00516C12">
        <w:rPr>
          <w:rFonts w:cs="Arial"/>
          <w:lang w:val="en-US" w:eastAsia="en-US"/>
        </w:rPr>
        <w:t xml:space="preserve"> and the results of their interactions.</w:t>
      </w:r>
    </w:p>
    <w:p w14:paraId="2A82CAB7" w14:textId="2EFD42CF" w:rsidR="00FD73D0" w:rsidRDefault="00FD73D0" w:rsidP="00FD73D0">
      <w:pPr>
        <w:pStyle w:val="Heading2"/>
      </w:pPr>
      <w:bookmarkStart w:id="50" w:name="_Toc152340759"/>
      <w:r>
        <w:t>Common</w:t>
      </w:r>
      <w:bookmarkEnd w:id="50"/>
    </w:p>
    <w:p w14:paraId="5F581A27" w14:textId="1EC1A290" w:rsidR="00FD73D0" w:rsidRDefault="00DC3D15" w:rsidP="005D7202">
      <w:pPr>
        <w:pStyle w:val="Heading3"/>
      </w:pPr>
      <w:bookmarkStart w:id="51" w:name="_Ref152252650"/>
      <w:bookmarkStart w:id="52" w:name="_Toc152340760"/>
      <w:r>
        <w:t>UC1</w:t>
      </w:r>
      <w:r>
        <w:rPr>
          <w:lang w:val="vi-VN"/>
        </w:rPr>
        <w:t xml:space="preserve">: </w:t>
      </w:r>
      <w:proofErr w:type="spellStart"/>
      <w:r w:rsidR="00FD73D0">
        <w:t>Đăng</w:t>
      </w:r>
      <w:proofErr w:type="spellEnd"/>
      <w:r w:rsidR="00FD73D0">
        <w:t xml:space="preserve"> </w:t>
      </w:r>
      <w:proofErr w:type="spellStart"/>
      <w:r w:rsidR="00FD73D0">
        <w:t>nhập</w:t>
      </w:r>
      <w:bookmarkEnd w:id="51"/>
      <w:bookmarkEnd w:id="52"/>
      <w:proofErr w:type="spellEnd"/>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5D7202" w:rsidRPr="00516C12" w14:paraId="01257E73" w14:textId="77777777" w:rsidTr="002717E9">
        <w:tc>
          <w:tcPr>
            <w:tcW w:w="957" w:type="pct"/>
            <w:shd w:val="clear" w:color="auto" w:fill="D9D9D9" w:themeFill="background1" w:themeFillShade="D9"/>
          </w:tcPr>
          <w:p w14:paraId="01569C0E" w14:textId="77777777" w:rsidR="005D7202" w:rsidRPr="00516C12" w:rsidRDefault="005D7202" w:rsidP="002717E9">
            <w:pPr>
              <w:rPr>
                <w:rFonts w:cs="Arial"/>
                <w:b/>
              </w:rPr>
            </w:pPr>
            <w:r w:rsidRPr="00516C12">
              <w:rPr>
                <w:rFonts w:cs="Arial"/>
                <w:b/>
              </w:rPr>
              <w:t>Objective</w:t>
            </w:r>
          </w:p>
        </w:tc>
        <w:tc>
          <w:tcPr>
            <w:tcW w:w="4043" w:type="pct"/>
          </w:tcPr>
          <w:p w14:paraId="72AD65C0" w14:textId="63C96A4C" w:rsidR="005D7202" w:rsidRPr="005E3B3E" w:rsidRDefault="005D7202" w:rsidP="002717E9">
            <w:pPr>
              <w:rPr>
                <w:rFonts w:cs="Arial"/>
                <w:lang w:val="vi-VN"/>
              </w:rPr>
            </w:pPr>
            <w:proofErr w:type="spellStart"/>
            <w:r>
              <w:rPr>
                <w:rFonts w:cs="Arial"/>
                <w:lang w:val="en-US"/>
              </w:rPr>
              <w:t>Tính</w:t>
            </w:r>
            <w:proofErr w:type="spellEnd"/>
            <w:r>
              <w:rPr>
                <w:rFonts w:cs="Arial"/>
                <w:lang w:val="vi-VN"/>
              </w:rPr>
              <w:t xml:space="preserve"> năng này cho phép NSD đăng nhập vào hệ thống với tài khoản cá nhân của mình</w:t>
            </w:r>
          </w:p>
        </w:tc>
      </w:tr>
      <w:tr w:rsidR="005D7202" w:rsidRPr="00516C12" w14:paraId="2A64AB33" w14:textId="77777777" w:rsidTr="002717E9">
        <w:tc>
          <w:tcPr>
            <w:tcW w:w="957" w:type="pct"/>
            <w:shd w:val="clear" w:color="auto" w:fill="D9D9D9" w:themeFill="background1" w:themeFillShade="D9"/>
          </w:tcPr>
          <w:p w14:paraId="1670BEFF" w14:textId="77777777" w:rsidR="005D7202" w:rsidRPr="00516C12" w:rsidRDefault="005D7202" w:rsidP="002717E9">
            <w:pPr>
              <w:rPr>
                <w:rFonts w:cs="Arial"/>
                <w:b/>
              </w:rPr>
            </w:pPr>
            <w:r w:rsidRPr="00516C12">
              <w:rPr>
                <w:rFonts w:cs="Arial"/>
                <w:b/>
              </w:rPr>
              <w:t>Actor</w:t>
            </w:r>
          </w:p>
        </w:tc>
        <w:tc>
          <w:tcPr>
            <w:tcW w:w="4043" w:type="pct"/>
          </w:tcPr>
          <w:p w14:paraId="7E5BFF78" w14:textId="3D9DAB19" w:rsidR="005D7202" w:rsidRPr="005E3B3E" w:rsidRDefault="005D7202" w:rsidP="002717E9">
            <w:pPr>
              <w:rPr>
                <w:rFonts w:cs="Arial"/>
                <w:lang w:val="vi-VN"/>
              </w:rPr>
            </w:pPr>
            <w:r>
              <w:rPr>
                <w:rFonts w:cs="Arial"/>
                <w:lang w:val="vi-VN"/>
              </w:rPr>
              <w:t>Nhân viên quản lý kho, lái xe, system adminstrator</w:t>
            </w:r>
          </w:p>
        </w:tc>
      </w:tr>
      <w:tr w:rsidR="005D7202" w:rsidRPr="00516C12" w14:paraId="3F972E21" w14:textId="77777777" w:rsidTr="002717E9">
        <w:tc>
          <w:tcPr>
            <w:tcW w:w="957" w:type="pct"/>
            <w:shd w:val="clear" w:color="auto" w:fill="D9D9D9" w:themeFill="background1" w:themeFillShade="D9"/>
          </w:tcPr>
          <w:p w14:paraId="7308847D" w14:textId="77777777" w:rsidR="005D7202" w:rsidRPr="00516C12" w:rsidRDefault="005D7202" w:rsidP="002717E9">
            <w:pPr>
              <w:rPr>
                <w:rFonts w:cs="Arial"/>
                <w:b/>
              </w:rPr>
            </w:pPr>
            <w:r w:rsidRPr="00516C12">
              <w:rPr>
                <w:rFonts w:cs="Arial"/>
                <w:b/>
              </w:rPr>
              <w:t>Trigger</w:t>
            </w:r>
          </w:p>
        </w:tc>
        <w:tc>
          <w:tcPr>
            <w:tcW w:w="4043" w:type="pct"/>
          </w:tcPr>
          <w:p w14:paraId="28CF9BC2" w14:textId="54CD2B74" w:rsidR="005D7202" w:rsidRPr="005E3B3E" w:rsidRDefault="005D7202" w:rsidP="002717E9">
            <w:pPr>
              <w:rPr>
                <w:rFonts w:cs="Arial"/>
                <w:lang w:val="vi-VN"/>
              </w:rPr>
            </w:pPr>
            <w:r>
              <w:rPr>
                <w:rFonts w:cs="Arial"/>
                <w:lang w:val="vi-VN"/>
              </w:rPr>
              <w:t>Click vào biểu tượng của phần mềm</w:t>
            </w:r>
          </w:p>
        </w:tc>
      </w:tr>
      <w:tr w:rsidR="005D7202" w:rsidRPr="00516C12" w14:paraId="7FB541E1" w14:textId="77777777" w:rsidTr="002717E9">
        <w:tc>
          <w:tcPr>
            <w:tcW w:w="957" w:type="pct"/>
            <w:shd w:val="clear" w:color="auto" w:fill="D9D9D9" w:themeFill="background1" w:themeFillShade="D9"/>
          </w:tcPr>
          <w:p w14:paraId="25D17ADC" w14:textId="77777777" w:rsidR="005D7202" w:rsidRPr="00516C12" w:rsidRDefault="005D7202" w:rsidP="002717E9">
            <w:pPr>
              <w:rPr>
                <w:rFonts w:cs="Arial"/>
                <w:b/>
              </w:rPr>
            </w:pPr>
            <w:r w:rsidRPr="00516C12">
              <w:rPr>
                <w:rFonts w:cs="Arial"/>
                <w:b/>
              </w:rPr>
              <w:t>Pre-conditions</w:t>
            </w:r>
          </w:p>
        </w:tc>
        <w:tc>
          <w:tcPr>
            <w:tcW w:w="4043" w:type="pct"/>
          </w:tcPr>
          <w:p w14:paraId="25C4887F" w14:textId="037E8F21" w:rsidR="005D7202" w:rsidRPr="005E3B3E" w:rsidRDefault="005D7202" w:rsidP="002717E9">
            <w:pPr>
              <w:pStyle w:val="BulletList1"/>
            </w:pPr>
            <w:r>
              <w:t>NSD</w:t>
            </w:r>
            <w:r>
              <w:rPr>
                <w:lang w:val="vi-VN"/>
              </w:rPr>
              <w:t xml:space="preserve"> truy cập vào website lần đầu tiên</w:t>
            </w:r>
          </w:p>
        </w:tc>
      </w:tr>
      <w:tr w:rsidR="005D7202" w:rsidRPr="00516C12" w14:paraId="4364E753" w14:textId="77777777" w:rsidTr="002717E9">
        <w:tc>
          <w:tcPr>
            <w:tcW w:w="957" w:type="pct"/>
            <w:shd w:val="clear" w:color="auto" w:fill="D9D9D9" w:themeFill="background1" w:themeFillShade="D9"/>
          </w:tcPr>
          <w:p w14:paraId="67AD5B75" w14:textId="77777777" w:rsidR="005D7202" w:rsidRPr="00516C12" w:rsidRDefault="005D7202" w:rsidP="002717E9">
            <w:pPr>
              <w:rPr>
                <w:rFonts w:cs="Arial"/>
                <w:b/>
              </w:rPr>
            </w:pPr>
            <w:r w:rsidRPr="00516C12">
              <w:rPr>
                <w:rFonts w:cs="Arial"/>
                <w:b/>
              </w:rPr>
              <w:t>Post-condition</w:t>
            </w:r>
          </w:p>
        </w:tc>
        <w:tc>
          <w:tcPr>
            <w:tcW w:w="4043" w:type="pct"/>
          </w:tcPr>
          <w:p w14:paraId="009A8820" w14:textId="5BD8A8DD" w:rsidR="005D7202" w:rsidRPr="00BD77BF" w:rsidRDefault="005D7202" w:rsidP="002717E9">
            <w:pPr>
              <w:rPr>
                <w:rFonts w:cs="Arial"/>
                <w:lang w:val="vi-VN"/>
              </w:rPr>
            </w:pPr>
            <w:r>
              <w:rPr>
                <w:rFonts w:cs="Arial"/>
                <w:lang w:val="vi-VN"/>
              </w:rPr>
              <w:t>NSD đăng nhập thành công vào hệ thống</w:t>
            </w:r>
          </w:p>
        </w:tc>
      </w:tr>
    </w:tbl>
    <w:p w14:paraId="110B41BC" w14:textId="77777777" w:rsidR="005D7202" w:rsidRDefault="005D7202" w:rsidP="005D7202">
      <w:pPr>
        <w:rPr>
          <w:b/>
          <w:bCs/>
          <w:color w:val="1F4E79" w:themeColor="accent1" w:themeShade="80"/>
          <w:sz w:val="22"/>
          <w:szCs w:val="22"/>
          <w:lang w:val="vi-VN" w:eastAsia="en-US"/>
        </w:rPr>
      </w:pPr>
      <w:r w:rsidRPr="00BD77BF">
        <w:rPr>
          <w:b/>
          <w:bCs/>
          <w:color w:val="1F4E79" w:themeColor="accent1" w:themeShade="80"/>
          <w:sz w:val="22"/>
          <w:szCs w:val="22"/>
          <w:lang w:val="en-US" w:eastAsia="en-US"/>
        </w:rPr>
        <w:lastRenderedPageBreak/>
        <w:t>Activity</w:t>
      </w:r>
      <w:r w:rsidRPr="00BD77BF">
        <w:rPr>
          <w:b/>
          <w:bCs/>
          <w:color w:val="1F4E79" w:themeColor="accent1" w:themeShade="80"/>
          <w:sz w:val="22"/>
          <w:szCs w:val="22"/>
          <w:lang w:val="vi-VN" w:eastAsia="en-US"/>
        </w:rPr>
        <w:t xml:space="preserve"> Flow</w:t>
      </w:r>
    </w:p>
    <w:p w14:paraId="77E57B6C" w14:textId="7B619265" w:rsidR="005D7202" w:rsidRDefault="007E2C87" w:rsidP="005D7202">
      <w:pPr>
        <w:jc w:val="center"/>
        <w:rPr>
          <w:b/>
          <w:bCs/>
          <w:color w:val="1F4E79" w:themeColor="accent1" w:themeShade="80"/>
          <w:sz w:val="22"/>
          <w:szCs w:val="22"/>
          <w:lang w:val="vi-VN" w:eastAsia="en-US"/>
        </w:rPr>
      </w:pPr>
      <w:r w:rsidRPr="007E2C87">
        <w:rPr>
          <w:b/>
          <w:bCs/>
          <w:noProof/>
          <w:color w:val="1F4E79" w:themeColor="accent1" w:themeShade="80"/>
          <w:sz w:val="22"/>
          <w:szCs w:val="22"/>
          <w:lang w:val="vi-VN" w:eastAsia="en-US"/>
        </w:rPr>
        <w:drawing>
          <wp:inline distT="0" distB="0" distL="0" distR="0" wp14:anchorId="693A24F3" wp14:editId="76A86CA5">
            <wp:extent cx="5110200" cy="3943379"/>
            <wp:effectExtent l="0" t="0" r="0" b="0"/>
            <wp:docPr id="156209496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94960" name="Picture 1" descr="A diagram of a system&#10;&#10;Description automatically generated"/>
                    <pic:cNvPicPr/>
                  </pic:nvPicPr>
                  <pic:blipFill>
                    <a:blip r:embed="rId28"/>
                    <a:stretch>
                      <a:fillRect/>
                    </a:stretch>
                  </pic:blipFill>
                  <pic:spPr>
                    <a:xfrm>
                      <a:off x="0" y="0"/>
                      <a:ext cx="5110200" cy="3943379"/>
                    </a:xfrm>
                    <a:prstGeom prst="rect">
                      <a:avLst/>
                    </a:prstGeom>
                  </pic:spPr>
                </pic:pic>
              </a:graphicData>
            </a:graphic>
          </wp:inline>
        </w:drawing>
      </w:r>
    </w:p>
    <w:p w14:paraId="39BCCBEE" w14:textId="77777777" w:rsidR="005D7202" w:rsidRPr="00516C12" w:rsidRDefault="005D7202" w:rsidP="005D7202">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022"/>
        <w:gridCol w:w="1023"/>
        <w:gridCol w:w="7285"/>
      </w:tblGrid>
      <w:tr w:rsidR="005D7202" w:rsidRPr="00516C12" w14:paraId="61D52BFE" w14:textId="77777777" w:rsidTr="002717E9">
        <w:trPr>
          <w:trHeight w:val="253"/>
        </w:trPr>
        <w:tc>
          <w:tcPr>
            <w:tcW w:w="548" w:type="pct"/>
            <w:shd w:val="clear" w:color="auto" w:fill="D9D9D9" w:themeFill="background1" w:themeFillShade="D9"/>
          </w:tcPr>
          <w:p w14:paraId="1AE8404E" w14:textId="77777777" w:rsidR="005D7202" w:rsidRPr="00516C12" w:rsidRDefault="005D7202" w:rsidP="002717E9">
            <w:pPr>
              <w:rPr>
                <w:rFonts w:cs="Arial"/>
                <w:b/>
                <w:szCs w:val="20"/>
                <w:lang w:eastAsia="en-US"/>
              </w:rPr>
            </w:pPr>
            <w:r w:rsidRPr="00516C12">
              <w:rPr>
                <w:rFonts w:cs="Arial"/>
                <w:b/>
                <w:szCs w:val="20"/>
                <w:lang w:eastAsia="en-US"/>
              </w:rPr>
              <w:t>Step</w:t>
            </w:r>
          </w:p>
        </w:tc>
        <w:tc>
          <w:tcPr>
            <w:tcW w:w="548" w:type="pct"/>
            <w:shd w:val="clear" w:color="auto" w:fill="D9D9D9" w:themeFill="background1" w:themeFillShade="D9"/>
            <w:hideMark/>
          </w:tcPr>
          <w:p w14:paraId="5AF7B7D1" w14:textId="77777777" w:rsidR="005D7202" w:rsidRPr="00516C12" w:rsidRDefault="005D7202" w:rsidP="002717E9">
            <w:pPr>
              <w:rPr>
                <w:rFonts w:cs="Arial"/>
                <w:b/>
                <w:bCs/>
                <w:szCs w:val="20"/>
                <w:lang w:eastAsia="en-US"/>
              </w:rPr>
            </w:pPr>
            <w:r w:rsidRPr="00516C12">
              <w:rPr>
                <w:rFonts w:cs="Arial"/>
                <w:b/>
                <w:szCs w:val="20"/>
                <w:lang w:eastAsia="en-US"/>
              </w:rPr>
              <w:t>BR Code</w:t>
            </w:r>
          </w:p>
        </w:tc>
        <w:tc>
          <w:tcPr>
            <w:tcW w:w="3904" w:type="pct"/>
            <w:shd w:val="clear" w:color="auto" w:fill="D9D9D9" w:themeFill="background1" w:themeFillShade="D9"/>
          </w:tcPr>
          <w:p w14:paraId="6C53B1B4" w14:textId="77777777" w:rsidR="005D7202" w:rsidRPr="00516C12" w:rsidRDefault="005D7202" w:rsidP="002717E9">
            <w:pPr>
              <w:rPr>
                <w:rFonts w:cs="Arial"/>
                <w:b/>
                <w:bCs/>
                <w:szCs w:val="20"/>
                <w:lang w:eastAsia="en-US"/>
              </w:rPr>
            </w:pPr>
            <w:r w:rsidRPr="00516C12">
              <w:rPr>
                <w:rFonts w:cs="Arial"/>
                <w:b/>
                <w:szCs w:val="20"/>
                <w:lang w:eastAsia="en-US"/>
              </w:rPr>
              <w:t>Description</w:t>
            </w:r>
          </w:p>
        </w:tc>
      </w:tr>
      <w:tr w:rsidR="005D7202" w:rsidRPr="00516C12" w14:paraId="6911287B" w14:textId="77777777" w:rsidTr="002717E9">
        <w:trPr>
          <w:trHeight w:val="253"/>
        </w:trPr>
        <w:tc>
          <w:tcPr>
            <w:tcW w:w="548" w:type="pct"/>
          </w:tcPr>
          <w:p w14:paraId="4A0594CD" w14:textId="77777777" w:rsidR="005D7202" w:rsidRDefault="005D7202" w:rsidP="002717E9">
            <w:pPr>
              <w:rPr>
                <w:rFonts w:cs="Arial"/>
                <w:szCs w:val="20"/>
                <w:lang w:eastAsia="en-US"/>
              </w:rPr>
            </w:pPr>
            <w:r w:rsidRPr="00516C12">
              <w:rPr>
                <w:rFonts w:cs="Arial"/>
                <w:szCs w:val="20"/>
                <w:lang w:eastAsia="en-US"/>
              </w:rPr>
              <w:t>(2)</w:t>
            </w:r>
          </w:p>
          <w:p w14:paraId="1AF32497" w14:textId="6EA50C48" w:rsidR="005D7202" w:rsidRPr="00675555" w:rsidRDefault="005D7202" w:rsidP="002717E9">
            <w:pPr>
              <w:rPr>
                <w:rFonts w:cs="Arial"/>
                <w:szCs w:val="20"/>
                <w:lang w:val="vi-VN" w:eastAsia="en-US"/>
              </w:rPr>
            </w:pPr>
            <w:r>
              <w:rPr>
                <w:rFonts w:cs="Arial"/>
                <w:szCs w:val="20"/>
                <w:lang w:val="vi-VN" w:eastAsia="en-US"/>
              </w:rPr>
              <w:t xml:space="preserve">(2.1) </w:t>
            </w:r>
          </w:p>
        </w:tc>
        <w:tc>
          <w:tcPr>
            <w:tcW w:w="548" w:type="pct"/>
            <w:shd w:val="clear" w:color="auto" w:fill="auto"/>
          </w:tcPr>
          <w:p w14:paraId="7CCF70CB" w14:textId="0BC0F9D4" w:rsidR="005D7202" w:rsidRDefault="005D7202" w:rsidP="002717E9">
            <w:pPr>
              <w:pStyle w:val="Caption"/>
              <w:jc w:val="left"/>
            </w:pPr>
            <w:r>
              <w:t xml:space="preserve">BR </w:t>
            </w:r>
            <w:r>
              <w:fldChar w:fldCharType="begin"/>
            </w:r>
            <w:r>
              <w:instrText xml:space="preserve"> SEQ BR \* ARABIC </w:instrText>
            </w:r>
            <w:r>
              <w:fldChar w:fldCharType="separate"/>
            </w:r>
            <w:r w:rsidR="00201D76">
              <w:rPr>
                <w:noProof/>
              </w:rPr>
              <w:t>1</w:t>
            </w:r>
            <w:r>
              <w:fldChar w:fldCharType="end"/>
            </w:r>
          </w:p>
          <w:p w14:paraId="3D2727F0" w14:textId="77777777" w:rsidR="005D7202" w:rsidRPr="00516C12" w:rsidRDefault="005D7202" w:rsidP="002717E9">
            <w:pPr>
              <w:pStyle w:val="BRTitle"/>
            </w:pPr>
          </w:p>
        </w:tc>
        <w:tc>
          <w:tcPr>
            <w:tcW w:w="3904" w:type="pct"/>
            <w:shd w:val="clear" w:color="auto" w:fill="auto"/>
          </w:tcPr>
          <w:p w14:paraId="2233F656" w14:textId="7BCCE95E" w:rsidR="005D7202" w:rsidRDefault="007E2C87" w:rsidP="002717E9">
            <w:pPr>
              <w:rPr>
                <w:rFonts w:cs="Arial"/>
                <w:b/>
                <w:szCs w:val="20"/>
                <w:u w:val="single"/>
                <w:lang w:eastAsia="en-US"/>
              </w:rPr>
            </w:pPr>
            <w:r>
              <w:rPr>
                <w:rFonts w:cs="Arial"/>
                <w:b/>
                <w:szCs w:val="20"/>
                <w:u w:val="single"/>
                <w:lang w:eastAsia="en-US"/>
              </w:rPr>
              <w:t>Validating rules</w:t>
            </w:r>
            <w:r w:rsidR="005D7202" w:rsidRPr="00386665">
              <w:rPr>
                <w:rFonts w:cs="Arial"/>
                <w:b/>
                <w:szCs w:val="20"/>
                <w:u w:val="single"/>
                <w:lang w:eastAsia="en-US"/>
              </w:rPr>
              <w:t>:</w:t>
            </w:r>
          </w:p>
          <w:p w14:paraId="17C5C8D9" w14:textId="77777777" w:rsidR="007E2C87" w:rsidRDefault="00756508" w:rsidP="00756508">
            <w:pPr>
              <w:pStyle w:val="Body"/>
            </w:pP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hiện</w:t>
            </w:r>
            <w:proofErr w:type="spellEnd"/>
            <w:r>
              <w:t xml:space="preserve"> validate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w:t>
            </w:r>
          </w:p>
          <w:p w14:paraId="69A99919" w14:textId="58770E27" w:rsidR="00756508" w:rsidRDefault="00756508" w:rsidP="00A82554">
            <w:pPr>
              <w:pStyle w:val="BulletList1"/>
            </w:pPr>
            <w:r>
              <w:t xml:space="preserve">Trường </w:t>
            </w:r>
            <w:proofErr w:type="spellStart"/>
            <w:r>
              <w:t>hợp</w:t>
            </w:r>
            <w:proofErr w:type="spellEnd"/>
            <w:r>
              <w:t xml:space="preserve"> [</w:t>
            </w:r>
            <w:proofErr w:type="spellStart"/>
            <w:r>
              <w:t>Mã</w:t>
            </w:r>
            <w:proofErr w:type="spellEnd"/>
            <w:r>
              <w:t xml:space="preserve"> </w:t>
            </w:r>
            <w:proofErr w:type="spellStart"/>
            <w:r>
              <w:t>nhân</w:t>
            </w:r>
            <w:proofErr w:type="spellEnd"/>
            <w:r>
              <w:t xml:space="preserve"> </w:t>
            </w:r>
            <w:proofErr w:type="spellStart"/>
            <w:r>
              <w:t>viên</w:t>
            </w:r>
            <w:proofErr w:type="spellEnd"/>
            <w:r>
              <w:t xml:space="preserve">] is blank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r>
              <w:t xml:space="preserve"> </w:t>
            </w:r>
            <w:r>
              <w:fldChar w:fldCharType="begin"/>
            </w:r>
            <w:r>
              <w:instrText xml:space="preserve"> REF _Ref151368894 \h </w:instrText>
            </w:r>
            <w:r w:rsidR="00A82554">
              <w:instrText xml:space="preserve"> \* MERGEFORMAT </w:instrText>
            </w:r>
            <w:r>
              <w:fldChar w:fldCharType="separate"/>
            </w:r>
            <w:r w:rsidR="00201D76">
              <w:t xml:space="preserve">MSG </w:t>
            </w:r>
            <w:r w:rsidR="00201D76">
              <w:rPr>
                <w:noProof/>
              </w:rPr>
              <w:t>1</w:t>
            </w:r>
            <w:r w:rsidR="00201D76" w:rsidRPr="00201D76">
              <w:rPr>
                <w:noProof/>
              </w:rPr>
              <w:t>.</w:t>
            </w:r>
            <w:r w:rsidR="00201D76" w:rsidRPr="00201D76">
              <w:t xml:space="preserve"> “</w:t>
            </w:r>
            <w:proofErr w:type="spellStart"/>
            <w:r w:rsidR="00201D76" w:rsidRPr="00201D76">
              <w:t>Đây</w:t>
            </w:r>
            <w:proofErr w:type="spellEnd"/>
            <w:r w:rsidR="00201D76" w:rsidRPr="00201D76">
              <w:t xml:space="preserve"> </w:t>
            </w:r>
            <w:proofErr w:type="spellStart"/>
            <w:r w:rsidR="00201D76" w:rsidRPr="00201D76">
              <w:t>là</w:t>
            </w:r>
            <w:proofErr w:type="spellEnd"/>
            <w:r w:rsidR="00201D76" w:rsidRPr="00201D76">
              <w:t xml:space="preserve"> </w:t>
            </w:r>
            <w:proofErr w:type="spellStart"/>
            <w:r w:rsidR="00201D76" w:rsidRPr="00201D76">
              <w:t>trường</w:t>
            </w:r>
            <w:proofErr w:type="spellEnd"/>
            <w:r w:rsidR="00201D76" w:rsidRPr="00201D76">
              <w:t xml:space="preserve"> </w:t>
            </w:r>
            <w:proofErr w:type="spellStart"/>
            <w:r w:rsidR="00201D76" w:rsidRPr="00201D76">
              <w:t>dữ</w:t>
            </w:r>
            <w:proofErr w:type="spellEnd"/>
            <w:r w:rsidR="00201D76" w:rsidRPr="00201D76">
              <w:t xml:space="preserve"> </w:t>
            </w:r>
            <w:proofErr w:type="spellStart"/>
            <w:r w:rsidR="00201D76" w:rsidRPr="00201D76">
              <w:t>liệu</w:t>
            </w:r>
            <w:proofErr w:type="spellEnd"/>
            <w:r w:rsidR="00201D76" w:rsidRPr="00201D76">
              <w:t xml:space="preserve"> </w:t>
            </w:r>
            <w:proofErr w:type="spellStart"/>
            <w:r w:rsidR="00201D76" w:rsidRPr="00201D76">
              <w:t>bắt</w:t>
            </w:r>
            <w:proofErr w:type="spellEnd"/>
            <w:r w:rsidR="00201D76" w:rsidRPr="00201D76">
              <w:t xml:space="preserve"> </w:t>
            </w:r>
            <w:proofErr w:type="spellStart"/>
            <w:r w:rsidR="00201D76" w:rsidRPr="00201D76">
              <w:t>buộc</w:t>
            </w:r>
            <w:proofErr w:type="spellEnd"/>
            <w:r w:rsidR="00201D76" w:rsidRPr="00201D76">
              <w:t xml:space="preserve"> </w:t>
            </w:r>
            <w:proofErr w:type="spellStart"/>
            <w:r w:rsidR="00201D76" w:rsidRPr="00201D76">
              <w:t>phải</w:t>
            </w:r>
            <w:proofErr w:type="spellEnd"/>
            <w:r w:rsidR="00201D76" w:rsidRPr="00201D76">
              <w:t xml:space="preserve"> </w:t>
            </w:r>
            <w:proofErr w:type="spellStart"/>
            <w:r w:rsidR="00201D76" w:rsidRPr="00201D76">
              <w:t>điền</w:t>
            </w:r>
            <w:proofErr w:type="spellEnd"/>
            <w:r w:rsidR="00201D76" w:rsidRPr="00201D76">
              <w:t>”</w:t>
            </w:r>
            <w:r>
              <w:fldChar w:fldCharType="end"/>
            </w:r>
          </w:p>
          <w:p w14:paraId="0B018F5D" w14:textId="1A60C529" w:rsidR="00756508" w:rsidRDefault="00756508" w:rsidP="00A82554">
            <w:pPr>
              <w:pStyle w:val="BulletList1"/>
            </w:pPr>
            <w:r>
              <w:t xml:space="preserve">Trường </w:t>
            </w:r>
            <w:proofErr w:type="spellStart"/>
            <w:r>
              <w:t>hợp</w:t>
            </w:r>
            <w:proofErr w:type="spellEnd"/>
            <w:r>
              <w:t xml:space="preserve"> [</w:t>
            </w:r>
            <w:proofErr w:type="spellStart"/>
            <w:r>
              <w:t>Mật</w:t>
            </w:r>
            <w:proofErr w:type="spellEnd"/>
            <w:r>
              <w:t xml:space="preserve"> </w:t>
            </w:r>
            <w:proofErr w:type="spellStart"/>
            <w:r>
              <w:t>khẩu</w:t>
            </w:r>
            <w:proofErr w:type="spellEnd"/>
            <w:r>
              <w:t xml:space="preserve">] is blank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r>
              <w:t xml:space="preserve"> </w:t>
            </w:r>
            <w:r w:rsidR="008A582C">
              <w:fldChar w:fldCharType="begin"/>
            </w:r>
            <w:r w:rsidR="008A582C">
              <w:instrText xml:space="preserve"> REF _Ref151368894 \h </w:instrText>
            </w:r>
            <w:r w:rsidR="00A82554">
              <w:instrText xml:space="preserve"> \* MERGEFORMAT </w:instrText>
            </w:r>
            <w:r w:rsidR="008A582C">
              <w:fldChar w:fldCharType="separate"/>
            </w:r>
            <w:r w:rsidR="00201D76">
              <w:t xml:space="preserve">MSG </w:t>
            </w:r>
            <w:r w:rsidR="00201D76">
              <w:rPr>
                <w:noProof/>
              </w:rPr>
              <w:t>1</w:t>
            </w:r>
            <w:r w:rsidR="00201D76" w:rsidRPr="00201D76">
              <w:rPr>
                <w:noProof/>
              </w:rPr>
              <w:t>.</w:t>
            </w:r>
            <w:r w:rsidR="00201D76" w:rsidRPr="00201D76">
              <w:t xml:space="preserve"> “</w:t>
            </w:r>
            <w:proofErr w:type="spellStart"/>
            <w:r w:rsidR="00201D76" w:rsidRPr="00201D76">
              <w:t>Đây</w:t>
            </w:r>
            <w:proofErr w:type="spellEnd"/>
            <w:r w:rsidR="00201D76" w:rsidRPr="00201D76">
              <w:t xml:space="preserve"> </w:t>
            </w:r>
            <w:proofErr w:type="spellStart"/>
            <w:r w:rsidR="00201D76" w:rsidRPr="00201D76">
              <w:t>là</w:t>
            </w:r>
            <w:proofErr w:type="spellEnd"/>
            <w:r w:rsidR="00201D76" w:rsidRPr="00201D76">
              <w:t xml:space="preserve"> </w:t>
            </w:r>
            <w:proofErr w:type="spellStart"/>
            <w:r w:rsidR="00201D76" w:rsidRPr="00201D76">
              <w:t>trường</w:t>
            </w:r>
            <w:proofErr w:type="spellEnd"/>
            <w:r w:rsidR="00201D76" w:rsidRPr="00201D76">
              <w:t xml:space="preserve"> </w:t>
            </w:r>
            <w:proofErr w:type="spellStart"/>
            <w:r w:rsidR="00201D76" w:rsidRPr="00201D76">
              <w:t>dữ</w:t>
            </w:r>
            <w:proofErr w:type="spellEnd"/>
            <w:r w:rsidR="00201D76" w:rsidRPr="00201D76">
              <w:t xml:space="preserve"> </w:t>
            </w:r>
            <w:proofErr w:type="spellStart"/>
            <w:r w:rsidR="00201D76" w:rsidRPr="00201D76">
              <w:t>liệu</w:t>
            </w:r>
            <w:proofErr w:type="spellEnd"/>
            <w:r w:rsidR="00201D76" w:rsidRPr="00201D76">
              <w:t xml:space="preserve"> </w:t>
            </w:r>
            <w:proofErr w:type="spellStart"/>
            <w:r w:rsidR="00201D76" w:rsidRPr="00201D76">
              <w:t>bắt</w:t>
            </w:r>
            <w:proofErr w:type="spellEnd"/>
            <w:r w:rsidR="00201D76" w:rsidRPr="00201D76">
              <w:t xml:space="preserve"> </w:t>
            </w:r>
            <w:proofErr w:type="spellStart"/>
            <w:r w:rsidR="00201D76" w:rsidRPr="00201D76">
              <w:t>buộc</w:t>
            </w:r>
            <w:proofErr w:type="spellEnd"/>
            <w:r w:rsidR="00201D76" w:rsidRPr="00201D76">
              <w:t xml:space="preserve"> </w:t>
            </w:r>
            <w:proofErr w:type="spellStart"/>
            <w:r w:rsidR="00201D76" w:rsidRPr="00201D76">
              <w:t>phải</w:t>
            </w:r>
            <w:proofErr w:type="spellEnd"/>
            <w:r w:rsidR="00201D76" w:rsidRPr="00201D76">
              <w:t xml:space="preserve"> </w:t>
            </w:r>
            <w:proofErr w:type="spellStart"/>
            <w:r w:rsidR="00201D76" w:rsidRPr="00201D76">
              <w:t>điền</w:t>
            </w:r>
            <w:proofErr w:type="spellEnd"/>
            <w:r w:rsidR="00201D76" w:rsidRPr="00201D76">
              <w:t>”</w:t>
            </w:r>
            <w:r w:rsidR="008A582C">
              <w:fldChar w:fldCharType="end"/>
            </w:r>
          </w:p>
          <w:p w14:paraId="17539748" w14:textId="2E4427F4" w:rsidR="008A582C" w:rsidRDefault="008A582C" w:rsidP="00A82554">
            <w:pPr>
              <w:pStyle w:val="BulletList1"/>
            </w:pPr>
            <w:r>
              <w:t xml:space="preserve">Trường </w:t>
            </w:r>
            <w:proofErr w:type="spellStart"/>
            <w:r>
              <w:t>hợp</w:t>
            </w:r>
            <w:proofErr w:type="spellEnd"/>
            <w:r>
              <w:t xml:space="preserve"> </w:t>
            </w:r>
            <w:proofErr w:type="spellStart"/>
            <w:r>
              <w:t>mã</w:t>
            </w:r>
            <w:proofErr w:type="spellEnd"/>
            <w:r>
              <w:t xml:space="preserve"> </w:t>
            </w:r>
            <w:proofErr w:type="spellStart"/>
            <w:r>
              <w:t>sinh</w:t>
            </w:r>
            <w:proofErr w:type="spellEnd"/>
            <w:r>
              <w:t xml:space="preserve"> </w:t>
            </w:r>
            <w:proofErr w:type="spellStart"/>
            <w:r>
              <w:t>viên</w:t>
            </w:r>
            <w:proofErr w:type="spellEnd"/>
            <w:r>
              <w:t xml:space="preserve"> </w:t>
            </w:r>
            <w:proofErr w:type="spellStart"/>
            <w:r>
              <w:t>không</w:t>
            </w:r>
            <w:proofErr w:type="spellEnd"/>
            <w:r>
              <w:t xml:space="preserve"> </w:t>
            </w:r>
            <w:proofErr w:type="spellStart"/>
            <w:r>
              <w:t>theo</w:t>
            </w:r>
            <w:proofErr w:type="spellEnd"/>
            <w:r>
              <w:t xml:space="preserve"> </w:t>
            </w:r>
            <w:proofErr w:type="spellStart"/>
            <w:r>
              <w:t>định</w:t>
            </w:r>
            <w:proofErr w:type="spellEnd"/>
            <w:r>
              <w:t xml:space="preserve"> </w:t>
            </w:r>
            <w:proofErr w:type="spellStart"/>
            <w:r>
              <w:t>dạng</w:t>
            </w:r>
            <w:proofErr w:type="spellEnd"/>
            <w:r>
              <w:t xml:space="preserve">: </w:t>
            </w:r>
          </w:p>
          <w:p w14:paraId="5F301C7E" w14:textId="3E790C5D" w:rsidR="008A582C" w:rsidRDefault="008A582C" w:rsidP="0002391D">
            <w:pPr>
              <w:pStyle w:val="Level2"/>
            </w:pPr>
            <w:r>
              <w:t>“E” + ####</w:t>
            </w:r>
          </w:p>
          <w:p w14:paraId="0D5355EC" w14:textId="1E49B0AA" w:rsidR="008A582C" w:rsidRDefault="008A582C" w:rsidP="0002391D">
            <w:pPr>
              <w:pStyle w:val="Level3"/>
            </w:pPr>
            <w:r>
              <w:t>&lt;sequence number&gt;: format #### (</w:t>
            </w:r>
            <w:proofErr w:type="spellStart"/>
            <w:r>
              <w:t>ví</w:t>
            </w:r>
            <w:proofErr w:type="spellEnd"/>
            <w:r>
              <w:t xml:space="preserve"> </w:t>
            </w:r>
            <w:proofErr w:type="spellStart"/>
            <w:r>
              <w:t>dụ</w:t>
            </w:r>
            <w:proofErr w:type="spellEnd"/>
            <w:r>
              <w:t xml:space="preserve"> 0001)</w:t>
            </w:r>
          </w:p>
          <w:p w14:paraId="52BAB611" w14:textId="4EF867A4" w:rsidR="00644557" w:rsidRDefault="00A82554" w:rsidP="007B12F4">
            <w:pPr>
              <w:pStyle w:val="Level2"/>
            </w:pPr>
            <w:r>
              <w:t xml:space="preserve">Hệ thống hiển thị thông báo </w:t>
            </w:r>
            <w:r w:rsidR="00644557">
              <w:fldChar w:fldCharType="begin"/>
            </w:r>
            <w:r w:rsidR="00644557">
              <w:instrText xml:space="preserve"> REF _Ref152246140 \h </w:instrText>
            </w:r>
            <w:r w:rsidR="00644557">
              <w:fldChar w:fldCharType="separate"/>
            </w:r>
            <w:r w:rsidR="00201D76">
              <w:t xml:space="preserve">MSG </w:t>
            </w:r>
            <w:r w:rsidR="00201D76">
              <w:rPr>
                <w:noProof/>
              </w:rPr>
              <w:t>4</w:t>
            </w:r>
            <w:r w:rsidR="00201D76">
              <w:t>. “Mã nhân viên không hợp lệ”</w:t>
            </w:r>
            <w:r w:rsidR="00644557">
              <w:fldChar w:fldCharType="end"/>
            </w:r>
          </w:p>
          <w:p w14:paraId="246345B1" w14:textId="53FE02B5" w:rsidR="00A82554" w:rsidRDefault="00A82554" w:rsidP="00644557">
            <w:pPr>
              <w:pStyle w:val="BulletList1"/>
            </w:pPr>
            <w:r>
              <w:t xml:space="preserve">Trường </w:t>
            </w:r>
            <w:proofErr w:type="spellStart"/>
            <w:r>
              <w:t>hợp</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không</w:t>
            </w:r>
            <w:proofErr w:type="spellEnd"/>
            <w:r>
              <w:t xml:space="preserve"> </w:t>
            </w:r>
            <w:proofErr w:type="spellStart"/>
            <w:r>
              <w:t>theo</w:t>
            </w:r>
            <w:proofErr w:type="spellEnd"/>
            <w:r>
              <w:t xml:space="preserve"> </w:t>
            </w:r>
            <w:proofErr w:type="spellStart"/>
            <w:r>
              <w:t>định</w:t>
            </w:r>
            <w:proofErr w:type="spellEnd"/>
            <w:r>
              <w:t xml:space="preserve"> </w:t>
            </w:r>
            <w:proofErr w:type="spellStart"/>
            <w:r>
              <w:t>dạng</w:t>
            </w:r>
            <w:proofErr w:type="spellEnd"/>
            <w:r>
              <w:t>:</w:t>
            </w:r>
          </w:p>
          <w:p w14:paraId="329B5CD6" w14:textId="52866050" w:rsidR="00A82554" w:rsidRDefault="00A82554" w:rsidP="0002391D">
            <w:pPr>
              <w:pStyle w:val="Level2"/>
            </w:pPr>
            <w:r>
              <w:t xml:space="preserve">Mật khẩu phải bao gồm ít nhất 8 kí tự, 1 kí tự in </w:t>
            </w:r>
            <w:r w:rsidR="0002391D">
              <w:t>hoa</w:t>
            </w:r>
          </w:p>
          <w:p w14:paraId="3305300D" w14:textId="07C1AF14" w:rsidR="00756508" w:rsidRPr="007E2C87" w:rsidRDefault="00A82554" w:rsidP="0002391D">
            <w:pPr>
              <w:pStyle w:val="Level2"/>
            </w:pPr>
            <w:r>
              <w:t xml:space="preserve">Hệ thống hiển thị thông báo </w:t>
            </w:r>
            <w:r w:rsidR="00644557">
              <w:fldChar w:fldCharType="begin"/>
            </w:r>
            <w:r w:rsidR="00644557">
              <w:instrText xml:space="preserve"> REF _Ref152232862 \h </w:instrText>
            </w:r>
            <w:r w:rsidR="00644557">
              <w:fldChar w:fldCharType="separate"/>
            </w:r>
            <w:r w:rsidR="00201D76">
              <w:t xml:space="preserve">MSG </w:t>
            </w:r>
            <w:r w:rsidR="00201D76">
              <w:rPr>
                <w:noProof/>
              </w:rPr>
              <w:t>2</w:t>
            </w:r>
            <w:r w:rsidR="00201D76">
              <w:t>. “Mật khẩu không hợp lệ”</w:t>
            </w:r>
            <w:r w:rsidR="00644557">
              <w:fldChar w:fldCharType="end"/>
            </w:r>
          </w:p>
        </w:tc>
      </w:tr>
      <w:tr w:rsidR="005D7202" w:rsidRPr="00516C12" w14:paraId="26DA2323" w14:textId="77777777" w:rsidTr="002717E9">
        <w:trPr>
          <w:trHeight w:val="253"/>
        </w:trPr>
        <w:tc>
          <w:tcPr>
            <w:tcW w:w="548" w:type="pct"/>
          </w:tcPr>
          <w:p w14:paraId="524AD4A5" w14:textId="77777777" w:rsidR="005D7202" w:rsidRDefault="005D7202" w:rsidP="002717E9">
            <w:pPr>
              <w:rPr>
                <w:rFonts w:cs="Arial"/>
                <w:szCs w:val="20"/>
                <w:lang w:eastAsia="en-US"/>
              </w:rPr>
            </w:pPr>
          </w:p>
          <w:p w14:paraId="1BCC8F3E" w14:textId="0A5997E3" w:rsidR="005D7202" w:rsidRPr="00675555" w:rsidRDefault="005D7202" w:rsidP="002717E9">
            <w:pPr>
              <w:rPr>
                <w:rFonts w:cs="Arial"/>
                <w:szCs w:val="20"/>
                <w:lang w:val="vi-VN" w:eastAsia="en-US"/>
              </w:rPr>
            </w:pPr>
            <w:r>
              <w:rPr>
                <w:rFonts w:cs="Arial"/>
                <w:szCs w:val="20"/>
                <w:lang w:val="vi-VN" w:eastAsia="en-US"/>
              </w:rPr>
              <w:lastRenderedPageBreak/>
              <w:t>(</w:t>
            </w:r>
            <w:r w:rsidR="0002391D">
              <w:rPr>
                <w:rFonts w:cs="Arial"/>
                <w:szCs w:val="20"/>
                <w:lang w:val="vi-VN" w:eastAsia="en-US"/>
              </w:rPr>
              <w:t>2.2</w:t>
            </w:r>
            <w:r>
              <w:rPr>
                <w:rFonts w:cs="Arial"/>
                <w:szCs w:val="20"/>
                <w:lang w:val="vi-VN" w:eastAsia="en-US"/>
              </w:rPr>
              <w:t>)</w:t>
            </w:r>
          </w:p>
        </w:tc>
        <w:tc>
          <w:tcPr>
            <w:tcW w:w="548" w:type="pct"/>
            <w:shd w:val="clear" w:color="auto" w:fill="auto"/>
          </w:tcPr>
          <w:p w14:paraId="119FF413" w14:textId="04DBA8B8" w:rsidR="005D7202" w:rsidRDefault="005D7202" w:rsidP="002717E9">
            <w:pPr>
              <w:pStyle w:val="Caption"/>
              <w:jc w:val="left"/>
            </w:pPr>
            <w:r>
              <w:lastRenderedPageBreak/>
              <w:t xml:space="preserve">BR </w:t>
            </w:r>
            <w:r>
              <w:fldChar w:fldCharType="begin"/>
            </w:r>
            <w:r>
              <w:instrText xml:space="preserve"> SEQ BR \* ARABIC </w:instrText>
            </w:r>
            <w:r>
              <w:fldChar w:fldCharType="separate"/>
            </w:r>
            <w:r w:rsidR="00201D76">
              <w:rPr>
                <w:noProof/>
              </w:rPr>
              <w:t>2</w:t>
            </w:r>
            <w:r>
              <w:fldChar w:fldCharType="end"/>
            </w:r>
          </w:p>
          <w:p w14:paraId="4063395F" w14:textId="77777777" w:rsidR="005D7202" w:rsidRDefault="005D7202" w:rsidP="002717E9">
            <w:pPr>
              <w:pStyle w:val="Caption"/>
              <w:jc w:val="left"/>
            </w:pPr>
          </w:p>
        </w:tc>
        <w:tc>
          <w:tcPr>
            <w:tcW w:w="3904" w:type="pct"/>
            <w:shd w:val="clear" w:color="auto" w:fill="auto"/>
          </w:tcPr>
          <w:p w14:paraId="399CBB64" w14:textId="207F0045" w:rsidR="005D7202" w:rsidRDefault="0002391D" w:rsidP="002717E9">
            <w:pPr>
              <w:rPr>
                <w:rFonts w:cs="Arial"/>
                <w:b/>
                <w:szCs w:val="20"/>
                <w:u w:val="single"/>
                <w:lang w:val="vi-VN" w:eastAsia="en-US"/>
              </w:rPr>
            </w:pPr>
            <w:r>
              <w:rPr>
                <w:rFonts w:cs="Arial"/>
                <w:b/>
                <w:szCs w:val="20"/>
                <w:u w:val="single"/>
                <w:lang w:eastAsia="en-US"/>
              </w:rPr>
              <w:lastRenderedPageBreak/>
              <w:t>Logging</w:t>
            </w:r>
            <w:r>
              <w:rPr>
                <w:rFonts w:cs="Arial"/>
                <w:b/>
                <w:szCs w:val="20"/>
                <w:u w:val="single"/>
                <w:lang w:val="vi-VN" w:eastAsia="en-US"/>
              </w:rPr>
              <w:t xml:space="preserve"> in </w:t>
            </w:r>
            <w:r w:rsidR="005D7202">
              <w:rPr>
                <w:rFonts w:cs="Arial"/>
                <w:b/>
                <w:szCs w:val="20"/>
                <w:u w:val="single"/>
                <w:lang w:val="vi-VN" w:eastAsia="en-US"/>
              </w:rPr>
              <w:t>Rules:</w:t>
            </w:r>
          </w:p>
          <w:p w14:paraId="4CCDC8EA" w14:textId="77777777" w:rsidR="005D7202" w:rsidRDefault="005D7202" w:rsidP="002717E9">
            <w:pPr>
              <w:rPr>
                <w:lang w:val="vi-VN" w:eastAsia="en-US"/>
              </w:rPr>
            </w:pPr>
            <w:r>
              <w:rPr>
                <w:lang w:val="vi-VN" w:eastAsia="en-US"/>
              </w:rPr>
              <w:lastRenderedPageBreak/>
              <w:t>Hệ thống thực hiện logic sau:</w:t>
            </w:r>
          </w:p>
          <w:p w14:paraId="4B7EAE38" w14:textId="77777777" w:rsidR="005D7202" w:rsidRPr="0002391D" w:rsidRDefault="0002391D" w:rsidP="0002391D">
            <w:pPr>
              <w:pStyle w:val="BulletList1"/>
            </w:pPr>
            <w:r w:rsidRPr="0002391D">
              <w:t xml:space="preserve">Trường </w:t>
            </w:r>
            <w:proofErr w:type="spellStart"/>
            <w:r w:rsidRPr="0002391D">
              <w:t>hợp</w:t>
            </w:r>
            <w:proofErr w:type="spellEnd"/>
            <w:r w:rsidRPr="0002391D">
              <w:t xml:space="preserve"> </w:t>
            </w:r>
            <w:proofErr w:type="spellStart"/>
            <w:r w:rsidRPr="0002391D">
              <w:t>tài</w:t>
            </w:r>
            <w:proofErr w:type="spellEnd"/>
            <w:r w:rsidRPr="0002391D">
              <w:t xml:space="preserve"> </w:t>
            </w:r>
            <w:proofErr w:type="spellStart"/>
            <w:r w:rsidRPr="0002391D">
              <w:t>khoản</w:t>
            </w:r>
            <w:proofErr w:type="spellEnd"/>
            <w:r w:rsidRPr="0002391D">
              <w:t xml:space="preserve"> </w:t>
            </w:r>
            <w:proofErr w:type="spellStart"/>
            <w:r w:rsidRPr="0002391D">
              <w:t>có</w:t>
            </w:r>
            <w:proofErr w:type="spellEnd"/>
            <w:r w:rsidRPr="0002391D">
              <w:t xml:space="preserve"> </w:t>
            </w:r>
            <w:proofErr w:type="spellStart"/>
            <w:r w:rsidRPr="0002391D">
              <w:t>tồn</w:t>
            </w:r>
            <w:proofErr w:type="spellEnd"/>
            <w:r w:rsidRPr="0002391D">
              <w:t xml:space="preserve"> </w:t>
            </w:r>
            <w:proofErr w:type="spellStart"/>
            <w:r w:rsidRPr="0002391D">
              <w:t>tại</w:t>
            </w:r>
            <w:proofErr w:type="spellEnd"/>
            <w:r w:rsidRPr="0002391D">
              <w:t xml:space="preserve"> </w:t>
            </w:r>
            <w:proofErr w:type="spellStart"/>
            <w:r w:rsidRPr="0002391D">
              <w:t>trên</w:t>
            </w:r>
            <w:proofErr w:type="spellEnd"/>
            <w:r w:rsidRPr="0002391D">
              <w:t xml:space="preserve"> </w:t>
            </w:r>
            <w:proofErr w:type="spellStart"/>
            <w:r w:rsidRPr="0002391D">
              <w:t>csdl</w:t>
            </w:r>
            <w:proofErr w:type="spellEnd"/>
            <w:r w:rsidRPr="0002391D">
              <w:t xml:space="preserve"> </w:t>
            </w:r>
            <w:proofErr w:type="spellStart"/>
            <w:r w:rsidRPr="0002391D">
              <w:t>thì</w:t>
            </w:r>
            <w:proofErr w:type="spellEnd"/>
            <w:r w:rsidRPr="0002391D">
              <w:t xml:space="preserve"> </w:t>
            </w:r>
            <w:proofErr w:type="spellStart"/>
            <w:r w:rsidRPr="0002391D">
              <w:t>đăng</w:t>
            </w:r>
            <w:proofErr w:type="spellEnd"/>
            <w:r w:rsidRPr="0002391D">
              <w:t xml:space="preserve"> </w:t>
            </w:r>
            <w:proofErr w:type="spellStart"/>
            <w:r w:rsidRPr="0002391D">
              <w:t>nhập</w:t>
            </w:r>
            <w:proofErr w:type="spellEnd"/>
            <w:r w:rsidRPr="0002391D">
              <w:t xml:space="preserve"> </w:t>
            </w:r>
            <w:proofErr w:type="spellStart"/>
            <w:r w:rsidRPr="0002391D">
              <w:t>vào</w:t>
            </w:r>
            <w:proofErr w:type="spellEnd"/>
            <w:r w:rsidRPr="0002391D">
              <w:t xml:space="preserve"> </w:t>
            </w:r>
            <w:proofErr w:type="spellStart"/>
            <w:r w:rsidRPr="0002391D">
              <w:t>hệ</w:t>
            </w:r>
            <w:proofErr w:type="spellEnd"/>
            <w:r w:rsidRPr="0002391D">
              <w:t xml:space="preserve"> </w:t>
            </w:r>
            <w:proofErr w:type="spellStart"/>
            <w:r w:rsidRPr="0002391D">
              <w:t>thống</w:t>
            </w:r>
            <w:proofErr w:type="spellEnd"/>
            <w:r w:rsidRPr="0002391D">
              <w:t xml:space="preserve"> </w:t>
            </w:r>
            <w:proofErr w:type="spellStart"/>
            <w:r w:rsidRPr="0002391D">
              <w:t>thành</w:t>
            </w:r>
            <w:proofErr w:type="spellEnd"/>
            <w:r w:rsidRPr="0002391D">
              <w:t xml:space="preserve"> </w:t>
            </w:r>
            <w:proofErr w:type="spellStart"/>
            <w:r w:rsidRPr="0002391D">
              <w:t>công</w:t>
            </w:r>
            <w:proofErr w:type="spellEnd"/>
          </w:p>
          <w:p w14:paraId="402E9F74" w14:textId="5C39CF94" w:rsidR="0002391D" w:rsidRPr="0002391D" w:rsidRDefault="0002391D" w:rsidP="0002391D">
            <w:pPr>
              <w:pStyle w:val="BulletList1"/>
            </w:pPr>
            <w:r w:rsidRPr="0002391D">
              <w:t xml:space="preserve">Trường </w:t>
            </w:r>
            <w:proofErr w:type="spellStart"/>
            <w:r w:rsidRPr="0002391D">
              <w:t>hợp</w:t>
            </w:r>
            <w:proofErr w:type="spellEnd"/>
            <w:r w:rsidRPr="0002391D">
              <w:t xml:space="preserve"> </w:t>
            </w:r>
            <w:proofErr w:type="spellStart"/>
            <w:r w:rsidRPr="0002391D">
              <w:t>tài</w:t>
            </w:r>
            <w:proofErr w:type="spellEnd"/>
            <w:r w:rsidRPr="0002391D">
              <w:t xml:space="preserve"> </w:t>
            </w:r>
            <w:proofErr w:type="spellStart"/>
            <w:r w:rsidRPr="0002391D">
              <w:t>khoản</w:t>
            </w:r>
            <w:proofErr w:type="spellEnd"/>
            <w:r w:rsidRPr="0002391D">
              <w:t xml:space="preserve"> </w:t>
            </w:r>
            <w:proofErr w:type="spellStart"/>
            <w:r w:rsidRPr="0002391D">
              <w:t>không</w:t>
            </w:r>
            <w:proofErr w:type="spellEnd"/>
            <w:r w:rsidRPr="0002391D">
              <w:t xml:space="preserve"> </w:t>
            </w:r>
            <w:proofErr w:type="spellStart"/>
            <w:r w:rsidRPr="0002391D">
              <w:t>tồn</w:t>
            </w:r>
            <w:proofErr w:type="spellEnd"/>
            <w:r w:rsidRPr="0002391D">
              <w:t xml:space="preserve"> </w:t>
            </w:r>
            <w:proofErr w:type="spellStart"/>
            <w:r w:rsidRPr="0002391D">
              <w:t>tại</w:t>
            </w:r>
            <w:proofErr w:type="spellEnd"/>
            <w:r w:rsidRPr="0002391D">
              <w:t xml:space="preserve"> </w:t>
            </w:r>
            <w:proofErr w:type="spellStart"/>
            <w:r w:rsidRPr="0002391D">
              <w:t>trên</w:t>
            </w:r>
            <w:proofErr w:type="spellEnd"/>
            <w:r w:rsidRPr="0002391D">
              <w:t xml:space="preserve"> </w:t>
            </w:r>
            <w:proofErr w:type="spellStart"/>
            <w:r w:rsidRPr="0002391D">
              <w:t>csdl</w:t>
            </w:r>
            <w:proofErr w:type="spellEnd"/>
            <w:r w:rsidRPr="0002391D">
              <w:t xml:space="preserve"> </w:t>
            </w:r>
            <w:proofErr w:type="spellStart"/>
            <w:r w:rsidRPr="0002391D">
              <w:t>hệ</w:t>
            </w:r>
            <w:proofErr w:type="spellEnd"/>
            <w:r w:rsidRPr="0002391D">
              <w:t xml:space="preserve"> </w:t>
            </w:r>
            <w:proofErr w:type="spellStart"/>
            <w:r w:rsidRPr="0002391D">
              <w:t>thống</w:t>
            </w:r>
            <w:proofErr w:type="spellEnd"/>
            <w:r w:rsidRPr="0002391D">
              <w:t xml:space="preserve"> </w:t>
            </w:r>
            <w:proofErr w:type="spellStart"/>
            <w:r w:rsidRPr="0002391D">
              <w:t>hiển</w:t>
            </w:r>
            <w:proofErr w:type="spellEnd"/>
            <w:r w:rsidRPr="0002391D">
              <w:t xml:space="preserve"> </w:t>
            </w:r>
            <w:proofErr w:type="spellStart"/>
            <w:r w:rsidRPr="0002391D">
              <w:t>thị</w:t>
            </w:r>
            <w:proofErr w:type="spellEnd"/>
            <w:r w:rsidRPr="0002391D">
              <w:t xml:space="preserve"> </w:t>
            </w:r>
            <w:proofErr w:type="spellStart"/>
            <w:r w:rsidRPr="0002391D">
              <w:t>thông</w:t>
            </w:r>
            <w:proofErr w:type="spellEnd"/>
            <w:r w:rsidRPr="0002391D">
              <w:t xml:space="preserve"> </w:t>
            </w:r>
            <w:proofErr w:type="spellStart"/>
            <w:r w:rsidRPr="0002391D">
              <w:t>báo</w:t>
            </w:r>
            <w:proofErr w:type="spellEnd"/>
            <w:r w:rsidRPr="0002391D">
              <w:t xml:space="preserve"> </w:t>
            </w:r>
            <w:r>
              <w:fldChar w:fldCharType="begin"/>
            </w:r>
            <w:r>
              <w:instrText xml:space="preserve"> REF _Ref152233263 \h </w:instrText>
            </w:r>
            <w:r>
              <w:fldChar w:fldCharType="separate"/>
            </w:r>
            <w:r w:rsidR="00201D76">
              <w:t xml:space="preserve">MSG </w:t>
            </w:r>
            <w:r w:rsidR="00201D76">
              <w:rPr>
                <w:noProof/>
              </w:rPr>
              <w:t>3</w:t>
            </w:r>
            <w:r w:rsidR="00201D76">
              <w:rPr>
                <w:lang w:val="vi-VN"/>
              </w:rPr>
              <w:t>. “Tài khoản không tồn tại”</w:t>
            </w:r>
            <w:r>
              <w:fldChar w:fldCharType="end"/>
            </w:r>
            <w:r>
              <w:rPr>
                <w:lang w:val="vi-VN"/>
              </w:rPr>
              <w:t xml:space="preserve"> Và dừng xử lý</w:t>
            </w:r>
          </w:p>
          <w:p w14:paraId="2CF0A441" w14:textId="5BACD233" w:rsidR="0002391D" w:rsidRPr="0002391D" w:rsidRDefault="0002391D" w:rsidP="0002391D">
            <w:pPr>
              <w:pStyle w:val="BulletList1"/>
              <w:numPr>
                <w:ilvl w:val="0"/>
                <w:numId w:val="0"/>
              </w:numPr>
              <w:rPr>
                <w:b/>
                <w:szCs w:val="20"/>
                <w:u w:val="single"/>
                <w:lang w:val="vi-VN"/>
              </w:rPr>
            </w:pPr>
          </w:p>
        </w:tc>
      </w:tr>
    </w:tbl>
    <w:p w14:paraId="4D5838FE" w14:textId="77777777" w:rsidR="005D7202" w:rsidRPr="005D7202" w:rsidRDefault="005D7202" w:rsidP="005D7202">
      <w:pPr>
        <w:rPr>
          <w:lang w:val="en-US" w:eastAsia="en-US"/>
        </w:rPr>
      </w:pPr>
    </w:p>
    <w:p w14:paraId="35C8708B" w14:textId="7F056F69" w:rsidR="00FD73D0" w:rsidRDefault="00DC3D15" w:rsidP="005D7202">
      <w:pPr>
        <w:pStyle w:val="Heading3"/>
      </w:pPr>
      <w:bookmarkStart w:id="53" w:name="_Ref152252664"/>
      <w:bookmarkStart w:id="54" w:name="_Toc152340761"/>
      <w:r>
        <w:t>UC2</w:t>
      </w:r>
      <w:r>
        <w:rPr>
          <w:lang w:val="vi-VN"/>
        </w:rPr>
        <w:t xml:space="preserve">: </w:t>
      </w:r>
      <w:proofErr w:type="spellStart"/>
      <w:r w:rsidR="00FD73D0">
        <w:t>Quên</w:t>
      </w:r>
      <w:proofErr w:type="spellEnd"/>
      <w:r w:rsidR="00FD73D0">
        <w:t xml:space="preserve"> </w:t>
      </w:r>
      <w:proofErr w:type="spellStart"/>
      <w:r w:rsidR="00FD73D0">
        <w:t>mật</w:t>
      </w:r>
      <w:proofErr w:type="spellEnd"/>
      <w:r w:rsidR="00FD73D0">
        <w:t xml:space="preserve"> </w:t>
      </w:r>
      <w:proofErr w:type="spellStart"/>
      <w:r w:rsidR="00FD73D0">
        <w:t>khẩu</w:t>
      </w:r>
      <w:bookmarkEnd w:id="53"/>
      <w:bookmarkEnd w:id="54"/>
      <w:proofErr w:type="spellEnd"/>
    </w:p>
    <w:p w14:paraId="361CD996" w14:textId="5D79F656" w:rsidR="0002391D" w:rsidRDefault="0002391D" w:rsidP="0002391D">
      <w:pPr>
        <w:rPr>
          <w:lang w:val="en-US" w:eastAsia="en-US"/>
        </w:rPr>
      </w:pPr>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D20360" w:rsidRPr="00516C12" w14:paraId="54F5F77D" w14:textId="77777777" w:rsidTr="0074054D">
        <w:tc>
          <w:tcPr>
            <w:tcW w:w="957" w:type="pct"/>
            <w:shd w:val="clear" w:color="auto" w:fill="D9D9D9" w:themeFill="background1" w:themeFillShade="D9"/>
          </w:tcPr>
          <w:p w14:paraId="6B8647F3" w14:textId="77777777" w:rsidR="00D20360" w:rsidRPr="00516C12" w:rsidRDefault="00D20360" w:rsidP="0074054D">
            <w:pPr>
              <w:rPr>
                <w:rFonts w:cs="Arial"/>
                <w:b/>
              </w:rPr>
            </w:pPr>
            <w:r w:rsidRPr="00516C12">
              <w:rPr>
                <w:rFonts w:cs="Arial"/>
                <w:b/>
              </w:rPr>
              <w:t>Objective</w:t>
            </w:r>
          </w:p>
        </w:tc>
        <w:tc>
          <w:tcPr>
            <w:tcW w:w="4043" w:type="pct"/>
          </w:tcPr>
          <w:p w14:paraId="1983162A" w14:textId="6AD88F87" w:rsidR="00D20360" w:rsidRPr="005E3B3E" w:rsidRDefault="00D20360" w:rsidP="0074054D">
            <w:pPr>
              <w:rPr>
                <w:rFonts w:cs="Arial"/>
                <w:lang w:val="vi-VN"/>
              </w:rPr>
            </w:pPr>
            <w:proofErr w:type="spellStart"/>
            <w:r>
              <w:rPr>
                <w:rFonts w:cs="Arial"/>
                <w:lang w:val="en-US"/>
              </w:rPr>
              <w:t>Tính</w:t>
            </w:r>
            <w:proofErr w:type="spellEnd"/>
            <w:r>
              <w:rPr>
                <w:rFonts w:cs="Arial"/>
                <w:lang w:val="vi-VN"/>
              </w:rPr>
              <w:t xml:space="preserve"> năng này cho phép NSD đổi mật khẩu khi quên mật khẩu</w:t>
            </w:r>
          </w:p>
        </w:tc>
      </w:tr>
      <w:tr w:rsidR="00D20360" w:rsidRPr="00516C12" w14:paraId="64841D27" w14:textId="77777777" w:rsidTr="0074054D">
        <w:tc>
          <w:tcPr>
            <w:tcW w:w="957" w:type="pct"/>
            <w:shd w:val="clear" w:color="auto" w:fill="D9D9D9" w:themeFill="background1" w:themeFillShade="D9"/>
          </w:tcPr>
          <w:p w14:paraId="7B245305" w14:textId="77777777" w:rsidR="00D20360" w:rsidRPr="00516C12" w:rsidRDefault="00D20360" w:rsidP="0074054D">
            <w:pPr>
              <w:rPr>
                <w:rFonts w:cs="Arial"/>
                <w:b/>
              </w:rPr>
            </w:pPr>
            <w:r w:rsidRPr="00516C12">
              <w:rPr>
                <w:rFonts w:cs="Arial"/>
                <w:b/>
              </w:rPr>
              <w:t>Actor</w:t>
            </w:r>
          </w:p>
        </w:tc>
        <w:tc>
          <w:tcPr>
            <w:tcW w:w="4043" w:type="pct"/>
          </w:tcPr>
          <w:p w14:paraId="3B91D423" w14:textId="518F4750" w:rsidR="00D20360" w:rsidRPr="005E3B3E" w:rsidRDefault="00D20360" w:rsidP="0074054D">
            <w:pPr>
              <w:rPr>
                <w:rFonts w:cs="Arial"/>
                <w:lang w:val="vi-VN"/>
              </w:rPr>
            </w:pPr>
            <w:r>
              <w:rPr>
                <w:rFonts w:cs="Arial"/>
                <w:lang w:val="vi-VN"/>
              </w:rPr>
              <w:t>Nhân viên quản lý kho, lái xe, system administrator</w:t>
            </w:r>
          </w:p>
        </w:tc>
      </w:tr>
      <w:tr w:rsidR="00D20360" w:rsidRPr="00516C12" w14:paraId="4E7D3BFF" w14:textId="77777777" w:rsidTr="0074054D">
        <w:tc>
          <w:tcPr>
            <w:tcW w:w="957" w:type="pct"/>
            <w:shd w:val="clear" w:color="auto" w:fill="D9D9D9" w:themeFill="background1" w:themeFillShade="D9"/>
          </w:tcPr>
          <w:p w14:paraId="3B5F4439" w14:textId="77777777" w:rsidR="00D20360" w:rsidRPr="00516C12" w:rsidRDefault="00D20360" w:rsidP="0074054D">
            <w:pPr>
              <w:rPr>
                <w:rFonts w:cs="Arial"/>
                <w:b/>
              </w:rPr>
            </w:pPr>
            <w:r w:rsidRPr="00516C12">
              <w:rPr>
                <w:rFonts w:cs="Arial"/>
                <w:b/>
              </w:rPr>
              <w:t>Trigger</w:t>
            </w:r>
          </w:p>
        </w:tc>
        <w:tc>
          <w:tcPr>
            <w:tcW w:w="4043" w:type="pct"/>
          </w:tcPr>
          <w:p w14:paraId="50C91D7E" w14:textId="2EBD286D" w:rsidR="00D20360" w:rsidRPr="005E3B3E" w:rsidRDefault="00D20360" w:rsidP="0074054D">
            <w:pPr>
              <w:rPr>
                <w:rFonts w:cs="Arial"/>
                <w:lang w:val="vi-VN"/>
              </w:rPr>
            </w:pPr>
            <w:r>
              <w:rPr>
                <w:rFonts w:cs="Arial"/>
              </w:rPr>
              <w:t>NSD</w:t>
            </w:r>
            <w:r>
              <w:rPr>
                <w:rFonts w:cs="Arial"/>
                <w:lang w:val="vi-VN"/>
              </w:rPr>
              <w:t xml:space="preserve"> click vào button “Quên mật </w:t>
            </w:r>
            <w:proofErr w:type="gramStart"/>
            <w:r>
              <w:rPr>
                <w:rFonts w:cs="Arial"/>
                <w:lang w:val="vi-VN"/>
              </w:rPr>
              <w:t>khẩu ?</w:t>
            </w:r>
            <w:proofErr w:type="gramEnd"/>
            <w:r>
              <w:rPr>
                <w:rFonts w:cs="Arial"/>
                <w:lang w:val="vi-VN"/>
              </w:rPr>
              <w:t xml:space="preserve">”  trên màn hình </w:t>
            </w:r>
            <w:r>
              <w:rPr>
                <w:rFonts w:cs="Arial"/>
                <w:lang w:val="vi-VN"/>
              </w:rPr>
              <w:fldChar w:fldCharType="begin"/>
            </w:r>
            <w:r>
              <w:rPr>
                <w:rFonts w:cs="Arial"/>
                <w:lang w:val="vi-VN"/>
              </w:rPr>
              <w:instrText xml:space="preserve"> REF _Ref152236002 \h </w:instrText>
            </w:r>
            <w:r>
              <w:rPr>
                <w:rFonts w:cs="Arial"/>
                <w:lang w:val="vi-VN"/>
              </w:rPr>
            </w:r>
            <w:r>
              <w:rPr>
                <w:rFonts w:cs="Arial"/>
                <w:lang w:val="vi-VN"/>
              </w:rPr>
              <w:fldChar w:fldCharType="separate"/>
            </w:r>
            <w:proofErr w:type="spellStart"/>
            <w:r w:rsidR="00201D76">
              <w:t>Đăng</w:t>
            </w:r>
            <w:proofErr w:type="spellEnd"/>
            <w:r w:rsidR="00201D76">
              <w:t xml:space="preserve"> </w:t>
            </w:r>
            <w:proofErr w:type="spellStart"/>
            <w:r w:rsidR="00201D76">
              <w:t>nhập</w:t>
            </w:r>
            <w:proofErr w:type="spellEnd"/>
            <w:r>
              <w:rPr>
                <w:rFonts w:cs="Arial"/>
                <w:lang w:val="vi-VN"/>
              </w:rPr>
              <w:fldChar w:fldCharType="end"/>
            </w:r>
          </w:p>
        </w:tc>
      </w:tr>
      <w:tr w:rsidR="00D20360" w:rsidRPr="00516C12" w14:paraId="2A59335A" w14:textId="77777777" w:rsidTr="0074054D">
        <w:tc>
          <w:tcPr>
            <w:tcW w:w="957" w:type="pct"/>
            <w:shd w:val="clear" w:color="auto" w:fill="D9D9D9" w:themeFill="background1" w:themeFillShade="D9"/>
          </w:tcPr>
          <w:p w14:paraId="35737B95" w14:textId="77777777" w:rsidR="00D20360" w:rsidRPr="00516C12" w:rsidRDefault="00D20360" w:rsidP="0074054D">
            <w:pPr>
              <w:rPr>
                <w:rFonts w:cs="Arial"/>
                <w:b/>
              </w:rPr>
            </w:pPr>
            <w:r w:rsidRPr="00516C12">
              <w:rPr>
                <w:rFonts w:cs="Arial"/>
                <w:b/>
              </w:rPr>
              <w:t>Pre-conditions</w:t>
            </w:r>
          </w:p>
        </w:tc>
        <w:tc>
          <w:tcPr>
            <w:tcW w:w="4043" w:type="pct"/>
          </w:tcPr>
          <w:p w14:paraId="2A58C3B8" w14:textId="582DC82F" w:rsidR="00D20360" w:rsidRPr="005E3B3E" w:rsidRDefault="00D20360" w:rsidP="0074054D">
            <w:pPr>
              <w:pStyle w:val="BulletList1"/>
            </w:pPr>
            <w:proofErr w:type="spellStart"/>
            <w:r>
              <w:t>Truy</w:t>
            </w:r>
            <w:proofErr w:type="spellEnd"/>
            <w:r>
              <w:rPr>
                <w:lang w:val="vi-VN"/>
              </w:rPr>
              <w:t xml:space="preserve"> cập vào website</w:t>
            </w:r>
          </w:p>
        </w:tc>
      </w:tr>
      <w:tr w:rsidR="00D20360" w:rsidRPr="00516C12" w14:paraId="150CF9D1" w14:textId="77777777" w:rsidTr="0074054D">
        <w:tc>
          <w:tcPr>
            <w:tcW w:w="957" w:type="pct"/>
            <w:shd w:val="clear" w:color="auto" w:fill="D9D9D9" w:themeFill="background1" w:themeFillShade="D9"/>
          </w:tcPr>
          <w:p w14:paraId="3B13BE71" w14:textId="77777777" w:rsidR="00D20360" w:rsidRPr="00516C12" w:rsidRDefault="00D20360" w:rsidP="0074054D">
            <w:pPr>
              <w:rPr>
                <w:rFonts w:cs="Arial"/>
                <w:b/>
              </w:rPr>
            </w:pPr>
            <w:r w:rsidRPr="00516C12">
              <w:rPr>
                <w:rFonts w:cs="Arial"/>
                <w:b/>
              </w:rPr>
              <w:t>Post-condition</w:t>
            </w:r>
          </w:p>
        </w:tc>
        <w:tc>
          <w:tcPr>
            <w:tcW w:w="4043" w:type="pct"/>
          </w:tcPr>
          <w:p w14:paraId="7F7DB81C" w14:textId="7080E49D" w:rsidR="00D20360" w:rsidRPr="00BD77BF" w:rsidRDefault="00D20360" w:rsidP="0074054D">
            <w:pPr>
              <w:rPr>
                <w:rFonts w:cs="Arial"/>
                <w:lang w:val="vi-VN"/>
              </w:rPr>
            </w:pPr>
            <w:r>
              <w:rPr>
                <w:rFonts w:cs="Arial"/>
                <w:lang w:val="vi-VN"/>
              </w:rPr>
              <w:t xml:space="preserve">Đổi mật khẩu thành công </w:t>
            </w:r>
          </w:p>
        </w:tc>
      </w:tr>
    </w:tbl>
    <w:p w14:paraId="2DD89347" w14:textId="77777777" w:rsidR="00D20360" w:rsidRDefault="00D20360" w:rsidP="00D20360">
      <w:pPr>
        <w:rPr>
          <w:b/>
          <w:bCs/>
          <w:color w:val="1F4E79" w:themeColor="accent1" w:themeShade="80"/>
          <w:sz w:val="22"/>
          <w:szCs w:val="22"/>
          <w:lang w:val="vi-VN" w:eastAsia="en-US"/>
        </w:rPr>
      </w:pPr>
      <w:r w:rsidRPr="00BD77BF">
        <w:rPr>
          <w:b/>
          <w:bCs/>
          <w:color w:val="1F4E79" w:themeColor="accent1" w:themeShade="80"/>
          <w:sz w:val="22"/>
          <w:szCs w:val="22"/>
          <w:lang w:val="en-US" w:eastAsia="en-US"/>
        </w:rPr>
        <w:t>Activity</w:t>
      </w:r>
      <w:r w:rsidRPr="00BD77BF">
        <w:rPr>
          <w:b/>
          <w:bCs/>
          <w:color w:val="1F4E79" w:themeColor="accent1" w:themeShade="80"/>
          <w:sz w:val="22"/>
          <w:szCs w:val="22"/>
          <w:lang w:val="vi-VN" w:eastAsia="en-US"/>
        </w:rPr>
        <w:t xml:space="preserve"> Flow</w:t>
      </w:r>
    </w:p>
    <w:p w14:paraId="6896E827" w14:textId="250645A4" w:rsidR="00D20360" w:rsidRDefault="00D20360" w:rsidP="00D20360">
      <w:pPr>
        <w:jc w:val="center"/>
        <w:rPr>
          <w:b/>
          <w:bCs/>
          <w:color w:val="1F4E79" w:themeColor="accent1" w:themeShade="80"/>
          <w:sz w:val="22"/>
          <w:szCs w:val="22"/>
          <w:lang w:val="vi-VN" w:eastAsia="en-US"/>
        </w:rPr>
      </w:pPr>
      <w:r w:rsidRPr="00D20360">
        <w:rPr>
          <w:b/>
          <w:bCs/>
          <w:noProof/>
          <w:color w:val="1F4E79" w:themeColor="accent1" w:themeShade="80"/>
          <w:sz w:val="22"/>
          <w:szCs w:val="22"/>
          <w:lang w:val="vi-VN" w:eastAsia="en-US"/>
        </w:rPr>
        <w:lastRenderedPageBreak/>
        <w:drawing>
          <wp:inline distT="0" distB="0" distL="0" distR="0" wp14:anchorId="7CAA6DDB" wp14:editId="31455D20">
            <wp:extent cx="3157561" cy="5053049"/>
            <wp:effectExtent l="0" t="0" r="5080" b="0"/>
            <wp:docPr id="1340493382"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93382" name="Picture 1" descr="A diagram of a computer program&#10;&#10;Description automatically generated"/>
                    <pic:cNvPicPr/>
                  </pic:nvPicPr>
                  <pic:blipFill>
                    <a:blip r:embed="rId29"/>
                    <a:stretch>
                      <a:fillRect/>
                    </a:stretch>
                  </pic:blipFill>
                  <pic:spPr>
                    <a:xfrm>
                      <a:off x="0" y="0"/>
                      <a:ext cx="3157561" cy="5053049"/>
                    </a:xfrm>
                    <a:prstGeom prst="rect">
                      <a:avLst/>
                    </a:prstGeom>
                  </pic:spPr>
                </pic:pic>
              </a:graphicData>
            </a:graphic>
          </wp:inline>
        </w:drawing>
      </w:r>
    </w:p>
    <w:p w14:paraId="00550673" w14:textId="77777777" w:rsidR="00D20360" w:rsidRPr="00516C12" w:rsidRDefault="00D20360" w:rsidP="00D20360">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022"/>
        <w:gridCol w:w="1023"/>
        <w:gridCol w:w="7285"/>
      </w:tblGrid>
      <w:tr w:rsidR="00D20360" w:rsidRPr="00516C12" w14:paraId="55FEC6C1" w14:textId="77777777" w:rsidTr="0074054D">
        <w:trPr>
          <w:trHeight w:val="253"/>
        </w:trPr>
        <w:tc>
          <w:tcPr>
            <w:tcW w:w="548" w:type="pct"/>
            <w:shd w:val="clear" w:color="auto" w:fill="D9D9D9" w:themeFill="background1" w:themeFillShade="D9"/>
          </w:tcPr>
          <w:p w14:paraId="58E51AEE" w14:textId="77777777" w:rsidR="00D20360" w:rsidRPr="00516C12" w:rsidRDefault="00D20360" w:rsidP="0074054D">
            <w:pPr>
              <w:rPr>
                <w:rFonts w:cs="Arial"/>
                <w:b/>
                <w:szCs w:val="20"/>
                <w:lang w:eastAsia="en-US"/>
              </w:rPr>
            </w:pPr>
            <w:r w:rsidRPr="00516C12">
              <w:rPr>
                <w:rFonts w:cs="Arial"/>
                <w:b/>
                <w:szCs w:val="20"/>
                <w:lang w:eastAsia="en-US"/>
              </w:rPr>
              <w:t>Step</w:t>
            </w:r>
          </w:p>
        </w:tc>
        <w:tc>
          <w:tcPr>
            <w:tcW w:w="548" w:type="pct"/>
            <w:shd w:val="clear" w:color="auto" w:fill="D9D9D9" w:themeFill="background1" w:themeFillShade="D9"/>
            <w:hideMark/>
          </w:tcPr>
          <w:p w14:paraId="6846FC4B" w14:textId="77777777" w:rsidR="00D20360" w:rsidRPr="00516C12" w:rsidRDefault="00D20360" w:rsidP="0074054D">
            <w:pPr>
              <w:rPr>
                <w:rFonts w:cs="Arial"/>
                <w:b/>
                <w:bCs/>
                <w:szCs w:val="20"/>
                <w:lang w:eastAsia="en-US"/>
              </w:rPr>
            </w:pPr>
            <w:r w:rsidRPr="00516C12">
              <w:rPr>
                <w:rFonts w:cs="Arial"/>
                <w:b/>
                <w:szCs w:val="20"/>
                <w:lang w:eastAsia="en-US"/>
              </w:rPr>
              <w:t>BR Code</w:t>
            </w:r>
          </w:p>
        </w:tc>
        <w:tc>
          <w:tcPr>
            <w:tcW w:w="3904" w:type="pct"/>
            <w:shd w:val="clear" w:color="auto" w:fill="D9D9D9" w:themeFill="background1" w:themeFillShade="D9"/>
          </w:tcPr>
          <w:p w14:paraId="0649BDB0" w14:textId="77777777" w:rsidR="00D20360" w:rsidRPr="00516C12" w:rsidRDefault="00D20360" w:rsidP="0074054D">
            <w:pPr>
              <w:rPr>
                <w:rFonts w:cs="Arial"/>
                <w:b/>
                <w:bCs/>
                <w:szCs w:val="20"/>
                <w:lang w:eastAsia="en-US"/>
              </w:rPr>
            </w:pPr>
            <w:r w:rsidRPr="00516C12">
              <w:rPr>
                <w:rFonts w:cs="Arial"/>
                <w:b/>
                <w:szCs w:val="20"/>
                <w:lang w:eastAsia="en-US"/>
              </w:rPr>
              <w:t>Description</w:t>
            </w:r>
          </w:p>
        </w:tc>
      </w:tr>
      <w:tr w:rsidR="001C7ECF" w:rsidRPr="00516C12" w14:paraId="0C051B97" w14:textId="77777777" w:rsidTr="001C7ECF">
        <w:trPr>
          <w:trHeight w:val="253"/>
        </w:trPr>
        <w:tc>
          <w:tcPr>
            <w:tcW w:w="548" w:type="pct"/>
            <w:shd w:val="clear" w:color="auto" w:fill="auto"/>
          </w:tcPr>
          <w:p w14:paraId="53AF3A75" w14:textId="21DD374F" w:rsidR="001C7ECF" w:rsidRPr="001C7ECF" w:rsidRDefault="001C7ECF" w:rsidP="0074054D">
            <w:pPr>
              <w:rPr>
                <w:rFonts w:cs="Arial"/>
                <w:bCs/>
                <w:szCs w:val="20"/>
                <w:lang w:val="vi-VN" w:eastAsia="en-US"/>
              </w:rPr>
            </w:pPr>
            <w:r w:rsidRPr="001C7ECF">
              <w:rPr>
                <w:rFonts w:cs="Arial"/>
                <w:bCs/>
                <w:szCs w:val="20"/>
                <w:lang w:val="vi-VN" w:eastAsia="en-US"/>
              </w:rPr>
              <w:t>(2)</w:t>
            </w:r>
          </w:p>
        </w:tc>
        <w:tc>
          <w:tcPr>
            <w:tcW w:w="548" w:type="pct"/>
            <w:shd w:val="clear" w:color="auto" w:fill="auto"/>
          </w:tcPr>
          <w:p w14:paraId="0462850E" w14:textId="769C2432" w:rsidR="001C7ECF" w:rsidRPr="001C7ECF" w:rsidRDefault="001C7ECF" w:rsidP="001C7ECF">
            <w:pPr>
              <w:pStyle w:val="Caption"/>
              <w:rPr>
                <w:lang w:val="en-US" w:eastAsia="en-US"/>
              </w:rPr>
            </w:pPr>
            <w:r>
              <w:t xml:space="preserve">BR </w:t>
            </w:r>
            <w:r>
              <w:fldChar w:fldCharType="begin"/>
            </w:r>
            <w:r>
              <w:instrText xml:space="preserve"> SEQ BR \* ARABIC </w:instrText>
            </w:r>
            <w:r>
              <w:fldChar w:fldCharType="separate"/>
            </w:r>
            <w:r w:rsidR="00201D76">
              <w:rPr>
                <w:noProof/>
              </w:rPr>
              <w:t>3</w:t>
            </w:r>
            <w:r>
              <w:fldChar w:fldCharType="end"/>
            </w:r>
          </w:p>
        </w:tc>
        <w:tc>
          <w:tcPr>
            <w:tcW w:w="3904" w:type="pct"/>
            <w:shd w:val="clear" w:color="auto" w:fill="auto"/>
          </w:tcPr>
          <w:p w14:paraId="301BE0BB" w14:textId="4B047FE2" w:rsidR="001C7ECF" w:rsidRDefault="001C7ECF" w:rsidP="001C7ECF">
            <w:pPr>
              <w:rPr>
                <w:rFonts w:cs="Arial"/>
                <w:b/>
                <w:szCs w:val="20"/>
                <w:u w:val="single"/>
                <w:lang w:eastAsia="en-US"/>
              </w:rPr>
            </w:pPr>
            <w:r>
              <w:rPr>
                <w:rFonts w:cs="Arial"/>
                <w:b/>
                <w:szCs w:val="20"/>
                <w:u w:val="single"/>
                <w:lang w:eastAsia="en-US"/>
              </w:rPr>
              <w:t>Showing</w:t>
            </w:r>
            <w:r>
              <w:rPr>
                <w:rFonts w:cs="Arial"/>
                <w:b/>
                <w:szCs w:val="20"/>
                <w:u w:val="single"/>
                <w:lang w:val="vi-VN" w:eastAsia="en-US"/>
              </w:rPr>
              <w:t xml:space="preserve"> dialog </w:t>
            </w:r>
            <w:r>
              <w:rPr>
                <w:rFonts w:cs="Arial"/>
                <w:b/>
                <w:szCs w:val="20"/>
                <w:u w:val="single"/>
                <w:lang w:eastAsia="en-US"/>
              </w:rPr>
              <w:t>rules</w:t>
            </w:r>
            <w:r w:rsidRPr="00386665">
              <w:rPr>
                <w:rFonts w:cs="Arial"/>
                <w:b/>
                <w:szCs w:val="20"/>
                <w:u w:val="single"/>
                <w:lang w:eastAsia="en-US"/>
              </w:rPr>
              <w:t>:</w:t>
            </w:r>
          </w:p>
          <w:p w14:paraId="0C72264D" w14:textId="41DF21DA" w:rsidR="003A4764" w:rsidRDefault="003A4764" w:rsidP="00D21F51">
            <w:pPr>
              <w:pStyle w:val="Body"/>
              <w:rPr>
                <w:lang w:val="vi-VN"/>
              </w:rPr>
            </w:pP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show dialog </w:t>
            </w:r>
            <w:proofErr w:type="spellStart"/>
            <w:r w:rsidR="00D21F51">
              <w:t>với</w:t>
            </w:r>
            <w:proofErr w:type="spellEnd"/>
            <w:r w:rsidR="00D21F51">
              <w:rPr>
                <w:lang w:val="vi-VN"/>
              </w:rPr>
              <w:t xml:space="preserve"> nội dung sau:</w:t>
            </w:r>
          </w:p>
          <w:p w14:paraId="4E98A84E" w14:textId="5B949FD2" w:rsidR="00D21F51" w:rsidRDefault="00D21F51" w:rsidP="00D21F51">
            <w:pPr>
              <w:pStyle w:val="Body"/>
              <w:rPr>
                <w:lang w:val="vi-VN"/>
              </w:rPr>
            </w:pPr>
            <w:r>
              <w:rPr>
                <w:lang w:val="vi-VN"/>
              </w:rPr>
              <w:t>Màn hình:</w:t>
            </w:r>
          </w:p>
          <w:p w14:paraId="5C09D384" w14:textId="00044F51" w:rsidR="00D21F51" w:rsidRDefault="00D21F51" w:rsidP="00D21F51">
            <w:pPr>
              <w:pStyle w:val="Body"/>
              <w:rPr>
                <w:lang w:val="vi-VN"/>
              </w:rPr>
            </w:pPr>
            <w:r w:rsidRPr="006C5782">
              <w:rPr>
                <w:noProof/>
              </w:rPr>
              <w:lastRenderedPageBreak/>
              <w:drawing>
                <wp:inline distT="0" distB="0" distL="0" distR="0" wp14:anchorId="40637A2B" wp14:editId="43528FC0">
                  <wp:extent cx="3033735" cy="1771663"/>
                  <wp:effectExtent l="0" t="0" r="0" b="0"/>
                  <wp:docPr id="2015404224" name="Picture 2015404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22657" name=""/>
                          <pic:cNvPicPr/>
                        </pic:nvPicPr>
                        <pic:blipFill>
                          <a:blip r:embed="rId30"/>
                          <a:stretch>
                            <a:fillRect/>
                          </a:stretch>
                        </pic:blipFill>
                        <pic:spPr>
                          <a:xfrm>
                            <a:off x="0" y="0"/>
                            <a:ext cx="3033735" cy="1771663"/>
                          </a:xfrm>
                          <a:prstGeom prst="rect">
                            <a:avLst/>
                          </a:prstGeom>
                        </pic:spPr>
                      </pic:pic>
                    </a:graphicData>
                  </a:graphic>
                </wp:inline>
              </w:drawing>
            </w:r>
          </w:p>
          <w:p w14:paraId="0F83AE96" w14:textId="5641A0FE" w:rsidR="00D21F51" w:rsidRDefault="00D21F51" w:rsidP="00D21F51">
            <w:pPr>
              <w:pStyle w:val="Body"/>
              <w:rPr>
                <w:lang w:val="vi-VN"/>
              </w:rPr>
            </w:pPr>
            <w:r>
              <w:rPr>
                <w:lang w:val="vi-VN"/>
              </w:rPr>
              <w:t xml:space="preserve">Title: “Lấy lại mật khẩu” </w:t>
            </w:r>
          </w:p>
          <w:p w14:paraId="1BAD2146" w14:textId="0BE564BA" w:rsidR="00D21F51" w:rsidRDefault="00D21F51" w:rsidP="00D21F51">
            <w:pPr>
              <w:pStyle w:val="Body"/>
              <w:rPr>
                <w:lang w:val="vi-VN"/>
              </w:rPr>
            </w:pPr>
            <w:r>
              <w:rPr>
                <w:lang w:val="vi-VN"/>
              </w:rPr>
              <w:t>Message: “Nhập mã nhân viên muốn lấy lại mật khẩu :”</w:t>
            </w:r>
          </w:p>
          <w:p w14:paraId="24A4E432" w14:textId="62642DBB" w:rsidR="00D21F51" w:rsidRDefault="00D21F51" w:rsidP="00D21F51">
            <w:pPr>
              <w:pStyle w:val="Body"/>
              <w:rPr>
                <w:lang w:val="vi-VN"/>
              </w:rPr>
            </w:pPr>
            <w:r>
              <w:rPr>
                <w:lang w:val="vi-VN"/>
              </w:rPr>
              <w:t>Dialog type: “Gửi mã/Hủy bỏ”</w:t>
            </w:r>
          </w:p>
          <w:p w14:paraId="57A6BFEE" w14:textId="401A2FFD" w:rsidR="00D21F51" w:rsidRDefault="00D21F51" w:rsidP="00D21F51">
            <w:pPr>
              <w:pStyle w:val="BulletList1"/>
              <w:rPr>
                <w:lang w:val="vi-VN"/>
              </w:rPr>
            </w:pPr>
            <w:r>
              <w:rPr>
                <w:lang w:val="vi-VN"/>
              </w:rPr>
              <w:t>Trường hợp NSD click “Gửi mã” hệ thống sẽ thực hiện validate data</w:t>
            </w:r>
          </w:p>
          <w:p w14:paraId="529728CD" w14:textId="6B310AD5" w:rsidR="001C7ECF" w:rsidRPr="00D21F51" w:rsidRDefault="00D21F51" w:rsidP="0074054D">
            <w:pPr>
              <w:pStyle w:val="BulletList1"/>
              <w:rPr>
                <w:lang w:val="vi-VN"/>
              </w:rPr>
            </w:pPr>
            <w:r>
              <w:rPr>
                <w:lang w:val="vi-VN"/>
              </w:rPr>
              <w:t xml:space="preserve">Trường hợp NSD click “Hủy bỏ” OR “x” dialog sẽ được đóng lại </w:t>
            </w:r>
          </w:p>
        </w:tc>
      </w:tr>
      <w:tr w:rsidR="00D20360" w:rsidRPr="00516C12" w14:paraId="0F227E38" w14:textId="77777777" w:rsidTr="0074054D">
        <w:trPr>
          <w:trHeight w:val="253"/>
        </w:trPr>
        <w:tc>
          <w:tcPr>
            <w:tcW w:w="548" w:type="pct"/>
          </w:tcPr>
          <w:p w14:paraId="651BF552" w14:textId="77777777" w:rsidR="00D20360" w:rsidRDefault="00D20360" w:rsidP="0074054D">
            <w:pPr>
              <w:rPr>
                <w:rFonts w:cs="Arial"/>
                <w:szCs w:val="20"/>
                <w:lang w:eastAsia="en-US"/>
              </w:rPr>
            </w:pPr>
            <w:r>
              <w:rPr>
                <w:rFonts w:cs="Arial"/>
                <w:szCs w:val="20"/>
                <w:lang w:eastAsia="en-US"/>
              </w:rPr>
              <w:lastRenderedPageBreak/>
              <w:t>(</w:t>
            </w:r>
            <w:r w:rsidR="00644557">
              <w:rPr>
                <w:rFonts w:cs="Arial"/>
                <w:szCs w:val="20"/>
                <w:lang w:eastAsia="en-US"/>
              </w:rPr>
              <w:t>4</w:t>
            </w:r>
            <w:r>
              <w:rPr>
                <w:rFonts w:cs="Arial"/>
                <w:szCs w:val="20"/>
                <w:lang w:eastAsia="en-US"/>
              </w:rPr>
              <w:t>)</w:t>
            </w:r>
          </w:p>
          <w:p w14:paraId="2A1BAE56" w14:textId="745604F5" w:rsidR="00644557" w:rsidRPr="00644557" w:rsidRDefault="00644557" w:rsidP="0074054D">
            <w:pPr>
              <w:rPr>
                <w:rFonts w:cs="Arial"/>
                <w:szCs w:val="20"/>
                <w:lang w:val="vi-VN" w:eastAsia="en-US"/>
              </w:rPr>
            </w:pPr>
            <w:r>
              <w:rPr>
                <w:rFonts w:cs="Arial"/>
                <w:szCs w:val="20"/>
                <w:lang w:val="vi-VN" w:eastAsia="en-US"/>
              </w:rPr>
              <w:t>(4.1)</w:t>
            </w:r>
          </w:p>
        </w:tc>
        <w:tc>
          <w:tcPr>
            <w:tcW w:w="548" w:type="pct"/>
            <w:shd w:val="clear" w:color="auto" w:fill="auto"/>
          </w:tcPr>
          <w:p w14:paraId="02FBD304" w14:textId="28995F38" w:rsidR="00D20360" w:rsidRDefault="00D20360" w:rsidP="0074054D">
            <w:pPr>
              <w:pStyle w:val="Caption"/>
              <w:jc w:val="left"/>
            </w:pPr>
            <w:r>
              <w:t xml:space="preserve">BR </w:t>
            </w:r>
            <w:r>
              <w:fldChar w:fldCharType="begin"/>
            </w:r>
            <w:r>
              <w:instrText xml:space="preserve"> SEQ BR \* ARABIC </w:instrText>
            </w:r>
            <w:r>
              <w:fldChar w:fldCharType="separate"/>
            </w:r>
            <w:r w:rsidR="00201D76">
              <w:rPr>
                <w:noProof/>
              </w:rPr>
              <w:t>4</w:t>
            </w:r>
            <w:r>
              <w:fldChar w:fldCharType="end"/>
            </w:r>
          </w:p>
        </w:tc>
        <w:tc>
          <w:tcPr>
            <w:tcW w:w="3904" w:type="pct"/>
            <w:shd w:val="clear" w:color="auto" w:fill="auto"/>
          </w:tcPr>
          <w:p w14:paraId="0C1F4DF3" w14:textId="707BB524" w:rsidR="00644557" w:rsidRDefault="00644557" w:rsidP="00644557">
            <w:pPr>
              <w:rPr>
                <w:rFonts w:cs="Arial"/>
                <w:b/>
                <w:szCs w:val="20"/>
                <w:u w:val="single"/>
                <w:lang w:eastAsia="en-US"/>
              </w:rPr>
            </w:pPr>
            <w:r>
              <w:rPr>
                <w:rFonts w:cs="Arial"/>
                <w:b/>
                <w:szCs w:val="20"/>
                <w:u w:val="single"/>
                <w:lang w:eastAsia="en-US"/>
              </w:rPr>
              <w:t>Validating</w:t>
            </w:r>
            <w:r w:rsidR="00EB6532">
              <w:rPr>
                <w:rFonts w:cs="Arial"/>
                <w:b/>
                <w:szCs w:val="20"/>
                <w:u w:val="single"/>
                <w:lang w:val="vi-VN" w:eastAsia="en-US"/>
              </w:rPr>
              <w:t xml:space="preserve"> </w:t>
            </w:r>
            <w:r>
              <w:rPr>
                <w:rFonts w:cs="Arial"/>
                <w:b/>
                <w:szCs w:val="20"/>
                <w:u w:val="single"/>
                <w:lang w:eastAsia="en-US"/>
              </w:rPr>
              <w:t>rule</w:t>
            </w:r>
            <w:r w:rsidR="00DC3D15">
              <w:rPr>
                <w:rFonts w:cs="Arial"/>
                <w:b/>
                <w:szCs w:val="20"/>
                <w:u w:val="single"/>
                <w:lang w:val="vi-VN" w:eastAsia="en-US"/>
              </w:rPr>
              <w:t xml:space="preserve"> for [Mã nhân viên]</w:t>
            </w:r>
            <w:r w:rsidRPr="00386665">
              <w:rPr>
                <w:rFonts w:cs="Arial"/>
                <w:b/>
                <w:szCs w:val="20"/>
                <w:u w:val="single"/>
                <w:lang w:eastAsia="en-US"/>
              </w:rPr>
              <w:t>:</w:t>
            </w:r>
          </w:p>
          <w:p w14:paraId="27FE2178" w14:textId="77777777" w:rsidR="00644557" w:rsidRDefault="00644557" w:rsidP="00644557">
            <w:pPr>
              <w:pStyle w:val="Body"/>
            </w:pP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hiện</w:t>
            </w:r>
            <w:proofErr w:type="spellEnd"/>
            <w:r>
              <w:t xml:space="preserve"> validate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w:t>
            </w:r>
          </w:p>
          <w:p w14:paraId="5B56C94A" w14:textId="3C521502" w:rsidR="00644557" w:rsidRDefault="00644557" w:rsidP="00644557">
            <w:pPr>
              <w:pStyle w:val="BulletList1"/>
            </w:pPr>
            <w:r>
              <w:t xml:space="preserve">Trường </w:t>
            </w:r>
            <w:proofErr w:type="spellStart"/>
            <w:r>
              <w:t>hợp</w:t>
            </w:r>
            <w:proofErr w:type="spellEnd"/>
            <w:r>
              <w:t xml:space="preserve"> [</w:t>
            </w:r>
            <w:proofErr w:type="spellStart"/>
            <w:r>
              <w:t>Mã</w:t>
            </w:r>
            <w:proofErr w:type="spellEnd"/>
            <w:r>
              <w:t xml:space="preserve"> </w:t>
            </w:r>
            <w:proofErr w:type="spellStart"/>
            <w:r>
              <w:t>nhân</w:t>
            </w:r>
            <w:proofErr w:type="spellEnd"/>
            <w:r>
              <w:t xml:space="preserve"> </w:t>
            </w:r>
            <w:proofErr w:type="spellStart"/>
            <w:r>
              <w:t>viên</w:t>
            </w:r>
            <w:proofErr w:type="spellEnd"/>
            <w:r>
              <w:t xml:space="preserve">] is blank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r>
              <w:t xml:space="preserve"> </w:t>
            </w:r>
            <w:r>
              <w:fldChar w:fldCharType="begin"/>
            </w:r>
            <w:r>
              <w:instrText xml:space="preserve"> REF _Ref151368894 \h  \* MERGEFORMAT </w:instrText>
            </w:r>
            <w:r>
              <w:fldChar w:fldCharType="separate"/>
            </w:r>
            <w:r w:rsidR="00201D76">
              <w:t xml:space="preserve">MSG </w:t>
            </w:r>
            <w:r w:rsidR="00201D76">
              <w:rPr>
                <w:noProof/>
              </w:rPr>
              <w:t>1</w:t>
            </w:r>
            <w:r w:rsidR="00201D76" w:rsidRPr="00201D76">
              <w:rPr>
                <w:noProof/>
              </w:rPr>
              <w:t>.</w:t>
            </w:r>
            <w:r w:rsidR="00201D76" w:rsidRPr="00201D76">
              <w:t xml:space="preserve"> “</w:t>
            </w:r>
            <w:proofErr w:type="spellStart"/>
            <w:r w:rsidR="00201D76" w:rsidRPr="00201D76">
              <w:t>Đây</w:t>
            </w:r>
            <w:proofErr w:type="spellEnd"/>
            <w:r w:rsidR="00201D76" w:rsidRPr="00201D76">
              <w:t xml:space="preserve"> </w:t>
            </w:r>
            <w:proofErr w:type="spellStart"/>
            <w:r w:rsidR="00201D76" w:rsidRPr="00201D76">
              <w:t>là</w:t>
            </w:r>
            <w:proofErr w:type="spellEnd"/>
            <w:r w:rsidR="00201D76" w:rsidRPr="00201D76">
              <w:t xml:space="preserve"> </w:t>
            </w:r>
            <w:proofErr w:type="spellStart"/>
            <w:r w:rsidR="00201D76" w:rsidRPr="00201D76">
              <w:t>trường</w:t>
            </w:r>
            <w:proofErr w:type="spellEnd"/>
            <w:r w:rsidR="00201D76" w:rsidRPr="00201D76">
              <w:t xml:space="preserve"> </w:t>
            </w:r>
            <w:proofErr w:type="spellStart"/>
            <w:r w:rsidR="00201D76" w:rsidRPr="00201D76">
              <w:t>dữ</w:t>
            </w:r>
            <w:proofErr w:type="spellEnd"/>
            <w:r w:rsidR="00201D76" w:rsidRPr="00201D76">
              <w:t xml:space="preserve"> </w:t>
            </w:r>
            <w:proofErr w:type="spellStart"/>
            <w:r w:rsidR="00201D76" w:rsidRPr="00201D76">
              <w:t>liệu</w:t>
            </w:r>
            <w:proofErr w:type="spellEnd"/>
            <w:r w:rsidR="00201D76" w:rsidRPr="00201D76">
              <w:t xml:space="preserve"> </w:t>
            </w:r>
            <w:proofErr w:type="spellStart"/>
            <w:r w:rsidR="00201D76" w:rsidRPr="00201D76">
              <w:t>bắt</w:t>
            </w:r>
            <w:proofErr w:type="spellEnd"/>
            <w:r w:rsidR="00201D76" w:rsidRPr="00201D76">
              <w:t xml:space="preserve"> </w:t>
            </w:r>
            <w:proofErr w:type="spellStart"/>
            <w:r w:rsidR="00201D76" w:rsidRPr="00201D76">
              <w:t>buộc</w:t>
            </w:r>
            <w:proofErr w:type="spellEnd"/>
            <w:r w:rsidR="00201D76" w:rsidRPr="00201D76">
              <w:t xml:space="preserve"> </w:t>
            </w:r>
            <w:proofErr w:type="spellStart"/>
            <w:r w:rsidR="00201D76" w:rsidRPr="00201D76">
              <w:t>phải</w:t>
            </w:r>
            <w:proofErr w:type="spellEnd"/>
            <w:r w:rsidR="00201D76" w:rsidRPr="00201D76">
              <w:t xml:space="preserve"> </w:t>
            </w:r>
            <w:proofErr w:type="spellStart"/>
            <w:r w:rsidR="00201D76" w:rsidRPr="00201D76">
              <w:t>điền</w:t>
            </w:r>
            <w:proofErr w:type="spellEnd"/>
            <w:r w:rsidR="00201D76" w:rsidRPr="00201D76">
              <w:t>”</w:t>
            </w:r>
            <w:r>
              <w:fldChar w:fldCharType="end"/>
            </w:r>
          </w:p>
          <w:p w14:paraId="449E425E" w14:textId="77777777" w:rsidR="00644557" w:rsidRDefault="00644557" w:rsidP="00644557">
            <w:pPr>
              <w:pStyle w:val="BulletList1"/>
            </w:pPr>
            <w:r>
              <w:t xml:space="preserve">Trường </w:t>
            </w:r>
            <w:proofErr w:type="spellStart"/>
            <w:r>
              <w:t>hợp</w:t>
            </w:r>
            <w:proofErr w:type="spellEnd"/>
            <w:r>
              <w:t xml:space="preserve"> </w:t>
            </w:r>
            <w:proofErr w:type="spellStart"/>
            <w:r>
              <w:t>mã</w:t>
            </w:r>
            <w:proofErr w:type="spellEnd"/>
            <w:r>
              <w:t xml:space="preserve"> </w:t>
            </w:r>
            <w:proofErr w:type="spellStart"/>
            <w:r>
              <w:t>sinh</w:t>
            </w:r>
            <w:proofErr w:type="spellEnd"/>
            <w:r>
              <w:t xml:space="preserve"> </w:t>
            </w:r>
            <w:proofErr w:type="spellStart"/>
            <w:r>
              <w:t>viên</w:t>
            </w:r>
            <w:proofErr w:type="spellEnd"/>
            <w:r>
              <w:t xml:space="preserve"> </w:t>
            </w:r>
            <w:proofErr w:type="spellStart"/>
            <w:r>
              <w:t>không</w:t>
            </w:r>
            <w:proofErr w:type="spellEnd"/>
            <w:r>
              <w:t xml:space="preserve"> </w:t>
            </w:r>
            <w:proofErr w:type="spellStart"/>
            <w:r>
              <w:t>theo</w:t>
            </w:r>
            <w:proofErr w:type="spellEnd"/>
            <w:r>
              <w:t xml:space="preserve"> </w:t>
            </w:r>
            <w:proofErr w:type="spellStart"/>
            <w:r>
              <w:t>định</w:t>
            </w:r>
            <w:proofErr w:type="spellEnd"/>
            <w:r>
              <w:t xml:space="preserve"> </w:t>
            </w:r>
            <w:proofErr w:type="spellStart"/>
            <w:r>
              <w:t>dạng</w:t>
            </w:r>
            <w:proofErr w:type="spellEnd"/>
            <w:r>
              <w:t xml:space="preserve">: </w:t>
            </w:r>
          </w:p>
          <w:p w14:paraId="0664D709" w14:textId="77777777" w:rsidR="00644557" w:rsidRDefault="00644557" w:rsidP="00644557">
            <w:pPr>
              <w:pStyle w:val="Level2"/>
            </w:pPr>
            <w:r>
              <w:t>“E” + ####</w:t>
            </w:r>
          </w:p>
          <w:p w14:paraId="659A214D" w14:textId="77777777" w:rsidR="00644557" w:rsidRDefault="00644557" w:rsidP="00644557">
            <w:pPr>
              <w:pStyle w:val="Level3"/>
            </w:pPr>
            <w:r>
              <w:t>&lt;sequence number&gt;: format #### (</w:t>
            </w:r>
            <w:proofErr w:type="spellStart"/>
            <w:r>
              <w:t>ví</w:t>
            </w:r>
            <w:proofErr w:type="spellEnd"/>
            <w:r>
              <w:t xml:space="preserve"> </w:t>
            </w:r>
            <w:proofErr w:type="spellStart"/>
            <w:r>
              <w:t>dụ</w:t>
            </w:r>
            <w:proofErr w:type="spellEnd"/>
            <w:r>
              <w:t xml:space="preserve"> 0001)</w:t>
            </w:r>
          </w:p>
          <w:p w14:paraId="797A755E" w14:textId="0E704F1B" w:rsidR="00EB6532" w:rsidRDefault="00644557" w:rsidP="00EB6532">
            <w:pPr>
              <w:pStyle w:val="Level2"/>
            </w:pPr>
            <w:r>
              <w:t xml:space="preserve">Hệ thống hiển thị thông báo </w:t>
            </w:r>
            <w:r w:rsidR="00EB6532">
              <w:fldChar w:fldCharType="begin"/>
            </w:r>
            <w:r w:rsidR="00EB6532">
              <w:instrText xml:space="preserve"> REF _Ref152249737 \h </w:instrText>
            </w:r>
            <w:r w:rsidR="00EB6532">
              <w:fldChar w:fldCharType="separate"/>
            </w:r>
            <w:r w:rsidR="00201D76">
              <w:t xml:space="preserve">MSG </w:t>
            </w:r>
            <w:r w:rsidR="00201D76">
              <w:rPr>
                <w:noProof/>
              </w:rPr>
              <w:t>6</w:t>
            </w:r>
            <w:r w:rsidR="00201D76">
              <w:t>. “Mã nhân viên cần có định dạng đứng đầu  E  + 1 số trong khoảng từ 0000 đến 9999”</w:t>
            </w:r>
            <w:r w:rsidR="00EB6532">
              <w:fldChar w:fldCharType="end"/>
            </w:r>
          </w:p>
          <w:p w14:paraId="508811DF" w14:textId="6F282789" w:rsidR="00644557" w:rsidRDefault="00644557" w:rsidP="00EB6532">
            <w:pPr>
              <w:pStyle w:val="BulletList1"/>
              <w:rPr>
                <w:szCs w:val="20"/>
              </w:rPr>
            </w:pPr>
            <w:r>
              <w:t xml:space="preserve">Trường </w:t>
            </w:r>
            <w:proofErr w:type="spellStart"/>
            <w:r>
              <w:t>hợp</w:t>
            </w:r>
            <w:proofErr w:type="spellEnd"/>
            <w:r>
              <w:t xml:space="preserve"> </w:t>
            </w:r>
            <w:proofErr w:type="spellStart"/>
            <w:r>
              <w:t>mã</w:t>
            </w:r>
            <w:proofErr w:type="spellEnd"/>
            <w:r>
              <w:t xml:space="preserve"> </w:t>
            </w:r>
            <w:proofErr w:type="spellStart"/>
            <w:r>
              <w:t>sinh</w:t>
            </w:r>
            <w:proofErr w:type="spellEnd"/>
            <w:r>
              <w:t xml:space="preserve"> </w:t>
            </w:r>
            <w:proofErr w:type="spellStart"/>
            <w:r>
              <w:t>viên</w:t>
            </w:r>
            <w:proofErr w:type="spellEnd"/>
            <w:r>
              <w:t xml:space="preserve"> </w:t>
            </w:r>
            <w:proofErr w:type="spellStart"/>
            <w:r>
              <w:t>không</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trên</w:t>
            </w:r>
            <w:proofErr w:type="spellEnd"/>
            <w:r>
              <w:t xml:space="preserve"> </w:t>
            </w:r>
            <w:proofErr w:type="spellStart"/>
            <w:proofErr w:type="gramStart"/>
            <w:r>
              <w:t>csdl</w:t>
            </w:r>
            <w:proofErr w:type="spellEnd"/>
            <w:r>
              <w:t xml:space="preserve">  </w:t>
            </w:r>
            <w:proofErr w:type="spellStart"/>
            <w:r>
              <w:t>hệ</w:t>
            </w:r>
            <w:proofErr w:type="spellEnd"/>
            <w:proofErr w:type="gram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thống</w:t>
            </w:r>
            <w:proofErr w:type="spellEnd"/>
            <w:r>
              <w:t xml:space="preserve"> </w:t>
            </w:r>
            <w:proofErr w:type="spellStart"/>
            <w:r>
              <w:t>báo</w:t>
            </w:r>
            <w:proofErr w:type="spellEnd"/>
            <w:r>
              <w:t xml:space="preserve"> </w:t>
            </w:r>
            <w:r>
              <w:fldChar w:fldCharType="begin"/>
            </w:r>
            <w:r>
              <w:instrText xml:space="preserve"> REF _Ref152233263 \h </w:instrText>
            </w:r>
            <w:r w:rsidR="00EB6532">
              <w:instrText xml:space="preserve"> \* MERGEFORMAT </w:instrText>
            </w:r>
            <w:r>
              <w:fldChar w:fldCharType="separate"/>
            </w:r>
            <w:r w:rsidR="00201D76">
              <w:t xml:space="preserve">MSG </w:t>
            </w:r>
            <w:r w:rsidR="00201D76">
              <w:rPr>
                <w:noProof/>
              </w:rPr>
              <w:t>3</w:t>
            </w:r>
            <w:r w:rsidR="00201D76" w:rsidRPr="00201D76">
              <w:rPr>
                <w:noProof/>
              </w:rPr>
              <w:t>.</w:t>
            </w:r>
            <w:r w:rsidR="00201D76" w:rsidRPr="00201D76">
              <w:t xml:space="preserve"> “Tài </w:t>
            </w:r>
            <w:proofErr w:type="spellStart"/>
            <w:r w:rsidR="00201D76" w:rsidRPr="00201D76">
              <w:t>khoản</w:t>
            </w:r>
            <w:proofErr w:type="spellEnd"/>
            <w:r w:rsidR="00201D76" w:rsidRPr="00201D76">
              <w:t xml:space="preserve"> </w:t>
            </w:r>
            <w:proofErr w:type="spellStart"/>
            <w:r w:rsidR="00201D76" w:rsidRPr="00201D76">
              <w:t>không</w:t>
            </w:r>
            <w:proofErr w:type="spellEnd"/>
            <w:r w:rsidR="00201D76" w:rsidRPr="00201D76">
              <w:t xml:space="preserve"> </w:t>
            </w:r>
            <w:proofErr w:type="spellStart"/>
            <w:r w:rsidR="00201D76" w:rsidRPr="00201D76">
              <w:t>tồn</w:t>
            </w:r>
            <w:proofErr w:type="spellEnd"/>
            <w:r w:rsidR="00201D76" w:rsidRPr="00201D76">
              <w:t xml:space="preserve"> </w:t>
            </w:r>
            <w:proofErr w:type="spellStart"/>
            <w:r w:rsidR="00201D76" w:rsidRPr="00201D76">
              <w:t>tại</w:t>
            </w:r>
            <w:proofErr w:type="spellEnd"/>
            <w:r w:rsidR="00201D76" w:rsidRPr="00201D76">
              <w:t>”</w:t>
            </w:r>
            <w:r>
              <w:fldChar w:fldCharType="end"/>
            </w:r>
            <w:r>
              <w:t xml:space="preserve"> </w:t>
            </w:r>
            <w:proofErr w:type="spellStart"/>
            <w:r>
              <w:t>Và</w:t>
            </w:r>
            <w:proofErr w:type="spellEnd"/>
            <w:r>
              <w:t xml:space="preserve"> </w:t>
            </w:r>
            <w:proofErr w:type="spellStart"/>
            <w:r>
              <w:t>yêu</w:t>
            </w:r>
            <w:proofErr w:type="spellEnd"/>
            <w:r>
              <w:t xml:space="preserve"> </w:t>
            </w:r>
            <w:proofErr w:type="spellStart"/>
            <w:r>
              <w:t>cầu</w:t>
            </w:r>
            <w:proofErr w:type="spellEnd"/>
            <w:r>
              <w:t xml:space="preserve"> NSD </w:t>
            </w:r>
            <w:proofErr w:type="spellStart"/>
            <w:r>
              <w:t>nhập</w:t>
            </w:r>
            <w:proofErr w:type="spellEnd"/>
            <w:r>
              <w:t xml:space="preserve"> </w:t>
            </w:r>
            <w:proofErr w:type="spellStart"/>
            <w:r>
              <w:t>lại</w:t>
            </w:r>
            <w:proofErr w:type="spellEnd"/>
            <w:r>
              <w:t xml:space="preserve"> </w:t>
            </w:r>
            <w:proofErr w:type="spellStart"/>
            <w:r>
              <w:t>mã</w:t>
            </w:r>
            <w:proofErr w:type="spellEnd"/>
            <w:r>
              <w:t xml:space="preserve"> </w:t>
            </w:r>
            <w:proofErr w:type="spellStart"/>
            <w:r>
              <w:t>nhân</w:t>
            </w:r>
            <w:proofErr w:type="spellEnd"/>
            <w:r>
              <w:t xml:space="preserve"> </w:t>
            </w:r>
            <w:proofErr w:type="spellStart"/>
            <w:r>
              <w:t>viên</w:t>
            </w:r>
            <w:proofErr w:type="spellEnd"/>
          </w:p>
        </w:tc>
      </w:tr>
      <w:tr w:rsidR="00D20360" w:rsidRPr="00516C12" w14:paraId="3C293AD6" w14:textId="77777777" w:rsidTr="0074054D">
        <w:trPr>
          <w:trHeight w:val="253"/>
        </w:trPr>
        <w:tc>
          <w:tcPr>
            <w:tcW w:w="548" w:type="pct"/>
          </w:tcPr>
          <w:p w14:paraId="4E4D7B77" w14:textId="21DD0E06" w:rsidR="001B4BF1" w:rsidRDefault="001B4BF1" w:rsidP="0074054D">
            <w:pPr>
              <w:rPr>
                <w:rFonts w:cs="Arial"/>
                <w:szCs w:val="20"/>
                <w:lang w:val="vi-VN" w:eastAsia="en-US"/>
              </w:rPr>
            </w:pPr>
            <w:r>
              <w:rPr>
                <w:rFonts w:cs="Arial"/>
                <w:szCs w:val="20"/>
                <w:lang w:val="vi-VN" w:eastAsia="en-US"/>
              </w:rPr>
              <w:t>(4.2)</w:t>
            </w:r>
          </w:p>
          <w:p w14:paraId="3950D487" w14:textId="40671997" w:rsidR="00D20360" w:rsidRDefault="001B4BF1" w:rsidP="0074054D">
            <w:pPr>
              <w:rPr>
                <w:rFonts w:cs="Arial"/>
                <w:szCs w:val="20"/>
                <w:lang w:val="vi-VN" w:eastAsia="en-US"/>
              </w:rPr>
            </w:pPr>
            <w:r>
              <w:rPr>
                <w:rFonts w:cs="Arial"/>
                <w:szCs w:val="20"/>
                <w:lang w:val="vi-VN" w:eastAsia="en-US"/>
              </w:rPr>
              <w:t>(5)</w:t>
            </w:r>
          </w:p>
          <w:p w14:paraId="420B43E4" w14:textId="77777777" w:rsidR="00D20360" w:rsidRDefault="00644557" w:rsidP="0074054D">
            <w:pPr>
              <w:rPr>
                <w:rFonts w:cs="Arial"/>
                <w:szCs w:val="20"/>
                <w:lang w:val="vi-VN" w:eastAsia="en-US"/>
              </w:rPr>
            </w:pPr>
            <w:r>
              <w:rPr>
                <w:rFonts w:cs="Arial"/>
                <w:szCs w:val="20"/>
                <w:lang w:val="vi-VN" w:eastAsia="en-US"/>
              </w:rPr>
              <w:t>(6)</w:t>
            </w:r>
          </w:p>
          <w:p w14:paraId="352CC7A2" w14:textId="2FCED43D" w:rsidR="00644557" w:rsidRPr="00644557" w:rsidRDefault="00644557" w:rsidP="0074054D">
            <w:pPr>
              <w:rPr>
                <w:rFonts w:cs="Arial"/>
                <w:szCs w:val="20"/>
                <w:lang w:val="vi-VN" w:eastAsia="en-US"/>
              </w:rPr>
            </w:pPr>
            <w:r>
              <w:rPr>
                <w:rFonts w:cs="Arial"/>
                <w:szCs w:val="20"/>
                <w:lang w:val="vi-VN" w:eastAsia="en-US"/>
              </w:rPr>
              <w:t>(6.1)</w:t>
            </w:r>
          </w:p>
        </w:tc>
        <w:tc>
          <w:tcPr>
            <w:tcW w:w="548" w:type="pct"/>
            <w:shd w:val="clear" w:color="auto" w:fill="auto"/>
          </w:tcPr>
          <w:p w14:paraId="11F37343" w14:textId="4DD775DB" w:rsidR="00D20360" w:rsidRDefault="00D20360" w:rsidP="0074054D">
            <w:pPr>
              <w:pStyle w:val="Caption"/>
              <w:jc w:val="left"/>
            </w:pPr>
            <w:r>
              <w:t xml:space="preserve">BR </w:t>
            </w:r>
            <w:r>
              <w:fldChar w:fldCharType="begin"/>
            </w:r>
            <w:r>
              <w:instrText xml:space="preserve"> SEQ BR \* ARABIC </w:instrText>
            </w:r>
            <w:r>
              <w:fldChar w:fldCharType="separate"/>
            </w:r>
            <w:r w:rsidR="00201D76">
              <w:rPr>
                <w:noProof/>
              </w:rPr>
              <w:t>5</w:t>
            </w:r>
            <w:r>
              <w:fldChar w:fldCharType="end"/>
            </w:r>
          </w:p>
          <w:p w14:paraId="439989E9" w14:textId="77777777" w:rsidR="00D20360" w:rsidRPr="00516C12" w:rsidRDefault="00D20360" w:rsidP="0074054D">
            <w:pPr>
              <w:pStyle w:val="BRTitle"/>
            </w:pPr>
          </w:p>
        </w:tc>
        <w:tc>
          <w:tcPr>
            <w:tcW w:w="3904" w:type="pct"/>
            <w:shd w:val="clear" w:color="auto" w:fill="auto"/>
          </w:tcPr>
          <w:p w14:paraId="744C8ECD" w14:textId="5FD3C74B" w:rsidR="00D20360" w:rsidRDefault="00644557" w:rsidP="0074054D">
            <w:pPr>
              <w:rPr>
                <w:rFonts w:cs="Arial"/>
                <w:b/>
                <w:szCs w:val="20"/>
                <w:u w:val="single"/>
                <w:lang w:eastAsia="en-US"/>
              </w:rPr>
            </w:pPr>
            <w:r>
              <w:rPr>
                <w:rFonts w:cs="Arial"/>
                <w:b/>
                <w:szCs w:val="20"/>
                <w:u w:val="single"/>
                <w:lang w:eastAsia="en-US"/>
              </w:rPr>
              <w:t>Quy</w:t>
            </w:r>
            <w:r>
              <w:rPr>
                <w:rFonts w:cs="Arial"/>
                <w:b/>
                <w:szCs w:val="20"/>
                <w:u w:val="single"/>
                <w:lang w:val="vi-VN" w:eastAsia="en-US"/>
              </w:rPr>
              <w:t xml:space="preserve"> tắc xác nhận OTP</w:t>
            </w:r>
            <w:r w:rsidR="00D20360" w:rsidRPr="00386665">
              <w:rPr>
                <w:rFonts w:cs="Arial"/>
                <w:b/>
                <w:szCs w:val="20"/>
                <w:u w:val="single"/>
                <w:lang w:eastAsia="en-US"/>
              </w:rPr>
              <w:t>:</w:t>
            </w:r>
          </w:p>
          <w:p w14:paraId="42397FB1" w14:textId="62E6B992" w:rsidR="008E651D" w:rsidRDefault="008E651D" w:rsidP="008E651D">
            <w:pPr>
              <w:pStyle w:val="Body"/>
            </w:pP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show dialog </w:t>
            </w:r>
            <w:proofErr w:type="spellStart"/>
            <w:r>
              <w:t>với</w:t>
            </w:r>
            <w:proofErr w:type="spellEnd"/>
            <w:r>
              <w:t xml:space="preserve"> </w:t>
            </w:r>
            <w:proofErr w:type="spellStart"/>
            <w:r>
              <w:t>nội</w:t>
            </w:r>
            <w:proofErr w:type="spellEnd"/>
            <w:r>
              <w:t xml:space="preserve"> dung </w:t>
            </w:r>
            <w:proofErr w:type="spellStart"/>
            <w:r>
              <w:t>sau</w:t>
            </w:r>
            <w:proofErr w:type="spellEnd"/>
            <w:r>
              <w:t>:</w:t>
            </w:r>
          </w:p>
          <w:p w14:paraId="6794451B" w14:textId="5557D1CC" w:rsidR="008E651D" w:rsidRDefault="008E651D" w:rsidP="008E651D">
            <w:pPr>
              <w:pStyle w:val="BulletList1"/>
            </w:pPr>
            <w:proofErr w:type="spellStart"/>
            <w:r>
              <w:t>Màn</w:t>
            </w:r>
            <w:proofErr w:type="spellEnd"/>
            <w:r>
              <w:t xml:space="preserve"> </w:t>
            </w:r>
            <w:proofErr w:type="spellStart"/>
            <w:r>
              <w:t>hình</w:t>
            </w:r>
            <w:proofErr w:type="spellEnd"/>
            <w:r>
              <w:t>:</w:t>
            </w:r>
          </w:p>
          <w:p w14:paraId="21A0E929" w14:textId="351D9C77" w:rsidR="008E651D" w:rsidRDefault="008E651D" w:rsidP="008E651D">
            <w:pPr>
              <w:pStyle w:val="Body"/>
              <w:rPr>
                <w:lang w:val="vi-VN"/>
              </w:rPr>
            </w:pPr>
            <w:r w:rsidRPr="006C5782">
              <w:rPr>
                <w:noProof/>
              </w:rPr>
              <w:lastRenderedPageBreak/>
              <w:drawing>
                <wp:inline distT="0" distB="0" distL="0" distR="0" wp14:anchorId="4C086183" wp14:editId="7891C816">
                  <wp:extent cx="4133880" cy="2200291"/>
                  <wp:effectExtent l="0" t="0" r="0" b="9525"/>
                  <wp:docPr id="1243425955" name="Picture 124342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86590" name=""/>
                          <pic:cNvPicPr/>
                        </pic:nvPicPr>
                        <pic:blipFill>
                          <a:blip r:embed="rId31"/>
                          <a:stretch>
                            <a:fillRect/>
                          </a:stretch>
                        </pic:blipFill>
                        <pic:spPr>
                          <a:xfrm>
                            <a:off x="0" y="0"/>
                            <a:ext cx="4133880" cy="2200291"/>
                          </a:xfrm>
                          <a:prstGeom prst="rect">
                            <a:avLst/>
                          </a:prstGeom>
                        </pic:spPr>
                      </pic:pic>
                    </a:graphicData>
                  </a:graphic>
                </wp:inline>
              </w:drawing>
            </w:r>
          </w:p>
          <w:p w14:paraId="038ECA16" w14:textId="772468D7" w:rsidR="008E651D" w:rsidRDefault="008E651D" w:rsidP="008E651D">
            <w:pPr>
              <w:pStyle w:val="Level2"/>
            </w:pPr>
            <w:r>
              <w:t>Title: “Lấy lại mật khẩu”</w:t>
            </w:r>
          </w:p>
          <w:p w14:paraId="33E357A7" w14:textId="0B050BF0" w:rsidR="008E651D" w:rsidRDefault="008E651D" w:rsidP="008E651D">
            <w:pPr>
              <w:pStyle w:val="Level2"/>
            </w:pPr>
            <w:r>
              <w:t>Message: “Yêu cầu nhập mã xác minh hệ thống đã gửi đến số điện thoại mà bạn đã đăng ký :”</w:t>
            </w:r>
          </w:p>
          <w:p w14:paraId="3152DCE0" w14:textId="62BFF07A" w:rsidR="008E651D" w:rsidRPr="008E651D" w:rsidRDefault="008E651D" w:rsidP="008E651D">
            <w:pPr>
              <w:pStyle w:val="Level2"/>
            </w:pPr>
            <w:r>
              <w:t>Dialog Type : “Xác nhận/Hủy bỏ”</w:t>
            </w:r>
          </w:p>
          <w:p w14:paraId="0224FFC4" w14:textId="77777777" w:rsidR="00D20360" w:rsidRDefault="001C7ECF" w:rsidP="008E651D">
            <w:pPr>
              <w:pStyle w:val="BulletList1"/>
            </w:pPr>
            <w:r>
              <w:t>Khi click button “</w:t>
            </w:r>
            <w:proofErr w:type="spellStart"/>
            <w:r>
              <w:t>Gửi</w:t>
            </w:r>
            <w:proofErr w:type="spellEnd"/>
            <w:r>
              <w:t xml:space="preserve"> </w:t>
            </w:r>
            <w:proofErr w:type="spellStart"/>
            <w:r>
              <w:t>mã</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gửi</w:t>
            </w:r>
            <w:proofErr w:type="spellEnd"/>
            <w:r>
              <w:t xml:space="preserve"> OTP </w:t>
            </w:r>
            <w:proofErr w:type="spellStart"/>
            <w:r>
              <w:t>về</w:t>
            </w:r>
            <w:proofErr w:type="spellEnd"/>
            <w:r>
              <w:t xml:space="preserve"> </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NSD </w:t>
            </w:r>
            <w:proofErr w:type="spellStart"/>
            <w:r>
              <w:t>sẽ</w:t>
            </w:r>
            <w:proofErr w:type="spellEnd"/>
            <w:r>
              <w:t xml:space="preserve"> </w:t>
            </w:r>
            <w:proofErr w:type="spellStart"/>
            <w:r>
              <w:t>nhập</w:t>
            </w:r>
            <w:proofErr w:type="spellEnd"/>
            <w:r>
              <w:t xml:space="preserve"> </w:t>
            </w:r>
            <w:proofErr w:type="spellStart"/>
            <w:r>
              <w:t>mã</w:t>
            </w:r>
            <w:proofErr w:type="spellEnd"/>
            <w:r>
              <w:t xml:space="preserve"> OTP </w:t>
            </w:r>
            <w:proofErr w:type="spellStart"/>
            <w:r>
              <w:t>gồm</w:t>
            </w:r>
            <w:proofErr w:type="spellEnd"/>
            <w:r>
              <w:t xml:space="preserve"> 6 </w:t>
            </w:r>
            <w:proofErr w:type="spellStart"/>
            <w:r>
              <w:t>số</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p>
          <w:p w14:paraId="412E3C16" w14:textId="77777777" w:rsidR="001C7ECF" w:rsidRDefault="001C7ECF" w:rsidP="008E651D">
            <w:pPr>
              <w:pStyle w:val="BulletList1"/>
            </w:pPr>
            <w:r>
              <w:t xml:space="preserve">Trường </w:t>
            </w:r>
            <w:proofErr w:type="spellStart"/>
            <w:r>
              <w:t>hợp</w:t>
            </w:r>
            <w:proofErr w:type="spellEnd"/>
            <w:r>
              <w:t xml:space="preserve"> </w:t>
            </w:r>
            <w:proofErr w:type="spellStart"/>
            <w:r>
              <w:t>không</w:t>
            </w:r>
            <w:proofErr w:type="spellEnd"/>
            <w:r>
              <w:t xml:space="preserve"> </w:t>
            </w:r>
            <w:proofErr w:type="spellStart"/>
            <w:r>
              <w:t>nhập</w:t>
            </w:r>
            <w:proofErr w:type="spellEnd"/>
            <w:r>
              <w:t xml:space="preserve"> </w:t>
            </w:r>
            <w:proofErr w:type="spellStart"/>
            <w:r>
              <w:t>đủ</w:t>
            </w:r>
            <w:proofErr w:type="spellEnd"/>
            <w:r>
              <w:t xml:space="preserve"> 6 </w:t>
            </w:r>
            <w:proofErr w:type="spellStart"/>
            <w:r>
              <w:t>số</w:t>
            </w:r>
            <w:proofErr w:type="spellEnd"/>
            <w:r>
              <w:t xml:space="preserve"> button “</w:t>
            </w:r>
            <w:proofErr w:type="spellStart"/>
            <w:r>
              <w:t>Xác</w:t>
            </w:r>
            <w:proofErr w:type="spellEnd"/>
            <w:r>
              <w:t xml:space="preserve"> </w:t>
            </w:r>
            <w:proofErr w:type="spellStart"/>
            <w:r>
              <w:t>nhận</w:t>
            </w:r>
            <w:proofErr w:type="spellEnd"/>
            <w:r>
              <w:t xml:space="preserve">” </w:t>
            </w:r>
            <w:proofErr w:type="spellStart"/>
            <w:r>
              <w:t>sẽ</w:t>
            </w:r>
            <w:proofErr w:type="spellEnd"/>
            <w:r>
              <w:t xml:space="preserve"> </w:t>
            </w:r>
            <w:proofErr w:type="spellStart"/>
            <w:r>
              <w:t>bị</w:t>
            </w:r>
            <w:proofErr w:type="spellEnd"/>
            <w:r>
              <w:t xml:space="preserve"> disable</w:t>
            </w:r>
          </w:p>
          <w:p w14:paraId="4055E947" w14:textId="77777777" w:rsidR="001C7ECF" w:rsidRDefault="001C7ECF" w:rsidP="008E651D">
            <w:pPr>
              <w:pStyle w:val="BulletList1"/>
            </w:pPr>
            <w:proofErr w:type="spellStart"/>
            <w:r>
              <w:t>Mã</w:t>
            </w:r>
            <w:proofErr w:type="spellEnd"/>
            <w:r>
              <w:t xml:space="preserve"> OTP </w:t>
            </w:r>
            <w:proofErr w:type="spellStart"/>
            <w:r>
              <w:t>sẽ</w:t>
            </w:r>
            <w:proofErr w:type="spellEnd"/>
            <w:r>
              <w:t xml:space="preserve"> </w:t>
            </w:r>
            <w:proofErr w:type="spellStart"/>
            <w:r>
              <w:t>có</w:t>
            </w:r>
            <w:proofErr w:type="spellEnd"/>
            <w:r>
              <w:t xml:space="preserve"> </w:t>
            </w:r>
            <w:proofErr w:type="spellStart"/>
            <w:r>
              <w:t>thời</w:t>
            </w:r>
            <w:proofErr w:type="spellEnd"/>
            <w:r>
              <w:t xml:space="preserve"> </w:t>
            </w:r>
            <w:proofErr w:type="spellStart"/>
            <w:r>
              <w:t>hạn</w:t>
            </w:r>
            <w:proofErr w:type="spellEnd"/>
            <w:r>
              <w:t xml:space="preserve"> 120s , Trường </w:t>
            </w:r>
            <w:proofErr w:type="spellStart"/>
            <w:r>
              <w:t>hợp</w:t>
            </w:r>
            <w:proofErr w:type="spellEnd"/>
            <w:r>
              <w:t xml:space="preserve"> OTP </w:t>
            </w:r>
            <w:proofErr w:type="spellStart"/>
            <w:r>
              <w:t>hết</w:t>
            </w:r>
            <w:proofErr w:type="spellEnd"/>
            <w:r>
              <w:t xml:space="preserve"> </w:t>
            </w:r>
            <w:proofErr w:type="spellStart"/>
            <w:r>
              <w:t>hạn</w:t>
            </w:r>
            <w:proofErr w:type="spellEnd"/>
            <w:r>
              <w:t xml:space="preserve"> NSD </w:t>
            </w:r>
            <w:proofErr w:type="spellStart"/>
            <w:r>
              <w:t>có</w:t>
            </w:r>
            <w:proofErr w:type="spellEnd"/>
            <w:r>
              <w:t xml:space="preserve"> </w:t>
            </w:r>
            <w:proofErr w:type="spellStart"/>
            <w:r>
              <w:t>thể</w:t>
            </w:r>
            <w:proofErr w:type="spellEnd"/>
            <w:r>
              <w:t xml:space="preserve"> click </w:t>
            </w:r>
            <w:proofErr w:type="spellStart"/>
            <w:r>
              <w:t>vào</w:t>
            </w:r>
            <w:proofErr w:type="spellEnd"/>
            <w:r>
              <w:t xml:space="preserve"> button “</w:t>
            </w:r>
            <w:proofErr w:type="spellStart"/>
            <w:r>
              <w:t>Gửi</w:t>
            </w:r>
            <w:proofErr w:type="spellEnd"/>
            <w:r>
              <w:t xml:space="preserve"> </w:t>
            </w:r>
            <w:proofErr w:type="spellStart"/>
            <w:r>
              <w:t>lại</w:t>
            </w:r>
            <w:proofErr w:type="spellEnd"/>
            <w:r>
              <w:t xml:space="preserve">” ,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gửi</w:t>
            </w:r>
            <w:proofErr w:type="spellEnd"/>
            <w:r>
              <w:t xml:space="preserve"> </w:t>
            </w:r>
            <w:proofErr w:type="spellStart"/>
            <w:r>
              <w:t>lại</w:t>
            </w:r>
            <w:proofErr w:type="spellEnd"/>
            <w:r>
              <w:t xml:space="preserve"> OTP </w:t>
            </w:r>
            <w:proofErr w:type="spellStart"/>
            <w:r>
              <w:t>khác</w:t>
            </w:r>
            <w:proofErr w:type="spellEnd"/>
          </w:p>
          <w:p w14:paraId="614EE0B2" w14:textId="292628E0" w:rsidR="008E651D" w:rsidRPr="001B4BF1" w:rsidRDefault="008E651D" w:rsidP="008E651D">
            <w:pPr>
              <w:pStyle w:val="BulletList1"/>
            </w:pPr>
            <w:r>
              <w:t>Trường</w:t>
            </w:r>
            <w:r>
              <w:rPr>
                <w:lang w:val="vi-VN"/>
              </w:rPr>
              <w:t xml:space="preserve"> hợp NSD click “Xác nhận” </w:t>
            </w:r>
            <w:r w:rsidR="001B4BF1">
              <w:rPr>
                <w:lang w:val="vi-VN"/>
              </w:rPr>
              <w:t>và</w:t>
            </w:r>
            <w:r>
              <w:rPr>
                <w:lang w:val="vi-VN"/>
              </w:rPr>
              <w:t xml:space="preserve"> mã OTP gửi đi không trùng khớp với mã OTP được hệ thống gửi, hệ thống sẽ hiển thị thông báo </w:t>
            </w:r>
            <w:r>
              <w:rPr>
                <w:lang w:val="vi-VN"/>
              </w:rPr>
              <w:fldChar w:fldCharType="begin"/>
            </w:r>
            <w:r>
              <w:rPr>
                <w:lang w:val="vi-VN"/>
              </w:rPr>
              <w:instrText xml:space="preserve"> REF _Ref152248483 \h </w:instrText>
            </w:r>
            <w:r>
              <w:rPr>
                <w:lang w:val="vi-VN"/>
              </w:rPr>
            </w:r>
            <w:r>
              <w:rPr>
                <w:lang w:val="vi-VN"/>
              </w:rPr>
              <w:fldChar w:fldCharType="separate"/>
            </w:r>
            <w:r w:rsidR="00201D76">
              <w:t xml:space="preserve">MSG </w:t>
            </w:r>
            <w:r w:rsidR="00201D76">
              <w:rPr>
                <w:noProof/>
              </w:rPr>
              <w:t>5</w:t>
            </w:r>
            <w:r w:rsidR="00201D76">
              <w:rPr>
                <w:lang w:val="vi-VN"/>
              </w:rPr>
              <w:t>. “Mã OTP không chính xác”</w:t>
            </w:r>
            <w:r>
              <w:rPr>
                <w:lang w:val="vi-VN"/>
              </w:rPr>
              <w:fldChar w:fldCharType="end"/>
            </w:r>
          </w:p>
          <w:p w14:paraId="48AA9F10" w14:textId="790158DF" w:rsidR="001B4BF1" w:rsidRPr="008E651D" w:rsidRDefault="001B4BF1" w:rsidP="001B4BF1">
            <w:pPr>
              <w:pStyle w:val="BulletList1"/>
            </w:pPr>
            <w:r>
              <w:t>Trường</w:t>
            </w:r>
            <w:r>
              <w:rPr>
                <w:lang w:val="vi-VN"/>
              </w:rPr>
              <w:t xml:space="preserve"> hợp NSD click “Xác nhận” và mã OTP gửi đi  trùng khớp với mã OTP được hệ thống gửi, hệ thống sẽ hiển thị dialog để NSD cập nhật mật khẩu</w:t>
            </w:r>
          </w:p>
          <w:p w14:paraId="2A0EEA40" w14:textId="77777777" w:rsidR="008E651D" w:rsidRDefault="008E651D" w:rsidP="008E651D">
            <w:pPr>
              <w:pStyle w:val="BulletList1"/>
            </w:pPr>
            <w:r>
              <w:t xml:space="preserve">Trường </w:t>
            </w:r>
            <w:proofErr w:type="spellStart"/>
            <w:r>
              <w:t>hợp</w:t>
            </w:r>
            <w:proofErr w:type="spellEnd"/>
            <w:r>
              <w:t xml:space="preserve"> NSD click “</w:t>
            </w:r>
            <w:proofErr w:type="spellStart"/>
            <w:r>
              <w:t>Hủy</w:t>
            </w:r>
            <w:proofErr w:type="spellEnd"/>
            <w:r>
              <w:t xml:space="preserve"> </w:t>
            </w:r>
            <w:proofErr w:type="spellStart"/>
            <w:r>
              <w:t>bỏ</w:t>
            </w:r>
            <w:proofErr w:type="spellEnd"/>
            <w:r>
              <w:t xml:space="preserve">” OR “x” dialog </w:t>
            </w:r>
            <w:proofErr w:type="spellStart"/>
            <w:r>
              <w:t>sẽ</w:t>
            </w:r>
            <w:proofErr w:type="spellEnd"/>
            <w:r>
              <w:t xml:space="preserve"> </w:t>
            </w:r>
            <w:proofErr w:type="spellStart"/>
            <w:r>
              <w:t>được</w:t>
            </w:r>
            <w:proofErr w:type="spellEnd"/>
            <w:r>
              <w:t xml:space="preserve"> </w:t>
            </w:r>
            <w:proofErr w:type="spellStart"/>
            <w:r>
              <w:t>đóng</w:t>
            </w:r>
            <w:proofErr w:type="spellEnd"/>
            <w:r>
              <w:t xml:space="preserve"> </w:t>
            </w:r>
            <w:proofErr w:type="spellStart"/>
            <w:r>
              <w:t>lại</w:t>
            </w:r>
            <w:proofErr w:type="spellEnd"/>
          </w:p>
          <w:p w14:paraId="4E195045" w14:textId="66BAD449" w:rsidR="008E651D" w:rsidRPr="00675555" w:rsidRDefault="008E651D" w:rsidP="008E651D">
            <w:pPr>
              <w:pStyle w:val="BulletList1"/>
              <w:numPr>
                <w:ilvl w:val="0"/>
                <w:numId w:val="0"/>
              </w:numPr>
              <w:ind w:left="360"/>
            </w:pPr>
          </w:p>
        </w:tc>
      </w:tr>
      <w:tr w:rsidR="00D20360" w:rsidRPr="00516C12" w14:paraId="7BB95F88" w14:textId="77777777" w:rsidTr="0074054D">
        <w:trPr>
          <w:trHeight w:val="253"/>
        </w:trPr>
        <w:tc>
          <w:tcPr>
            <w:tcW w:w="548" w:type="pct"/>
          </w:tcPr>
          <w:p w14:paraId="14C3006E" w14:textId="77777777" w:rsidR="00D20360" w:rsidRDefault="00D20360" w:rsidP="0074054D">
            <w:pPr>
              <w:rPr>
                <w:rFonts w:cs="Arial"/>
                <w:szCs w:val="20"/>
                <w:lang w:eastAsia="en-US"/>
              </w:rPr>
            </w:pPr>
          </w:p>
          <w:p w14:paraId="0732E07F" w14:textId="77777777" w:rsidR="00D20360" w:rsidRDefault="00D20360" w:rsidP="0074054D">
            <w:pPr>
              <w:rPr>
                <w:rFonts w:cs="Arial"/>
                <w:szCs w:val="20"/>
                <w:lang w:val="vi-VN" w:eastAsia="en-US"/>
              </w:rPr>
            </w:pPr>
            <w:r>
              <w:rPr>
                <w:rFonts w:cs="Arial"/>
                <w:szCs w:val="20"/>
                <w:lang w:val="vi-VN" w:eastAsia="en-US"/>
              </w:rPr>
              <w:t>(</w:t>
            </w:r>
            <w:r w:rsidR="001B4BF1">
              <w:rPr>
                <w:rFonts w:cs="Arial"/>
                <w:szCs w:val="20"/>
                <w:lang w:val="vi-VN" w:eastAsia="en-US"/>
              </w:rPr>
              <w:t xml:space="preserve">6.2) </w:t>
            </w:r>
          </w:p>
          <w:p w14:paraId="17F449E4" w14:textId="462ECF70" w:rsidR="001B4BF1" w:rsidRPr="00675555" w:rsidRDefault="00EB6532" w:rsidP="0074054D">
            <w:pPr>
              <w:rPr>
                <w:rFonts w:cs="Arial"/>
                <w:szCs w:val="20"/>
                <w:lang w:val="vi-VN" w:eastAsia="en-US"/>
              </w:rPr>
            </w:pPr>
            <w:r>
              <w:rPr>
                <w:rFonts w:cs="Arial"/>
                <w:szCs w:val="20"/>
                <w:lang w:val="vi-VN" w:eastAsia="en-US"/>
              </w:rPr>
              <w:t>(7)</w:t>
            </w:r>
          </w:p>
        </w:tc>
        <w:tc>
          <w:tcPr>
            <w:tcW w:w="548" w:type="pct"/>
            <w:shd w:val="clear" w:color="auto" w:fill="auto"/>
          </w:tcPr>
          <w:p w14:paraId="11C35FB6" w14:textId="46819002" w:rsidR="00D20360" w:rsidRDefault="00D20360" w:rsidP="0074054D">
            <w:pPr>
              <w:pStyle w:val="Caption"/>
              <w:jc w:val="left"/>
            </w:pPr>
            <w:r>
              <w:t xml:space="preserve">BR </w:t>
            </w:r>
            <w:r>
              <w:fldChar w:fldCharType="begin"/>
            </w:r>
            <w:r>
              <w:instrText xml:space="preserve"> SEQ BR \* ARABIC </w:instrText>
            </w:r>
            <w:r>
              <w:fldChar w:fldCharType="separate"/>
            </w:r>
            <w:r w:rsidR="00201D76">
              <w:rPr>
                <w:noProof/>
              </w:rPr>
              <w:t>6</w:t>
            </w:r>
            <w:r>
              <w:fldChar w:fldCharType="end"/>
            </w:r>
          </w:p>
          <w:p w14:paraId="0F3B7F38" w14:textId="77777777" w:rsidR="00D20360" w:rsidRDefault="00D20360" w:rsidP="0074054D">
            <w:pPr>
              <w:pStyle w:val="Caption"/>
              <w:jc w:val="left"/>
            </w:pPr>
          </w:p>
        </w:tc>
        <w:tc>
          <w:tcPr>
            <w:tcW w:w="3904" w:type="pct"/>
            <w:shd w:val="clear" w:color="auto" w:fill="auto"/>
          </w:tcPr>
          <w:p w14:paraId="150A2E6C" w14:textId="77777777" w:rsidR="00D20360" w:rsidRDefault="001B4BF1" w:rsidP="001C7ECF">
            <w:pPr>
              <w:keepNext/>
              <w:rPr>
                <w:b/>
                <w:bCs/>
                <w:noProof/>
                <w:u w:val="single"/>
                <w:lang w:val="vi-VN"/>
              </w:rPr>
            </w:pPr>
            <w:r w:rsidRPr="001B4BF1">
              <w:rPr>
                <w:b/>
                <w:bCs/>
                <w:noProof/>
                <w:u w:val="single"/>
              </w:rPr>
              <w:t>Quy</w:t>
            </w:r>
            <w:r w:rsidRPr="001B4BF1">
              <w:rPr>
                <w:b/>
                <w:bCs/>
                <w:noProof/>
                <w:u w:val="single"/>
                <w:lang w:val="vi-VN"/>
              </w:rPr>
              <w:t xml:space="preserve"> tắc thay đổi mật khẩu</w:t>
            </w:r>
          </w:p>
          <w:p w14:paraId="03592F15" w14:textId="584E7EA9" w:rsidR="001B4BF1" w:rsidRDefault="001B4BF1" w:rsidP="001B4BF1">
            <w:pPr>
              <w:pStyle w:val="Body"/>
              <w:rPr>
                <w:noProof/>
              </w:rPr>
            </w:pPr>
            <w:r>
              <w:rPr>
                <w:noProof/>
              </w:rPr>
              <w:t>Hệ thống hiển thị dialog với nội dung sau:</w:t>
            </w:r>
          </w:p>
          <w:p w14:paraId="6D09D950" w14:textId="2DC08E9F" w:rsidR="001B4BF1" w:rsidRPr="001B4BF1" w:rsidRDefault="001B4BF1" w:rsidP="001B4BF1">
            <w:pPr>
              <w:pStyle w:val="BulletList1"/>
              <w:rPr>
                <w:noProof/>
              </w:rPr>
            </w:pPr>
            <w:r>
              <w:rPr>
                <w:noProof/>
              </w:rPr>
              <w:t>Màn hình</w:t>
            </w:r>
            <w:r>
              <w:rPr>
                <w:noProof/>
                <w:lang w:val="vi-VN"/>
              </w:rPr>
              <w:t>:</w:t>
            </w:r>
          </w:p>
          <w:p w14:paraId="6F8663FC" w14:textId="11B6BF06" w:rsidR="001B4BF1" w:rsidRDefault="001B4BF1" w:rsidP="001B4BF1">
            <w:pPr>
              <w:pStyle w:val="BulletList1"/>
              <w:numPr>
                <w:ilvl w:val="0"/>
                <w:numId w:val="0"/>
              </w:numPr>
              <w:ind w:left="360"/>
              <w:rPr>
                <w:noProof/>
              </w:rPr>
            </w:pPr>
            <w:r w:rsidRPr="006C5782">
              <w:rPr>
                <w:noProof/>
              </w:rPr>
              <w:drawing>
                <wp:inline distT="0" distB="0" distL="0" distR="0" wp14:anchorId="2ACB020D" wp14:editId="491A8164">
                  <wp:extent cx="3024210" cy="1805001"/>
                  <wp:effectExtent l="0" t="0" r="5080" b="5080"/>
                  <wp:docPr id="1769794909" name="Picture 17697949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82521" name="Picture 1" descr="A screenshot of a computer&#10;&#10;Description automatically generated"/>
                          <pic:cNvPicPr/>
                        </pic:nvPicPr>
                        <pic:blipFill>
                          <a:blip r:embed="rId32"/>
                          <a:stretch>
                            <a:fillRect/>
                          </a:stretch>
                        </pic:blipFill>
                        <pic:spPr>
                          <a:xfrm>
                            <a:off x="0" y="0"/>
                            <a:ext cx="3024210" cy="1805001"/>
                          </a:xfrm>
                          <a:prstGeom prst="rect">
                            <a:avLst/>
                          </a:prstGeom>
                        </pic:spPr>
                      </pic:pic>
                    </a:graphicData>
                  </a:graphic>
                </wp:inline>
              </w:drawing>
            </w:r>
          </w:p>
          <w:p w14:paraId="3C08EA1A" w14:textId="13FF4FBD" w:rsidR="001B4BF1" w:rsidRDefault="001B4BF1" w:rsidP="001B4BF1">
            <w:pPr>
              <w:pStyle w:val="Level2"/>
              <w:rPr>
                <w:noProof/>
              </w:rPr>
            </w:pPr>
            <w:r>
              <w:rPr>
                <w:noProof/>
              </w:rPr>
              <w:lastRenderedPageBreak/>
              <w:t>Title: “Lấy lại mật khẩu”</w:t>
            </w:r>
          </w:p>
          <w:p w14:paraId="332C33CD" w14:textId="3635131F" w:rsidR="001B4BF1" w:rsidRDefault="001B4BF1" w:rsidP="001B4BF1">
            <w:pPr>
              <w:pStyle w:val="Level2"/>
              <w:rPr>
                <w:noProof/>
              </w:rPr>
            </w:pPr>
            <w:r>
              <w:rPr>
                <w:noProof/>
              </w:rPr>
              <w:t>Message: “Nhập mật khẩu muốn thay đổi thành”</w:t>
            </w:r>
          </w:p>
          <w:p w14:paraId="738315ED" w14:textId="71446A58" w:rsidR="001B4BF1" w:rsidRDefault="001B4BF1" w:rsidP="001B4BF1">
            <w:pPr>
              <w:pStyle w:val="Level2"/>
              <w:rPr>
                <w:noProof/>
              </w:rPr>
            </w:pPr>
            <w:r>
              <w:rPr>
                <w:noProof/>
              </w:rPr>
              <w:t>Dialog type: “Lưu/ Hủy bỏ”</w:t>
            </w:r>
          </w:p>
          <w:p w14:paraId="4481E77E" w14:textId="1BF8A3C5" w:rsidR="001B4BF1" w:rsidRDefault="001B4BF1" w:rsidP="001B4BF1">
            <w:pPr>
              <w:pStyle w:val="Level2"/>
              <w:numPr>
                <w:ilvl w:val="0"/>
                <w:numId w:val="0"/>
              </w:numPr>
              <w:ind w:left="720"/>
              <w:rPr>
                <w:noProof/>
              </w:rPr>
            </w:pPr>
            <w:r>
              <w:rPr>
                <w:noProof/>
              </w:rPr>
              <w:t>Trường hợp NSD click button “Lưu” hệ thống sẽ thực hiện validate data</w:t>
            </w:r>
          </w:p>
          <w:p w14:paraId="6643EFCC" w14:textId="1CACF5FF" w:rsidR="001B4BF1" w:rsidRDefault="001B4BF1" w:rsidP="001B4BF1">
            <w:pPr>
              <w:pStyle w:val="Level2"/>
              <w:numPr>
                <w:ilvl w:val="0"/>
                <w:numId w:val="0"/>
              </w:numPr>
              <w:ind w:left="720"/>
              <w:rPr>
                <w:noProof/>
              </w:rPr>
            </w:pPr>
            <w:r>
              <w:rPr>
                <w:noProof/>
              </w:rPr>
              <w:t>Trường hợp NSD click button “Hủy bỏ” OR “x” thì dialog được đóng lại</w:t>
            </w:r>
          </w:p>
          <w:p w14:paraId="5D424EA0" w14:textId="1313FAD3" w:rsidR="001B4BF1" w:rsidRPr="001B4BF1" w:rsidRDefault="001B4BF1" w:rsidP="001B4BF1">
            <w:pPr>
              <w:pStyle w:val="BulletList1"/>
              <w:numPr>
                <w:ilvl w:val="0"/>
                <w:numId w:val="0"/>
              </w:numPr>
              <w:ind w:left="360"/>
              <w:rPr>
                <w:noProof/>
                <w:lang w:val="vi-VN"/>
              </w:rPr>
            </w:pPr>
            <w:r>
              <w:rPr>
                <w:noProof/>
                <w:lang w:val="vi-VN"/>
              </w:rPr>
              <w:t xml:space="preserve"> </w:t>
            </w:r>
          </w:p>
          <w:p w14:paraId="411FCAF1" w14:textId="42B7CE83" w:rsidR="001B4BF1" w:rsidRPr="001B4BF1" w:rsidRDefault="001B4BF1" w:rsidP="001B4BF1">
            <w:pPr>
              <w:pStyle w:val="Body"/>
              <w:rPr>
                <w:lang w:val="vi-VN"/>
              </w:rPr>
            </w:pPr>
          </w:p>
        </w:tc>
      </w:tr>
      <w:tr w:rsidR="00EB6532" w:rsidRPr="00516C12" w14:paraId="5AC13040" w14:textId="77777777" w:rsidTr="0074054D">
        <w:trPr>
          <w:trHeight w:val="253"/>
        </w:trPr>
        <w:tc>
          <w:tcPr>
            <w:tcW w:w="548" w:type="pct"/>
          </w:tcPr>
          <w:p w14:paraId="1C24B745" w14:textId="77777777" w:rsidR="00EB6532" w:rsidRDefault="00EB6532" w:rsidP="0074054D">
            <w:pPr>
              <w:rPr>
                <w:rFonts w:cs="Arial"/>
                <w:szCs w:val="20"/>
                <w:lang w:val="vi-VN" w:eastAsia="en-US"/>
              </w:rPr>
            </w:pPr>
            <w:r>
              <w:rPr>
                <w:rFonts w:cs="Arial"/>
                <w:szCs w:val="20"/>
                <w:lang w:val="vi-VN" w:eastAsia="en-US"/>
              </w:rPr>
              <w:lastRenderedPageBreak/>
              <w:t>(8)</w:t>
            </w:r>
          </w:p>
          <w:p w14:paraId="4E4CB375" w14:textId="77777777" w:rsidR="00EB6532" w:rsidRDefault="00EB6532" w:rsidP="0074054D">
            <w:pPr>
              <w:rPr>
                <w:rFonts w:cs="Arial"/>
                <w:szCs w:val="20"/>
                <w:lang w:val="vi-VN" w:eastAsia="en-US"/>
              </w:rPr>
            </w:pPr>
            <w:r>
              <w:rPr>
                <w:rFonts w:cs="Arial"/>
                <w:szCs w:val="20"/>
                <w:lang w:val="vi-VN" w:eastAsia="en-US"/>
              </w:rPr>
              <w:t>(8.1)</w:t>
            </w:r>
          </w:p>
          <w:p w14:paraId="2CEE9304" w14:textId="51466979" w:rsidR="00EB6532" w:rsidRPr="00EB6532" w:rsidRDefault="00EB6532" w:rsidP="0074054D">
            <w:pPr>
              <w:rPr>
                <w:rFonts w:cs="Arial"/>
                <w:szCs w:val="20"/>
                <w:lang w:val="vi-VN" w:eastAsia="en-US"/>
              </w:rPr>
            </w:pPr>
          </w:p>
        </w:tc>
        <w:tc>
          <w:tcPr>
            <w:tcW w:w="548" w:type="pct"/>
            <w:shd w:val="clear" w:color="auto" w:fill="auto"/>
          </w:tcPr>
          <w:p w14:paraId="46C48C64" w14:textId="5C26743F" w:rsidR="00EB6532" w:rsidRDefault="00EB6532" w:rsidP="00EB6532">
            <w:pPr>
              <w:pStyle w:val="Caption"/>
              <w:jc w:val="left"/>
            </w:pPr>
            <w:r>
              <w:t xml:space="preserve">BR </w:t>
            </w:r>
            <w:r>
              <w:fldChar w:fldCharType="begin"/>
            </w:r>
            <w:r>
              <w:instrText xml:space="preserve"> SEQ BR \* ARABIC </w:instrText>
            </w:r>
            <w:r>
              <w:fldChar w:fldCharType="separate"/>
            </w:r>
            <w:r w:rsidR="00201D76">
              <w:rPr>
                <w:noProof/>
              </w:rPr>
              <w:t>7</w:t>
            </w:r>
            <w:r>
              <w:fldChar w:fldCharType="end"/>
            </w:r>
          </w:p>
          <w:p w14:paraId="578AC4B6" w14:textId="77777777" w:rsidR="00EB6532" w:rsidRDefault="00EB6532" w:rsidP="0074054D">
            <w:pPr>
              <w:pStyle w:val="Caption"/>
              <w:jc w:val="left"/>
            </w:pPr>
          </w:p>
        </w:tc>
        <w:tc>
          <w:tcPr>
            <w:tcW w:w="3904" w:type="pct"/>
            <w:shd w:val="clear" w:color="auto" w:fill="auto"/>
          </w:tcPr>
          <w:p w14:paraId="348BC82A" w14:textId="5901C0C2" w:rsidR="00EB6532" w:rsidRDefault="00EB6532" w:rsidP="001C7ECF">
            <w:pPr>
              <w:keepNext/>
              <w:rPr>
                <w:b/>
                <w:bCs/>
                <w:noProof/>
                <w:u w:val="single"/>
                <w:lang w:val="vi-VN"/>
              </w:rPr>
            </w:pPr>
            <w:r>
              <w:rPr>
                <w:b/>
                <w:bCs/>
                <w:noProof/>
                <w:u w:val="single"/>
              </w:rPr>
              <w:t>Validating</w:t>
            </w:r>
            <w:r w:rsidR="00DC3D15">
              <w:rPr>
                <w:b/>
                <w:bCs/>
                <w:noProof/>
                <w:u w:val="single"/>
                <w:lang w:val="vi-VN"/>
              </w:rPr>
              <w:t xml:space="preserve"> </w:t>
            </w:r>
            <w:r>
              <w:rPr>
                <w:b/>
                <w:bCs/>
                <w:noProof/>
                <w:u w:val="single"/>
                <w:lang w:val="vi-VN"/>
              </w:rPr>
              <w:t>rule</w:t>
            </w:r>
            <w:r w:rsidR="00DC3D15">
              <w:rPr>
                <w:b/>
                <w:bCs/>
                <w:noProof/>
                <w:u w:val="single"/>
                <w:lang w:val="vi-VN"/>
              </w:rPr>
              <w:t xml:space="preserve"> for [Mật khẩu]</w:t>
            </w:r>
            <w:r>
              <w:rPr>
                <w:b/>
                <w:bCs/>
                <w:noProof/>
                <w:u w:val="single"/>
                <w:lang w:val="vi-VN"/>
              </w:rPr>
              <w:t>:</w:t>
            </w:r>
          </w:p>
          <w:p w14:paraId="596F36EA" w14:textId="77777777" w:rsidR="00EB6532" w:rsidRDefault="00EB6532" w:rsidP="00EB6532">
            <w:pPr>
              <w:pStyle w:val="Body"/>
              <w:rPr>
                <w:noProof/>
              </w:rPr>
            </w:pPr>
            <w:r>
              <w:rPr>
                <w:noProof/>
              </w:rPr>
              <w:t>Hệ thống thực hiện xác thực dữ liệu sau:</w:t>
            </w:r>
          </w:p>
          <w:p w14:paraId="2802B35A" w14:textId="0FD2B1BB" w:rsidR="00EB6532" w:rsidRDefault="00EB6532" w:rsidP="00EB6532">
            <w:pPr>
              <w:pStyle w:val="BulletList1"/>
              <w:rPr>
                <w:noProof/>
              </w:rPr>
            </w:pPr>
            <w:r>
              <w:rPr>
                <w:noProof/>
              </w:rPr>
              <w:t xml:space="preserve">Trường hợp NSD click button “Lưu” và không điền mật khẩu hệ thống sẽ hiển thị thông báo </w:t>
            </w:r>
            <w:r>
              <w:rPr>
                <w:noProof/>
              </w:rPr>
              <w:fldChar w:fldCharType="begin"/>
            </w:r>
            <w:r>
              <w:rPr>
                <w:noProof/>
              </w:rPr>
              <w:instrText xml:space="preserve"> REF _Ref151368894 \h  \* MERGEFORMAT </w:instrText>
            </w:r>
            <w:r>
              <w:rPr>
                <w:noProof/>
              </w:rPr>
            </w:r>
            <w:r>
              <w:rPr>
                <w:noProof/>
              </w:rPr>
              <w:fldChar w:fldCharType="separate"/>
            </w:r>
            <w:r w:rsidR="00201D76">
              <w:t xml:space="preserve">MSG </w:t>
            </w:r>
            <w:r w:rsidR="00201D76">
              <w:rPr>
                <w:noProof/>
              </w:rPr>
              <w:t>1</w:t>
            </w:r>
            <w:r w:rsidR="00201D76" w:rsidRPr="00201D76">
              <w:rPr>
                <w:noProof/>
              </w:rPr>
              <w:t>.</w:t>
            </w:r>
            <w:r w:rsidR="00201D76" w:rsidRPr="00201D76">
              <w:t xml:space="preserve"> “</w:t>
            </w:r>
            <w:proofErr w:type="spellStart"/>
            <w:r w:rsidR="00201D76" w:rsidRPr="00201D76">
              <w:t>Đây</w:t>
            </w:r>
            <w:proofErr w:type="spellEnd"/>
            <w:r w:rsidR="00201D76" w:rsidRPr="00201D76">
              <w:t xml:space="preserve"> </w:t>
            </w:r>
            <w:proofErr w:type="spellStart"/>
            <w:r w:rsidR="00201D76" w:rsidRPr="00201D76">
              <w:t>là</w:t>
            </w:r>
            <w:proofErr w:type="spellEnd"/>
            <w:r w:rsidR="00201D76" w:rsidRPr="00201D76">
              <w:t xml:space="preserve"> </w:t>
            </w:r>
            <w:proofErr w:type="spellStart"/>
            <w:r w:rsidR="00201D76" w:rsidRPr="00201D76">
              <w:t>trường</w:t>
            </w:r>
            <w:proofErr w:type="spellEnd"/>
            <w:r w:rsidR="00201D76" w:rsidRPr="00201D76">
              <w:t xml:space="preserve"> </w:t>
            </w:r>
            <w:proofErr w:type="spellStart"/>
            <w:r w:rsidR="00201D76" w:rsidRPr="00201D76">
              <w:t>dữ</w:t>
            </w:r>
            <w:proofErr w:type="spellEnd"/>
            <w:r w:rsidR="00201D76" w:rsidRPr="00201D76">
              <w:t xml:space="preserve"> </w:t>
            </w:r>
            <w:proofErr w:type="spellStart"/>
            <w:r w:rsidR="00201D76" w:rsidRPr="00201D76">
              <w:t>liệu</w:t>
            </w:r>
            <w:proofErr w:type="spellEnd"/>
            <w:r w:rsidR="00201D76" w:rsidRPr="00201D76">
              <w:t xml:space="preserve"> </w:t>
            </w:r>
            <w:proofErr w:type="spellStart"/>
            <w:r w:rsidR="00201D76" w:rsidRPr="00201D76">
              <w:t>bắt</w:t>
            </w:r>
            <w:proofErr w:type="spellEnd"/>
            <w:r w:rsidR="00201D76" w:rsidRPr="00201D76">
              <w:t xml:space="preserve"> </w:t>
            </w:r>
            <w:proofErr w:type="spellStart"/>
            <w:r w:rsidR="00201D76" w:rsidRPr="00201D76">
              <w:t>buộc</w:t>
            </w:r>
            <w:proofErr w:type="spellEnd"/>
            <w:r w:rsidR="00201D76" w:rsidRPr="00201D76">
              <w:t xml:space="preserve"> </w:t>
            </w:r>
            <w:proofErr w:type="spellStart"/>
            <w:r w:rsidR="00201D76" w:rsidRPr="00201D76">
              <w:t>phải</w:t>
            </w:r>
            <w:proofErr w:type="spellEnd"/>
            <w:r w:rsidR="00201D76" w:rsidRPr="00201D76">
              <w:t xml:space="preserve"> </w:t>
            </w:r>
            <w:proofErr w:type="spellStart"/>
            <w:r w:rsidR="00201D76" w:rsidRPr="00201D76">
              <w:t>điền</w:t>
            </w:r>
            <w:proofErr w:type="spellEnd"/>
            <w:r w:rsidR="00201D76" w:rsidRPr="00201D76">
              <w:t>”</w:t>
            </w:r>
            <w:r>
              <w:rPr>
                <w:noProof/>
              </w:rPr>
              <w:fldChar w:fldCharType="end"/>
            </w:r>
            <w:r>
              <w:rPr>
                <w:noProof/>
              </w:rPr>
              <w:t xml:space="preserve"> và yêu cầu NSD điền lại</w:t>
            </w:r>
          </w:p>
          <w:p w14:paraId="4DB710BD" w14:textId="1C75E263" w:rsidR="00EB6532" w:rsidRDefault="00EB6532" w:rsidP="00EB6532">
            <w:pPr>
              <w:pStyle w:val="BulletList1"/>
              <w:rPr>
                <w:noProof/>
              </w:rPr>
            </w:pPr>
            <w:r>
              <w:rPr>
                <w:noProof/>
              </w:rPr>
              <w:t xml:space="preserve">Trường hợp NSD click button “Lưu” và điền mật khẩu  nhưng mật khẩu không đúng định dạng hệ thống sẽ hiển thị thông báo </w:t>
            </w:r>
            <w:r>
              <w:rPr>
                <w:noProof/>
              </w:rPr>
              <w:fldChar w:fldCharType="begin"/>
            </w:r>
            <w:r>
              <w:rPr>
                <w:noProof/>
              </w:rPr>
              <w:instrText xml:space="preserve"> REF _Ref152250045 \h  \* MERGEFORMAT </w:instrText>
            </w:r>
            <w:r>
              <w:rPr>
                <w:noProof/>
              </w:rPr>
            </w:r>
            <w:r>
              <w:rPr>
                <w:noProof/>
              </w:rPr>
              <w:fldChar w:fldCharType="separate"/>
            </w:r>
            <w:r w:rsidR="00201D76">
              <w:t xml:space="preserve">MSG </w:t>
            </w:r>
            <w:r w:rsidR="00201D76">
              <w:rPr>
                <w:noProof/>
              </w:rPr>
              <w:t>7</w:t>
            </w:r>
            <w:r w:rsidR="00201D76" w:rsidRPr="00201D76">
              <w:rPr>
                <w:noProof/>
              </w:rPr>
              <w:t>.</w:t>
            </w:r>
            <w:r w:rsidR="00201D76" w:rsidRPr="00201D76">
              <w:t xml:space="preserve"> “</w:t>
            </w:r>
            <w:proofErr w:type="spellStart"/>
            <w:r w:rsidR="00201D76" w:rsidRPr="00201D76">
              <w:t>Mật</w:t>
            </w:r>
            <w:proofErr w:type="spellEnd"/>
            <w:r w:rsidR="00201D76" w:rsidRPr="00201D76">
              <w:t xml:space="preserve"> </w:t>
            </w:r>
            <w:proofErr w:type="spellStart"/>
            <w:r w:rsidR="00201D76" w:rsidRPr="00201D76">
              <w:t>khẩu</w:t>
            </w:r>
            <w:proofErr w:type="spellEnd"/>
            <w:r w:rsidR="00201D76" w:rsidRPr="00201D76">
              <w:t xml:space="preserve"> </w:t>
            </w:r>
            <w:proofErr w:type="spellStart"/>
            <w:r w:rsidR="00201D76" w:rsidRPr="00201D76">
              <w:t>phải</w:t>
            </w:r>
            <w:proofErr w:type="spellEnd"/>
            <w:r w:rsidR="00201D76" w:rsidRPr="00201D76">
              <w:t xml:space="preserve"> </w:t>
            </w:r>
            <w:proofErr w:type="spellStart"/>
            <w:r w:rsidR="00201D76" w:rsidRPr="00201D76">
              <w:t>gồm</w:t>
            </w:r>
            <w:proofErr w:type="spellEnd"/>
            <w:r w:rsidR="00201D76" w:rsidRPr="00201D76">
              <w:t xml:space="preserve"> </w:t>
            </w:r>
            <w:proofErr w:type="spellStart"/>
            <w:r w:rsidR="00201D76" w:rsidRPr="00201D76">
              <w:t>ít</w:t>
            </w:r>
            <w:proofErr w:type="spellEnd"/>
            <w:r w:rsidR="00201D76" w:rsidRPr="00201D76">
              <w:t xml:space="preserve"> </w:t>
            </w:r>
            <w:proofErr w:type="spellStart"/>
            <w:r w:rsidR="00201D76" w:rsidRPr="00201D76">
              <w:t>nhất</w:t>
            </w:r>
            <w:proofErr w:type="spellEnd"/>
            <w:r w:rsidR="00201D76" w:rsidRPr="00201D76">
              <w:t xml:space="preserve"> 8 </w:t>
            </w:r>
            <w:proofErr w:type="spellStart"/>
            <w:r w:rsidR="00201D76" w:rsidRPr="00201D76">
              <w:t>kí</w:t>
            </w:r>
            <w:proofErr w:type="spellEnd"/>
            <w:r w:rsidR="00201D76" w:rsidRPr="00201D76">
              <w:t xml:space="preserve"> </w:t>
            </w:r>
            <w:proofErr w:type="spellStart"/>
            <w:r w:rsidR="00201D76" w:rsidRPr="00201D76">
              <w:t>tự</w:t>
            </w:r>
            <w:proofErr w:type="spellEnd"/>
            <w:r w:rsidR="00201D76" w:rsidRPr="00201D76">
              <w:t xml:space="preserve"> </w:t>
            </w:r>
            <w:proofErr w:type="spellStart"/>
            <w:r w:rsidR="00201D76" w:rsidRPr="00201D76">
              <w:t>và</w:t>
            </w:r>
            <w:proofErr w:type="spellEnd"/>
            <w:r w:rsidR="00201D76" w:rsidRPr="00201D76">
              <w:t xml:space="preserve"> </w:t>
            </w:r>
            <w:proofErr w:type="spellStart"/>
            <w:r w:rsidR="00201D76" w:rsidRPr="00201D76">
              <w:t>có</w:t>
            </w:r>
            <w:proofErr w:type="spellEnd"/>
            <w:r w:rsidR="00201D76" w:rsidRPr="00201D76">
              <w:t xml:space="preserve"> </w:t>
            </w:r>
            <w:proofErr w:type="spellStart"/>
            <w:r w:rsidR="00201D76" w:rsidRPr="00201D76">
              <w:t>ít</w:t>
            </w:r>
            <w:proofErr w:type="spellEnd"/>
            <w:r w:rsidR="00201D76" w:rsidRPr="00201D76">
              <w:t xml:space="preserve"> </w:t>
            </w:r>
            <w:proofErr w:type="spellStart"/>
            <w:r w:rsidR="00201D76" w:rsidRPr="00201D76">
              <w:t>nhất</w:t>
            </w:r>
            <w:proofErr w:type="spellEnd"/>
            <w:r w:rsidR="00201D76" w:rsidRPr="00201D76">
              <w:t xml:space="preserve"> 1 </w:t>
            </w:r>
            <w:proofErr w:type="spellStart"/>
            <w:r w:rsidR="00201D76" w:rsidRPr="00201D76">
              <w:t>chữ</w:t>
            </w:r>
            <w:proofErr w:type="spellEnd"/>
            <w:r w:rsidR="00201D76" w:rsidRPr="00201D76">
              <w:t xml:space="preserve"> </w:t>
            </w:r>
            <w:proofErr w:type="spellStart"/>
            <w:r w:rsidR="00201D76" w:rsidRPr="00201D76">
              <w:t>cái</w:t>
            </w:r>
            <w:proofErr w:type="spellEnd"/>
            <w:r w:rsidR="00201D76" w:rsidRPr="00201D76">
              <w:t xml:space="preserve"> in </w:t>
            </w:r>
            <w:proofErr w:type="spellStart"/>
            <w:r w:rsidR="00201D76" w:rsidRPr="00201D76">
              <w:t>hoa</w:t>
            </w:r>
            <w:proofErr w:type="spellEnd"/>
            <w:r w:rsidR="00201D76" w:rsidRPr="00201D76">
              <w:t>”</w:t>
            </w:r>
            <w:r>
              <w:rPr>
                <w:noProof/>
              </w:rPr>
              <w:fldChar w:fldCharType="end"/>
            </w:r>
            <w:r>
              <w:rPr>
                <w:noProof/>
              </w:rPr>
              <w:t xml:space="preserve"> và yêu cầu NSD điền lại</w:t>
            </w:r>
          </w:p>
          <w:p w14:paraId="01A9662B" w14:textId="547FEC3F" w:rsidR="00EB6532" w:rsidRPr="00F035AC" w:rsidRDefault="00EB6532" w:rsidP="00EB6532">
            <w:pPr>
              <w:pStyle w:val="BulletList1"/>
              <w:rPr>
                <w:noProof/>
              </w:rPr>
            </w:pPr>
            <w:r>
              <w:rPr>
                <w:noProof/>
              </w:rPr>
              <w:t>Trường hợp NSD click button “Lưu” và điền mật khẩu đúng định dạng yêu cầu hệ thống sẽ thực hiện cập nhật mật khẩu mới</w:t>
            </w:r>
          </w:p>
        </w:tc>
      </w:tr>
      <w:tr w:rsidR="00F035AC" w:rsidRPr="00516C12" w14:paraId="567B3FAB" w14:textId="77777777" w:rsidTr="0074054D">
        <w:trPr>
          <w:trHeight w:val="253"/>
        </w:trPr>
        <w:tc>
          <w:tcPr>
            <w:tcW w:w="548" w:type="pct"/>
          </w:tcPr>
          <w:p w14:paraId="7F806257" w14:textId="0EB06615" w:rsidR="00F035AC" w:rsidRDefault="00F035AC" w:rsidP="0074054D">
            <w:pPr>
              <w:rPr>
                <w:rFonts w:cs="Arial"/>
                <w:szCs w:val="20"/>
                <w:lang w:val="vi-VN" w:eastAsia="en-US"/>
              </w:rPr>
            </w:pPr>
            <w:r>
              <w:rPr>
                <w:rFonts w:cs="Arial"/>
                <w:szCs w:val="20"/>
                <w:lang w:val="vi-VN" w:eastAsia="en-US"/>
              </w:rPr>
              <w:t>(8.2)</w:t>
            </w:r>
          </w:p>
        </w:tc>
        <w:tc>
          <w:tcPr>
            <w:tcW w:w="548" w:type="pct"/>
            <w:shd w:val="clear" w:color="auto" w:fill="auto"/>
          </w:tcPr>
          <w:p w14:paraId="32B78E45" w14:textId="6EEC9C95" w:rsidR="00F035AC" w:rsidRDefault="00F035AC" w:rsidP="00F035AC">
            <w:pPr>
              <w:pStyle w:val="Caption"/>
              <w:jc w:val="left"/>
            </w:pPr>
            <w:r>
              <w:t xml:space="preserve">BR </w:t>
            </w:r>
            <w:r>
              <w:fldChar w:fldCharType="begin"/>
            </w:r>
            <w:r>
              <w:instrText xml:space="preserve"> SEQ BR \* ARABIC </w:instrText>
            </w:r>
            <w:r>
              <w:fldChar w:fldCharType="separate"/>
            </w:r>
            <w:r w:rsidR="00201D76">
              <w:rPr>
                <w:noProof/>
              </w:rPr>
              <w:t>8</w:t>
            </w:r>
            <w:r>
              <w:fldChar w:fldCharType="end"/>
            </w:r>
          </w:p>
          <w:p w14:paraId="7B49A3BB" w14:textId="77777777" w:rsidR="00F035AC" w:rsidRDefault="00F035AC" w:rsidP="00EB6532">
            <w:pPr>
              <w:pStyle w:val="Caption"/>
              <w:jc w:val="left"/>
            </w:pPr>
          </w:p>
        </w:tc>
        <w:tc>
          <w:tcPr>
            <w:tcW w:w="3904" w:type="pct"/>
            <w:shd w:val="clear" w:color="auto" w:fill="auto"/>
          </w:tcPr>
          <w:p w14:paraId="0997ED36" w14:textId="77777777" w:rsidR="00F035AC" w:rsidRDefault="00F035AC" w:rsidP="001C7ECF">
            <w:pPr>
              <w:keepNext/>
              <w:rPr>
                <w:b/>
                <w:bCs/>
                <w:noProof/>
                <w:u w:val="single"/>
                <w:lang w:val="vi-VN"/>
              </w:rPr>
            </w:pPr>
            <w:r>
              <w:rPr>
                <w:b/>
                <w:bCs/>
                <w:noProof/>
                <w:u w:val="single"/>
              </w:rPr>
              <w:t>Updating</w:t>
            </w:r>
            <w:r>
              <w:rPr>
                <w:b/>
                <w:bCs/>
                <w:noProof/>
                <w:u w:val="single"/>
                <w:lang w:val="vi-VN"/>
              </w:rPr>
              <w:t xml:space="preserve"> rules:</w:t>
            </w:r>
          </w:p>
          <w:p w14:paraId="66044FAC" w14:textId="77777777" w:rsidR="00F035AC" w:rsidRDefault="00F035AC" w:rsidP="00F035AC">
            <w:pPr>
              <w:rPr>
                <w:bCs/>
                <w:szCs w:val="20"/>
                <w:lang w:val="vi-VN"/>
              </w:rPr>
            </w:pPr>
            <w:r w:rsidRPr="00F035AC">
              <w:rPr>
                <w:bCs/>
                <w:szCs w:val="20"/>
                <w:lang w:val="vi-VN"/>
              </w:rPr>
              <w:t xml:space="preserve">Hệ thống thực hiện logic </w:t>
            </w:r>
            <w:r>
              <w:rPr>
                <w:bCs/>
                <w:szCs w:val="20"/>
                <w:lang w:val="vi-VN"/>
              </w:rPr>
              <w:t>sau:</w:t>
            </w:r>
          </w:p>
          <w:p w14:paraId="531B398A" w14:textId="4E7161DC" w:rsidR="00F035AC" w:rsidRPr="00F035AC" w:rsidRDefault="00F035AC" w:rsidP="00F035AC">
            <w:pPr>
              <w:keepNext/>
              <w:rPr>
                <w:b/>
                <w:bCs/>
                <w:noProof/>
                <w:u w:val="single"/>
                <w:lang w:val="vi-VN"/>
              </w:rPr>
            </w:pPr>
            <w:r>
              <w:rPr>
                <w:bCs/>
                <w:szCs w:val="20"/>
                <w:lang w:val="vi-VN"/>
              </w:rPr>
              <w:t>[Mật khẩu] = [Mật khẩu] NSD vừa  nhập</w:t>
            </w:r>
          </w:p>
        </w:tc>
      </w:tr>
    </w:tbl>
    <w:p w14:paraId="3CF3AAA1" w14:textId="29624CA4" w:rsidR="00FD73D0" w:rsidRDefault="00DC3D15" w:rsidP="005D7202">
      <w:pPr>
        <w:pStyle w:val="Heading3"/>
      </w:pPr>
      <w:bookmarkStart w:id="55" w:name="_Toc152340762"/>
      <w:r>
        <w:t>UC3</w:t>
      </w:r>
      <w:r>
        <w:rPr>
          <w:lang w:val="vi-VN"/>
        </w:rPr>
        <w:t xml:space="preserve">: </w:t>
      </w:r>
      <w:proofErr w:type="spellStart"/>
      <w:r w:rsidR="00FD73D0">
        <w:t>Đổi</w:t>
      </w:r>
      <w:proofErr w:type="spellEnd"/>
      <w:r w:rsidR="00FD73D0">
        <w:t xml:space="preserve"> </w:t>
      </w:r>
      <w:proofErr w:type="spellStart"/>
      <w:r w:rsidR="00FD73D0">
        <w:t>mật</w:t>
      </w:r>
      <w:proofErr w:type="spellEnd"/>
      <w:r w:rsidR="00FD73D0">
        <w:t xml:space="preserve"> </w:t>
      </w:r>
      <w:proofErr w:type="spellStart"/>
      <w:r w:rsidR="00FD73D0">
        <w:t>khẩu</w:t>
      </w:r>
      <w:bookmarkEnd w:id="55"/>
      <w:proofErr w:type="spellEnd"/>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AE4136" w:rsidRPr="00516C12" w14:paraId="6A22AEB7" w14:textId="77777777" w:rsidTr="00E00B95">
        <w:tc>
          <w:tcPr>
            <w:tcW w:w="957" w:type="pct"/>
            <w:shd w:val="clear" w:color="auto" w:fill="D9D9D9" w:themeFill="background1" w:themeFillShade="D9"/>
          </w:tcPr>
          <w:p w14:paraId="2FBB7C34" w14:textId="77777777" w:rsidR="00AE4136" w:rsidRPr="00516C12" w:rsidRDefault="00AE4136" w:rsidP="00E00B95">
            <w:pPr>
              <w:rPr>
                <w:rFonts w:cs="Arial"/>
                <w:b/>
              </w:rPr>
            </w:pPr>
            <w:r w:rsidRPr="00516C12">
              <w:rPr>
                <w:rFonts w:cs="Arial"/>
                <w:b/>
              </w:rPr>
              <w:t>Objective</w:t>
            </w:r>
          </w:p>
        </w:tc>
        <w:tc>
          <w:tcPr>
            <w:tcW w:w="4043" w:type="pct"/>
          </w:tcPr>
          <w:p w14:paraId="4698AC9C" w14:textId="731D9049" w:rsidR="00AE4136" w:rsidRPr="005E3B3E" w:rsidRDefault="00AE4136" w:rsidP="00E00B95">
            <w:pPr>
              <w:rPr>
                <w:rFonts w:cs="Arial"/>
                <w:lang w:val="vi-VN"/>
              </w:rPr>
            </w:pPr>
            <w:proofErr w:type="spellStart"/>
            <w:r>
              <w:rPr>
                <w:rFonts w:cs="Arial"/>
                <w:lang w:val="en-US"/>
              </w:rPr>
              <w:t>Tính</w:t>
            </w:r>
            <w:proofErr w:type="spellEnd"/>
            <w:r>
              <w:rPr>
                <w:rFonts w:cs="Arial"/>
                <w:lang w:val="vi-VN"/>
              </w:rPr>
              <w:t xml:space="preserve"> năng này cho phép NSD đổi mật khẩu </w:t>
            </w:r>
          </w:p>
        </w:tc>
      </w:tr>
      <w:tr w:rsidR="00AE4136" w:rsidRPr="00516C12" w14:paraId="42698F12" w14:textId="77777777" w:rsidTr="00E00B95">
        <w:tc>
          <w:tcPr>
            <w:tcW w:w="957" w:type="pct"/>
            <w:shd w:val="clear" w:color="auto" w:fill="D9D9D9" w:themeFill="background1" w:themeFillShade="D9"/>
          </w:tcPr>
          <w:p w14:paraId="4F959EB6" w14:textId="77777777" w:rsidR="00AE4136" w:rsidRPr="00516C12" w:rsidRDefault="00AE4136" w:rsidP="00E00B95">
            <w:pPr>
              <w:rPr>
                <w:rFonts w:cs="Arial"/>
                <w:b/>
              </w:rPr>
            </w:pPr>
            <w:r w:rsidRPr="00516C12">
              <w:rPr>
                <w:rFonts w:cs="Arial"/>
                <w:b/>
              </w:rPr>
              <w:t>Actor</w:t>
            </w:r>
          </w:p>
        </w:tc>
        <w:tc>
          <w:tcPr>
            <w:tcW w:w="4043" w:type="pct"/>
          </w:tcPr>
          <w:p w14:paraId="39F68C1A" w14:textId="77777777" w:rsidR="00AE4136" w:rsidRPr="005E3B3E" w:rsidRDefault="00AE4136" w:rsidP="00E00B95">
            <w:pPr>
              <w:rPr>
                <w:rFonts w:cs="Arial"/>
                <w:lang w:val="vi-VN"/>
              </w:rPr>
            </w:pPr>
            <w:r>
              <w:rPr>
                <w:rFonts w:cs="Arial"/>
                <w:lang w:val="vi-VN"/>
              </w:rPr>
              <w:t>Nhân viên quản lý kho, lái xe, system adminstrator</w:t>
            </w:r>
          </w:p>
        </w:tc>
      </w:tr>
      <w:tr w:rsidR="00AE4136" w:rsidRPr="00516C12" w14:paraId="73223AF9" w14:textId="77777777" w:rsidTr="00E00B95">
        <w:tc>
          <w:tcPr>
            <w:tcW w:w="957" w:type="pct"/>
            <w:shd w:val="clear" w:color="auto" w:fill="D9D9D9" w:themeFill="background1" w:themeFillShade="D9"/>
          </w:tcPr>
          <w:p w14:paraId="66A28645" w14:textId="77777777" w:rsidR="00AE4136" w:rsidRPr="00516C12" w:rsidRDefault="00AE4136" w:rsidP="00E00B95">
            <w:pPr>
              <w:rPr>
                <w:rFonts w:cs="Arial"/>
                <w:b/>
              </w:rPr>
            </w:pPr>
            <w:r w:rsidRPr="00516C12">
              <w:rPr>
                <w:rFonts w:cs="Arial"/>
                <w:b/>
              </w:rPr>
              <w:t>Trigger</w:t>
            </w:r>
          </w:p>
        </w:tc>
        <w:tc>
          <w:tcPr>
            <w:tcW w:w="4043" w:type="pct"/>
          </w:tcPr>
          <w:p w14:paraId="0405F204" w14:textId="0C00533F" w:rsidR="00AE4136" w:rsidRPr="005E3B3E" w:rsidRDefault="00AE4136" w:rsidP="00E00B95">
            <w:pPr>
              <w:rPr>
                <w:rFonts w:cs="Arial"/>
                <w:lang w:val="vi-VN"/>
              </w:rPr>
            </w:pPr>
            <w:r>
              <w:rPr>
                <w:rFonts w:cs="Arial"/>
                <w:lang w:val="vi-VN"/>
              </w:rPr>
              <w:t xml:space="preserve">Click vào </w:t>
            </w:r>
            <w:r w:rsidR="00C63787">
              <w:rPr>
                <w:rFonts w:cs="Arial"/>
                <w:lang w:val="vi-VN"/>
              </w:rPr>
              <w:t>“Đổi mật khẩu”</w:t>
            </w:r>
            <w:r>
              <w:rPr>
                <w:rFonts w:cs="Arial"/>
                <w:lang w:val="vi-VN"/>
              </w:rPr>
              <w:t xml:space="preserve"> </w:t>
            </w:r>
          </w:p>
        </w:tc>
      </w:tr>
      <w:tr w:rsidR="00AE4136" w:rsidRPr="00516C12" w14:paraId="71052933" w14:textId="77777777" w:rsidTr="00E00B95">
        <w:tc>
          <w:tcPr>
            <w:tcW w:w="957" w:type="pct"/>
            <w:shd w:val="clear" w:color="auto" w:fill="D9D9D9" w:themeFill="background1" w:themeFillShade="D9"/>
          </w:tcPr>
          <w:p w14:paraId="033D5327" w14:textId="77777777" w:rsidR="00AE4136" w:rsidRPr="00516C12" w:rsidRDefault="00AE4136" w:rsidP="00E00B95">
            <w:pPr>
              <w:rPr>
                <w:rFonts w:cs="Arial"/>
                <w:b/>
              </w:rPr>
            </w:pPr>
            <w:r w:rsidRPr="00516C12">
              <w:rPr>
                <w:rFonts w:cs="Arial"/>
                <w:b/>
              </w:rPr>
              <w:t>Pre-conditions</w:t>
            </w:r>
          </w:p>
        </w:tc>
        <w:tc>
          <w:tcPr>
            <w:tcW w:w="4043" w:type="pct"/>
          </w:tcPr>
          <w:p w14:paraId="62ABB9D6" w14:textId="12280AD8" w:rsidR="00AE4136" w:rsidRPr="005E3B3E" w:rsidRDefault="00AE4136" w:rsidP="00E00B95">
            <w:pPr>
              <w:pStyle w:val="BulletList1"/>
            </w:pPr>
            <w:r>
              <w:t>NSD</w:t>
            </w:r>
            <w:r>
              <w:rPr>
                <w:lang w:val="vi-VN"/>
              </w:rPr>
              <w:t xml:space="preserve"> </w:t>
            </w:r>
            <w:r w:rsidR="00C63787">
              <w:rPr>
                <w:lang w:val="vi-VN"/>
              </w:rPr>
              <w:t>đăng nhập thành công vào hệ thống với các actor trên</w:t>
            </w:r>
          </w:p>
        </w:tc>
      </w:tr>
      <w:tr w:rsidR="00AE4136" w:rsidRPr="00516C12" w14:paraId="1D434A57" w14:textId="77777777" w:rsidTr="00E00B95">
        <w:tc>
          <w:tcPr>
            <w:tcW w:w="957" w:type="pct"/>
            <w:shd w:val="clear" w:color="auto" w:fill="D9D9D9" w:themeFill="background1" w:themeFillShade="D9"/>
          </w:tcPr>
          <w:p w14:paraId="6E0A6DEE" w14:textId="77777777" w:rsidR="00AE4136" w:rsidRPr="00516C12" w:rsidRDefault="00AE4136" w:rsidP="00E00B95">
            <w:pPr>
              <w:rPr>
                <w:rFonts w:cs="Arial"/>
                <w:b/>
              </w:rPr>
            </w:pPr>
            <w:r w:rsidRPr="00516C12">
              <w:rPr>
                <w:rFonts w:cs="Arial"/>
                <w:b/>
              </w:rPr>
              <w:t>Post-condition</w:t>
            </w:r>
          </w:p>
        </w:tc>
        <w:tc>
          <w:tcPr>
            <w:tcW w:w="4043" w:type="pct"/>
          </w:tcPr>
          <w:p w14:paraId="21282C96" w14:textId="7C92328E" w:rsidR="00AE4136" w:rsidRPr="00BD77BF" w:rsidRDefault="00AE4136" w:rsidP="00E00B95">
            <w:pPr>
              <w:rPr>
                <w:rFonts w:cs="Arial"/>
                <w:lang w:val="vi-VN"/>
              </w:rPr>
            </w:pPr>
            <w:r>
              <w:rPr>
                <w:rFonts w:cs="Arial"/>
                <w:lang w:val="vi-VN"/>
              </w:rPr>
              <w:t xml:space="preserve">NSD </w:t>
            </w:r>
            <w:r w:rsidR="00C63787">
              <w:rPr>
                <w:rFonts w:cs="Arial"/>
                <w:lang w:val="vi-VN"/>
              </w:rPr>
              <w:t xml:space="preserve">đổi mật khẩu thành công </w:t>
            </w:r>
          </w:p>
        </w:tc>
      </w:tr>
    </w:tbl>
    <w:p w14:paraId="3987A8E6" w14:textId="77777777" w:rsidR="00AE4136" w:rsidRDefault="00AE4136" w:rsidP="00AE4136">
      <w:pPr>
        <w:rPr>
          <w:b/>
          <w:bCs/>
          <w:color w:val="1F4E79" w:themeColor="accent1" w:themeShade="80"/>
          <w:sz w:val="22"/>
          <w:szCs w:val="22"/>
          <w:lang w:val="vi-VN" w:eastAsia="en-US"/>
        </w:rPr>
      </w:pPr>
      <w:r w:rsidRPr="00BD77BF">
        <w:rPr>
          <w:b/>
          <w:bCs/>
          <w:color w:val="1F4E79" w:themeColor="accent1" w:themeShade="80"/>
          <w:sz w:val="22"/>
          <w:szCs w:val="22"/>
          <w:lang w:val="en-US" w:eastAsia="en-US"/>
        </w:rPr>
        <w:t>Activity</w:t>
      </w:r>
      <w:r w:rsidRPr="00BD77BF">
        <w:rPr>
          <w:b/>
          <w:bCs/>
          <w:color w:val="1F4E79" w:themeColor="accent1" w:themeShade="80"/>
          <w:sz w:val="22"/>
          <w:szCs w:val="22"/>
          <w:lang w:val="vi-VN" w:eastAsia="en-US"/>
        </w:rPr>
        <w:t xml:space="preserve"> Flow</w:t>
      </w:r>
    </w:p>
    <w:p w14:paraId="2467495C" w14:textId="7F6CC82D" w:rsidR="00AE4136" w:rsidRDefault="00AE4136" w:rsidP="00AE4136">
      <w:pPr>
        <w:jc w:val="center"/>
        <w:rPr>
          <w:b/>
          <w:bCs/>
          <w:color w:val="1F4E79" w:themeColor="accent1" w:themeShade="80"/>
          <w:sz w:val="22"/>
          <w:szCs w:val="22"/>
          <w:lang w:val="vi-VN" w:eastAsia="en-US"/>
        </w:rPr>
      </w:pPr>
      <w:r w:rsidRPr="00AE4136">
        <w:rPr>
          <w:b/>
          <w:bCs/>
          <w:noProof/>
          <w:color w:val="1F4E79" w:themeColor="accent1" w:themeShade="80"/>
          <w:sz w:val="22"/>
          <w:szCs w:val="22"/>
          <w:lang w:val="vi-VN" w:eastAsia="en-US"/>
        </w:rPr>
        <w:lastRenderedPageBreak/>
        <w:drawing>
          <wp:inline distT="0" distB="0" distL="0" distR="0" wp14:anchorId="0B486DF9" wp14:editId="74AF943D">
            <wp:extent cx="4052917" cy="4457733"/>
            <wp:effectExtent l="0" t="0" r="5080" b="0"/>
            <wp:docPr id="99033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3002" name=""/>
                    <pic:cNvPicPr/>
                  </pic:nvPicPr>
                  <pic:blipFill>
                    <a:blip r:embed="rId33"/>
                    <a:stretch>
                      <a:fillRect/>
                    </a:stretch>
                  </pic:blipFill>
                  <pic:spPr>
                    <a:xfrm>
                      <a:off x="0" y="0"/>
                      <a:ext cx="4052917" cy="4457733"/>
                    </a:xfrm>
                    <a:prstGeom prst="rect">
                      <a:avLst/>
                    </a:prstGeom>
                  </pic:spPr>
                </pic:pic>
              </a:graphicData>
            </a:graphic>
          </wp:inline>
        </w:drawing>
      </w:r>
    </w:p>
    <w:p w14:paraId="2976250A" w14:textId="77777777" w:rsidR="00AE4136" w:rsidRPr="00516C12" w:rsidRDefault="00AE4136" w:rsidP="00AE4136">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022"/>
        <w:gridCol w:w="1023"/>
        <w:gridCol w:w="7285"/>
      </w:tblGrid>
      <w:tr w:rsidR="00AE4136" w:rsidRPr="00516C12" w14:paraId="58D9F59B" w14:textId="77777777" w:rsidTr="00E00B95">
        <w:trPr>
          <w:trHeight w:val="253"/>
        </w:trPr>
        <w:tc>
          <w:tcPr>
            <w:tcW w:w="548" w:type="pct"/>
            <w:shd w:val="clear" w:color="auto" w:fill="D9D9D9" w:themeFill="background1" w:themeFillShade="D9"/>
          </w:tcPr>
          <w:p w14:paraId="3477C993" w14:textId="77777777" w:rsidR="00AE4136" w:rsidRPr="00516C12" w:rsidRDefault="00AE4136" w:rsidP="00E00B95">
            <w:pPr>
              <w:rPr>
                <w:rFonts w:cs="Arial"/>
                <w:b/>
                <w:szCs w:val="20"/>
                <w:lang w:eastAsia="en-US"/>
              </w:rPr>
            </w:pPr>
            <w:r w:rsidRPr="00516C12">
              <w:rPr>
                <w:rFonts w:cs="Arial"/>
                <w:b/>
                <w:szCs w:val="20"/>
                <w:lang w:eastAsia="en-US"/>
              </w:rPr>
              <w:t>Step</w:t>
            </w:r>
          </w:p>
        </w:tc>
        <w:tc>
          <w:tcPr>
            <w:tcW w:w="548" w:type="pct"/>
            <w:shd w:val="clear" w:color="auto" w:fill="D9D9D9" w:themeFill="background1" w:themeFillShade="D9"/>
            <w:hideMark/>
          </w:tcPr>
          <w:p w14:paraId="727CD72E" w14:textId="77777777" w:rsidR="00AE4136" w:rsidRPr="00516C12" w:rsidRDefault="00AE4136" w:rsidP="00E00B95">
            <w:pPr>
              <w:rPr>
                <w:rFonts w:cs="Arial"/>
                <w:b/>
                <w:bCs/>
                <w:szCs w:val="20"/>
                <w:lang w:eastAsia="en-US"/>
              </w:rPr>
            </w:pPr>
            <w:r w:rsidRPr="00516C12">
              <w:rPr>
                <w:rFonts w:cs="Arial"/>
                <w:b/>
                <w:szCs w:val="20"/>
                <w:lang w:eastAsia="en-US"/>
              </w:rPr>
              <w:t>BR Code</w:t>
            </w:r>
          </w:p>
        </w:tc>
        <w:tc>
          <w:tcPr>
            <w:tcW w:w="3904" w:type="pct"/>
            <w:shd w:val="clear" w:color="auto" w:fill="D9D9D9" w:themeFill="background1" w:themeFillShade="D9"/>
          </w:tcPr>
          <w:p w14:paraId="3A57E431" w14:textId="77777777" w:rsidR="00AE4136" w:rsidRPr="00516C12" w:rsidRDefault="00AE4136" w:rsidP="00E00B95">
            <w:pPr>
              <w:rPr>
                <w:rFonts w:cs="Arial"/>
                <w:b/>
                <w:bCs/>
                <w:szCs w:val="20"/>
                <w:lang w:eastAsia="en-US"/>
              </w:rPr>
            </w:pPr>
            <w:r w:rsidRPr="00516C12">
              <w:rPr>
                <w:rFonts w:cs="Arial"/>
                <w:b/>
                <w:szCs w:val="20"/>
                <w:lang w:eastAsia="en-US"/>
              </w:rPr>
              <w:t>Description</w:t>
            </w:r>
          </w:p>
        </w:tc>
      </w:tr>
      <w:tr w:rsidR="00AE4136" w:rsidRPr="00516C12" w14:paraId="52CCF996" w14:textId="77777777" w:rsidTr="00E00B95">
        <w:trPr>
          <w:trHeight w:val="253"/>
        </w:trPr>
        <w:tc>
          <w:tcPr>
            <w:tcW w:w="548" w:type="pct"/>
          </w:tcPr>
          <w:p w14:paraId="49AC8A0A" w14:textId="4ED7DDA3" w:rsidR="00AE4136" w:rsidRPr="00675555" w:rsidRDefault="00C63787" w:rsidP="00E00B95">
            <w:pPr>
              <w:rPr>
                <w:rFonts w:cs="Arial"/>
                <w:szCs w:val="20"/>
                <w:lang w:val="vi-VN" w:eastAsia="en-US"/>
              </w:rPr>
            </w:pPr>
            <w:r>
              <w:rPr>
                <w:rFonts w:cs="Arial"/>
                <w:szCs w:val="20"/>
                <w:lang w:val="vi-VN" w:eastAsia="en-US"/>
              </w:rPr>
              <w:t>(4)</w:t>
            </w:r>
            <w:r w:rsidR="00AE4136">
              <w:rPr>
                <w:rFonts w:cs="Arial"/>
                <w:szCs w:val="20"/>
                <w:lang w:val="vi-VN" w:eastAsia="en-US"/>
              </w:rPr>
              <w:t xml:space="preserve"> </w:t>
            </w:r>
          </w:p>
        </w:tc>
        <w:tc>
          <w:tcPr>
            <w:tcW w:w="548" w:type="pct"/>
            <w:shd w:val="clear" w:color="auto" w:fill="auto"/>
          </w:tcPr>
          <w:p w14:paraId="7B386C68" w14:textId="0CE2FD59" w:rsidR="00AE4136" w:rsidRDefault="00AE4136" w:rsidP="00E00B95">
            <w:pPr>
              <w:pStyle w:val="Caption"/>
              <w:jc w:val="left"/>
            </w:pPr>
            <w:r>
              <w:t xml:space="preserve">BR </w:t>
            </w:r>
            <w:r>
              <w:fldChar w:fldCharType="begin"/>
            </w:r>
            <w:r>
              <w:instrText xml:space="preserve"> SEQ BR \* ARABIC </w:instrText>
            </w:r>
            <w:r>
              <w:fldChar w:fldCharType="separate"/>
            </w:r>
            <w:r w:rsidR="00201D76">
              <w:rPr>
                <w:noProof/>
              </w:rPr>
              <w:t>9</w:t>
            </w:r>
            <w:r>
              <w:fldChar w:fldCharType="end"/>
            </w:r>
          </w:p>
          <w:p w14:paraId="3EA3DCA0" w14:textId="77777777" w:rsidR="00AE4136" w:rsidRPr="00516C12" w:rsidRDefault="00AE4136" w:rsidP="00E00B95">
            <w:pPr>
              <w:pStyle w:val="BRTitle"/>
            </w:pPr>
          </w:p>
        </w:tc>
        <w:tc>
          <w:tcPr>
            <w:tcW w:w="3904" w:type="pct"/>
            <w:shd w:val="clear" w:color="auto" w:fill="auto"/>
          </w:tcPr>
          <w:p w14:paraId="2F53AFEE" w14:textId="77777777" w:rsidR="00AE4136" w:rsidRDefault="00AE4136" w:rsidP="00E00B95">
            <w:pPr>
              <w:rPr>
                <w:rFonts w:cs="Arial"/>
                <w:b/>
                <w:szCs w:val="20"/>
                <w:u w:val="single"/>
                <w:lang w:eastAsia="en-US"/>
              </w:rPr>
            </w:pPr>
            <w:r>
              <w:rPr>
                <w:rFonts w:cs="Arial"/>
                <w:b/>
                <w:szCs w:val="20"/>
                <w:u w:val="single"/>
                <w:lang w:eastAsia="en-US"/>
              </w:rPr>
              <w:t>Validating rules</w:t>
            </w:r>
            <w:r w:rsidRPr="00386665">
              <w:rPr>
                <w:rFonts w:cs="Arial"/>
                <w:b/>
                <w:szCs w:val="20"/>
                <w:u w:val="single"/>
                <w:lang w:eastAsia="en-US"/>
              </w:rPr>
              <w:t>:</w:t>
            </w:r>
          </w:p>
          <w:p w14:paraId="38911414" w14:textId="77777777" w:rsidR="00AE4136" w:rsidRDefault="00AE4136" w:rsidP="00E00B95">
            <w:pPr>
              <w:pStyle w:val="Body"/>
            </w:pP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hiện</w:t>
            </w:r>
            <w:proofErr w:type="spellEnd"/>
            <w:r>
              <w:t xml:space="preserve"> validate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w:t>
            </w:r>
          </w:p>
          <w:p w14:paraId="30BC1C35" w14:textId="55BB1575" w:rsidR="00AE4136" w:rsidRDefault="00AE4136" w:rsidP="00E00B95">
            <w:pPr>
              <w:pStyle w:val="BulletList1"/>
            </w:pPr>
            <w:r>
              <w:t xml:space="preserve">Trường </w:t>
            </w:r>
            <w:proofErr w:type="spellStart"/>
            <w:r>
              <w:t>hợp</w:t>
            </w:r>
            <w:proofErr w:type="spellEnd"/>
            <w:r>
              <w:t xml:space="preserve"> </w:t>
            </w:r>
            <w:r w:rsidR="00C63787">
              <w:rPr>
                <w:lang w:val="vi-VN"/>
              </w:rPr>
              <w:t>[Mật khẩu hiện tại</w:t>
            </w:r>
            <w:r>
              <w:t xml:space="preserve">] is blank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r>
              <w:t xml:space="preserve"> </w:t>
            </w:r>
            <w:r>
              <w:fldChar w:fldCharType="begin"/>
            </w:r>
            <w:r>
              <w:instrText xml:space="preserve"> REF _Ref151368894 \h  \* MERGEFORMAT </w:instrText>
            </w:r>
            <w:r>
              <w:fldChar w:fldCharType="separate"/>
            </w:r>
            <w:r w:rsidR="00201D76">
              <w:t xml:space="preserve">MSG </w:t>
            </w:r>
            <w:r w:rsidR="00201D76">
              <w:rPr>
                <w:noProof/>
              </w:rPr>
              <w:t>1</w:t>
            </w:r>
            <w:r w:rsidR="00201D76" w:rsidRPr="00201D76">
              <w:rPr>
                <w:noProof/>
              </w:rPr>
              <w:t>.</w:t>
            </w:r>
            <w:r w:rsidR="00201D76" w:rsidRPr="00201D76">
              <w:t xml:space="preserve"> “</w:t>
            </w:r>
            <w:proofErr w:type="spellStart"/>
            <w:r w:rsidR="00201D76" w:rsidRPr="00201D76">
              <w:t>Đây</w:t>
            </w:r>
            <w:proofErr w:type="spellEnd"/>
            <w:r w:rsidR="00201D76" w:rsidRPr="00201D76">
              <w:t xml:space="preserve"> </w:t>
            </w:r>
            <w:proofErr w:type="spellStart"/>
            <w:r w:rsidR="00201D76" w:rsidRPr="00201D76">
              <w:t>là</w:t>
            </w:r>
            <w:proofErr w:type="spellEnd"/>
            <w:r w:rsidR="00201D76" w:rsidRPr="00201D76">
              <w:t xml:space="preserve"> </w:t>
            </w:r>
            <w:proofErr w:type="spellStart"/>
            <w:r w:rsidR="00201D76" w:rsidRPr="00201D76">
              <w:t>trường</w:t>
            </w:r>
            <w:proofErr w:type="spellEnd"/>
            <w:r w:rsidR="00201D76" w:rsidRPr="00201D76">
              <w:t xml:space="preserve"> </w:t>
            </w:r>
            <w:proofErr w:type="spellStart"/>
            <w:r w:rsidR="00201D76" w:rsidRPr="00201D76">
              <w:t>dữ</w:t>
            </w:r>
            <w:proofErr w:type="spellEnd"/>
            <w:r w:rsidR="00201D76" w:rsidRPr="00201D76">
              <w:t xml:space="preserve"> </w:t>
            </w:r>
            <w:proofErr w:type="spellStart"/>
            <w:r w:rsidR="00201D76" w:rsidRPr="00201D76">
              <w:t>liệu</w:t>
            </w:r>
            <w:proofErr w:type="spellEnd"/>
            <w:r w:rsidR="00201D76" w:rsidRPr="00201D76">
              <w:t xml:space="preserve"> </w:t>
            </w:r>
            <w:proofErr w:type="spellStart"/>
            <w:r w:rsidR="00201D76" w:rsidRPr="00201D76">
              <w:t>bắt</w:t>
            </w:r>
            <w:proofErr w:type="spellEnd"/>
            <w:r w:rsidR="00201D76" w:rsidRPr="00201D76">
              <w:t xml:space="preserve"> </w:t>
            </w:r>
            <w:proofErr w:type="spellStart"/>
            <w:r w:rsidR="00201D76" w:rsidRPr="00201D76">
              <w:t>buộc</w:t>
            </w:r>
            <w:proofErr w:type="spellEnd"/>
            <w:r w:rsidR="00201D76" w:rsidRPr="00201D76">
              <w:t xml:space="preserve"> </w:t>
            </w:r>
            <w:proofErr w:type="spellStart"/>
            <w:r w:rsidR="00201D76" w:rsidRPr="00201D76">
              <w:t>phải</w:t>
            </w:r>
            <w:proofErr w:type="spellEnd"/>
            <w:r w:rsidR="00201D76" w:rsidRPr="00201D76">
              <w:t xml:space="preserve"> </w:t>
            </w:r>
            <w:proofErr w:type="spellStart"/>
            <w:r w:rsidR="00201D76" w:rsidRPr="00201D76">
              <w:t>điền</w:t>
            </w:r>
            <w:proofErr w:type="spellEnd"/>
            <w:r w:rsidR="00201D76" w:rsidRPr="00201D76">
              <w:t>”</w:t>
            </w:r>
            <w:r>
              <w:fldChar w:fldCharType="end"/>
            </w:r>
          </w:p>
          <w:p w14:paraId="3B92E808" w14:textId="5A8326F6" w:rsidR="00AE4136" w:rsidRDefault="00AE4136" w:rsidP="00E00B95">
            <w:pPr>
              <w:pStyle w:val="BulletList1"/>
            </w:pPr>
            <w:r>
              <w:t xml:space="preserve">Trường </w:t>
            </w:r>
            <w:proofErr w:type="spellStart"/>
            <w:r>
              <w:t>hợp</w:t>
            </w:r>
            <w:proofErr w:type="spellEnd"/>
            <w:r>
              <w:t xml:space="preserve"> [</w:t>
            </w:r>
            <w:proofErr w:type="spellStart"/>
            <w:r>
              <w:t>Mật</w:t>
            </w:r>
            <w:proofErr w:type="spellEnd"/>
            <w:r>
              <w:t xml:space="preserve"> </w:t>
            </w:r>
            <w:proofErr w:type="spellStart"/>
            <w:r>
              <w:t>khẩu</w:t>
            </w:r>
            <w:proofErr w:type="spellEnd"/>
            <w:r w:rsidR="00C63787">
              <w:rPr>
                <w:lang w:val="vi-VN"/>
              </w:rPr>
              <w:t xml:space="preserve"> mới</w:t>
            </w:r>
            <w:r>
              <w:t xml:space="preserve">] is blank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r>
              <w:t xml:space="preserve"> </w:t>
            </w:r>
            <w:r>
              <w:fldChar w:fldCharType="begin"/>
            </w:r>
            <w:r>
              <w:instrText xml:space="preserve"> REF _Ref151368894 \h  \* MERGEFORMAT </w:instrText>
            </w:r>
            <w:r>
              <w:fldChar w:fldCharType="separate"/>
            </w:r>
            <w:r w:rsidR="00201D76">
              <w:t xml:space="preserve">MSG </w:t>
            </w:r>
            <w:r w:rsidR="00201D76">
              <w:rPr>
                <w:noProof/>
              </w:rPr>
              <w:t>1</w:t>
            </w:r>
            <w:r w:rsidR="00201D76" w:rsidRPr="00201D76">
              <w:rPr>
                <w:noProof/>
              </w:rPr>
              <w:t>.</w:t>
            </w:r>
            <w:r w:rsidR="00201D76" w:rsidRPr="00201D76">
              <w:t xml:space="preserve"> “</w:t>
            </w:r>
            <w:proofErr w:type="spellStart"/>
            <w:r w:rsidR="00201D76" w:rsidRPr="00201D76">
              <w:t>Đây</w:t>
            </w:r>
            <w:proofErr w:type="spellEnd"/>
            <w:r w:rsidR="00201D76" w:rsidRPr="00201D76">
              <w:t xml:space="preserve"> </w:t>
            </w:r>
            <w:proofErr w:type="spellStart"/>
            <w:r w:rsidR="00201D76" w:rsidRPr="00201D76">
              <w:t>là</w:t>
            </w:r>
            <w:proofErr w:type="spellEnd"/>
            <w:r w:rsidR="00201D76" w:rsidRPr="00201D76">
              <w:t xml:space="preserve"> </w:t>
            </w:r>
            <w:proofErr w:type="spellStart"/>
            <w:r w:rsidR="00201D76" w:rsidRPr="00201D76">
              <w:t>trường</w:t>
            </w:r>
            <w:proofErr w:type="spellEnd"/>
            <w:r w:rsidR="00201D76" w:rsidRPr="00201D76">
              <w:t xml:space="preserve"> </w:t>
            </w:r>
            <w:proofErr w:type="spellStart"/>
            <w:r w:rsidR="00201D76" w:rsidRPr="00201D76">
              <w:t>dữ</w:t>
            </w:r>
            <w:proofErr w:type="spellEnd"/>
            <w:r w:rsidR="00201D76" w:rsidRPr="00201D76">
              <w:t xml:space="preserve"> </w:t>
            </w:r>
            <w:proofErr w:type="spellStart"/>
            <w:r w:rsidR="00201D76" w:rsidRPr="00201D76">
              <w:t>liệu</w:t>
            </w:r>
            <w:proofErr w:type="spellEnd"/>
            <w:r w:rsidR="00201D76" w:rsidRPr="00201D76">
              <w:t xml:space="preserve"> </w:t>
            </w:r>
            <w:proofErr w:type="spellStart"/>
            <w:r w:rsidR="00201D76" w:rsidRPr="00201D76">
              <w:t>bắt</w:t>
            </w:r>
            <w:proofErr w:type="spellEnd"/>
            <w:r w:rsidR="00201D76" w:rsidRPr="00201D76">
              <w:t xml:space="preserve"> </w:t>
            </w:r>
            <w:proofErr w:type="spellStart"/>
            <w:r w:rsidR="00201D76" w:rsidRPr="00201D76">
              <w:t>buộc</w:t>
            </w:r>
            <w:proofErr w:type="spellEnd"/>
            <w:r w:rsidR="00201D76" w:rsidRPr="00201D76">
              <w:t xml:space="preserve"> </w:t>
            </w:r>
            <w:proofErr w:type="spellStart"/>
            <w:r w:rsidR="00201D76" w:rsidRPr="00201D76">
              <w:t>phải</w:t>
            </w:r>
            <w:proofErr w:type="spellEnd"/>
            <w:r w:rsidR="00201D76" w:rsidRPr="00201D76">
              <w:t xml:space="preserve"> </w:t>
            </w:r>
            <w:proofErr w:type="spellStart"/>
            <w:r w:rsidR="00201D76" w:rsidRPr="00201D76">
              <w:t>điền</w:t>
            </w:r>
            <w:proofErr w:type="spellEnd"/>
            <w:r w:rsidR="00201D76" w:rsidRPr="00201D76">
              <w:t>”</w:t>
            </w:r>
            <w:r>
              <w:fldChar w:fldCharType="end"/>
            </w:r>
          </w:p>
          <w:p w14:paraId="42DDB4F8" w14:textId="4D75706A" w:rsidR="00C63787" w:rsidRDefault="00C63787" w:rsidP="00C63787">
            <w:pPr>
              <w:pStyle w:val="BulletList1"/>
            </w:pPr>
            <w:r>
              <w:t xml:space="preserve">Trường </w:t>
            </w:r>
            <w:proofErr w:type="spellStart"/>
            <w:r>
              <w:t>hợp</w:t>
            </w:r>
            <w:proofErr w:type="spellEnd"/>
            <w:r>
              <w:t xml:space="preserve"> [</w:t>
            </w:r>
            <w:proofErr w:type="spellStart"/>
            <w:r>
              <w:t>Nhập</w:t>
            </w:r>
            <w:proofErr w:type="spellEnd"/>
            <w:r>
              <w:rPr>
                <w:lang w:val="vi-VN"/>
              </w:rPr>
              <w:t xml:space="preserve"> lại mật khẩu mới</w:t>
            </w:r>
            <w:r>
              <w:t xml:space="preserve">] is blank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r>
              <w:t xml:space="preserve"> </w:t>
            </w:r>
            <w:r>
              <w:fldChar w:fldCharType="begin"/>
            </w:r>
            <w:r>
              <w:instrText xml:space="preserve"> REF _Ref151368894 \h  \* MERGEFORMAT </w:instrText>
            </w:r>
            <w:r>
              <w:fldChar w:fldCharType="separate"/>
            </w:r>
            <w:r w:rsidR="00201D76">
              <w:t xml:space="preserve">MSG </w:t>
            </w:r>
            <w:r w:rsidR="00201D76">
              <w:rPr>
                <w:noProof/>
              </w:rPr>
              <w:t>1</w:t>
            </w:r>
            <w:r w:rsidR="00201D76" w:rsidRPr="00201D76">
              <w:rPr>
                <w:noProof/>
              </w:rPr>
              <w:t>.</w:t>
            </w:r>
            <w:r w:rsidR="00201D76" w:rsidRPr="00201D76">
              <w:t xml:space="preserve"> “</w:t>
            </w:r>
            <w:proofErr w:type="spellStart"/>
            <w:r w:rsidR="00201D76" w:rsidRPr="00201D76">
              <w:t>Đây</w:t>
            </w:r>
            <w:proofErr w:type="spellEnd"/>
            <w:r w:rsidR="00201D76" w:rsidRPr="00201D76">
              <w:t xml:space="preserve"> </w:t>
            </w:r>
            <w:proofErr w:type="spellStart"/>
            <w:r w:rsidR="00201D76" w:rsidRPr="00201D76">
              <w:t>là</w:t>
            </w:r>
            <w:proofErr w:type="spellEnd"/>
            <w:r w:rsidR="00201D76" w:rsidRPr="00201D76">
              <w:t xml:space="preserve"> </w:t>
            </w:r>
            <w:proofErr w:type="spellStart"/>
            <w:r w:rsidR="00201D76" w:rsidRPr="00201D76">
              <w:t>trường</w:t>
            </w:r>
            <w:proofErr w:type="spellEnd"/>
            <w:r w:rsidR="00201D76" w:rsidRPr="00201D76">
              <w:t xml:space="preserve"> </w:t>
            </w:r>
            <w:proofErr w:type="spellStart"/>
            <w:r w:rsidR="00201D76" w:rsidRPr="00201D76">
              <w:t>dữ</w:t>
            </w:r>
            <w:proofErr w:type="spellEnd"/>
            <w:r w:rsidR="00201D76" w:rsidRPr="00201D76">
              <w:t xml:space="preserve"> </w:t>
            </w:r>
            <w:proofErr w:type="spellStart"/>
            <w:r w:rsidR="00201D76" w:rsidRPr="00201D76">
              <w:t>liệu</w:t>
            </w:r>
            <w:proofErr w:type="spellEnd"/>
            <w:r w:rsidR="00201D76" w:rsidRPr="00201D76">
              <w:t xml:space="preserve"> </w:t>
            </w:r>
            <w:proofErr w:type="spellStart"/>
            <w:r w:rsidR="00201D76" w:rsidRPr="00201D76">
              <w:t>bắt</w:t>
            </w:r>
            <w:proofErr w:type="spellEnd"/>
            <w:r w:rsidR="00201D76" w:rsidRPr="00201D76">
              <w:t xml:space="preserve"> </w:t>
            </w:r>
            <w:proofErr w:type="spellStart"/>
            <w:r w:rsidR="00201D76" w:rsidRPr="00201D76">
              <w:t>buộc</w:t>
            </w:r>
            <w:proofErr w:type="spellEnd"/>
            <w:r w:rsidR="00201D76" w:rsidRPr="00201D76">
              <w:t xml:space="preserve"> </w:t>
            </w:r>
            <w:proofErr w:type="spellStart"/>
            <w:r w:rsidR="00201D76" w:rsidRPr="00201D76">
              <w:t>phải</w:t>
            </w:r>
            <w:proofErr w:type="spellEnd"/>
            <w:r w:rsidR="00201D76" w:rsidRPr="00201D76">
              <w:t xml:space="preserve"> </w:t>
            </w:r>
            <w:proofErr w:type="spellStart"/>
            <w:r w:rsidR="00201D76" w:rsidRPr="00201D76">
              <w:t>điền</w:t>
            </w:r>
            <w:proofErr w:type="spellEnd"/>
            <w:r w:rsidR="00201D76" w:rsidRPr="00201D76">
              <w:t>”</w:t>
            </w:r>
            <w:r>
              <w:fldChar w:fldCharType="end"/>
            </w:r>
          </w:p>
          <w:p w14:paraId="25BEC599" w14:textId="349B8A51" w:rsidR="00C63787" w:rsidRDefault="00C63787" w:rsidP="00C63787">
            <w:pPr>
              <w:pStyle w:val="BulletList1"/>
            </w:pPr>
            <w:r>
              <w:t xml:space="preserve">Trường </w:t>
            </w:r>
            <w:proofErr w:type="spellStart"/>
            <w:r>
              <w:t>hợp</w:t>
            </w:r>
            <w:proofErr w:type="spellEnd"/>
            <w:r>
              <w:t xml:space="preserve"> NSD</w:t>
            </w:r>
            <w:r>
              <w:rPr>
                <w:lang w:val="vi-VN"/>
              </w:rPr>
              <w:t xml:space="preserve"> nhập [Mật khẩu hiện tại] không trùng khớp với mật khẩu được lưu trên cơ sở dữ liệu hệ thống sẽ hiển thị thông báo </w:t>
            </w:r>
            <w:r>
              <w:rPr>
                <w:lang w:val="vi-VN"/>
              </w:rPr>
              <w:fldChar w:fldCharType="begin"/>
            </w:r>
            <w:r>
              <w:rPr>
                <w:lang w:val="vi-VN"/>
              </w:rPr>
              <w:instrText xml:space="preserve"> REF _Ref152251375 \h </w:instrText>
            </w:r>
            <w:r>
              <w:rPr>
                <w:lang w:val="vi-VN"/>
              </w:rPr>
            </w:r>
            <w:r>
              <w:rPr>
                <w:lang w:val="vi-VN"/>
              </w:rPr>
              <w:fldChar w:fldCharType="separate"/>
            </w:r>
            <w:r w:rsidR="00201D76">
              <w:t xml:space="preserve">MSG </w:t>
            </w:r>
            <w:r w:rsidR="00201D76">
              <w:rPr>
                <w:noProof/>
              </w:rPr>
              <w:t>8</w:t>
            </w:r>
            <w:r w:rsidR="00201D76">
              <w:rPr>
                <w:lang w:val="vi-VN"/>
              </w:rPr>
              <w:t>. “Mật khẩu không trùng khớp”</w:t>
            </w:r>
            <w:r>
              <w:rPr>
                <w:lang w:val="vi-VN"/>
              </w:rPr>
              <w:fldChar w:fldCharType="end"/>
            </w:r>
          </w:p>
          <w:p w14:paraId="7BE1EFF0" w14:textId="391365C8" w:rsidR="00C63787" w:rsidRDefault="00C63787" w:rsidP="00C63787">
            <w:pPr>
              <w:pStyle w:val="BulletList1"/>
            </w:pPr>
            <w:r>
              <w:t>Trường</w:t>
            </w:r>
            <w:r>
              <w:rPr>
                <w:lang w:val="vi-VN"/>
              </w:rPr>
              <w:t xml:space="preserve"> hợp [Mật khẩu mới] không đúng với định dạng hệ thống hiển thị thông báo </w:t>
            </w:r>
            <w:r>
              <w:rPr>
                <w:lang w:val="vi-VN"/>
              </w:rPr>
              <w:fldChar w:fldCharType="begin"/>
            </w:r>
            <w:r>
              <w:rPr>
                <w:lang w:val="vi-VN"/>
              </w:rPr>
              <w:instrText xml:space="preserve"> REF _Ref152250045 \h </w:instrText>
            </w:r>
            <w:r>
              <w:rPr>
                <w:lang w:val="vi-VN"/>
              </w:rPr>
            </w:r>
            <w:r>
              <w:rPr>
                <w:lang w:val="vi-VN"/>
              </w:rPr>
              <w:fldChar w:fldCharType="separate"/>
            </w:r>
            <w:r w:rsidR="00201D76">
              <w:t xml:space="preserve">MSG </w:t>
            </w:r>
            <w:r w:rsidR="00201D76">
              <w:rPr>
                <w:noProof/>
              </w:rPr>
              <w:t>7</w:t>
            </w:r>
            <w:r w:rsidR="00201D76">
              <w:rPr>
                <w:lang w:val="vi-VN"/>
              </w:rPr>
              <w:t>. “Mật khẩu phải gồm ít nhất 8 kí tự và có ít nhất 1 chữ cái in hoa”</w:t>
            </w:r>
            <w:r>
              <w:rPr>
                <w:lang w:val="vi-VN"/>
              </w:rPr>
              <w:fldChar w:fldCharType="end"/>
            </w:r>
          </w:p>
          <w:p w14:paraId="0F628D22" w14:textId="00CB04F7" w:rsidR="00AE4136" w:rsidRPr="007E2C87" w:rsidRDefault="00F035AC" w:rsidP="00F035AC">
            <w:pPr>
              <w:pStyle w:val="Level2"/>
              <w:numPr>
                <w:ilvl w:val="0"/>
                <w:numId w:val="0"/>
              </w:numPr>
              <w:ind w:left="720"/>
            </w:pPr>
            <w:r>
              <w:lastRenderedPageBreak/>
              <w:t xml:space="preserve">Trường hợp [Nhập lại mật khẩu mới] không trùng khớp với [Mật khẩu mới] hệ thống hiển thị thông báo </w:t>
            </w:r>
            <w:r>
              <w:fldChar w:fldCharType="begin"/>
            </w:r>
            <w:r>
              <w:instrText xml:space="preserve"> REF _Ref152251635 \h </w:instrText>
            </w:r>
            <w:r>
              <w:fldChar w:fldCharType="separate"/>
            </w:r>
            <w:r w:rsidR="00201D76">
              <w:t xml:space="preserve">MSG </w:t>
            </w:r>
            <w:r w:rsidR="00201D76">
              <w:rPr>
                <w:noProof/>
              </w:rPr>
              <w:t>9</w:t>
            </w:r>
            <w:r w:rsidR="00201D76">
              <w:t>. “Nhập lại mật khẩu mới không trùng khớp với mật khẩu mới”</w:t>
            </w:r>
            <w:r>
              <w:fldChar w:fldCharType="end"/>
            </w:r>
          </w:p>
        </w:tc>
      </w:tr>
      <w:tr w:rsidR="00AE4136" w:rsidRPr="00516C12" w14:paraId="60195ADE" w14:textId="77777777" w:rsidTr="00E00B95">
        <w:trPr>
          <w:trHeight w:val="253"/>
        </w:trPr>
        <w:tc>
          <w:tcPr>
            <w:tcW w:w="548" w:type="pct"/>
          </w:tcPr>
          <w:p w14:paraId="1C8FDE17" w14:textId="77777777" w:rsidR="00AE4136" w:rsidRDefault="00AE4136" w:rsidP="00E00B95">
            <w:pPr>
              <w:rPr>
                <w:rFonts w:cs="Arial"/>
                <w:szCs w:val="20"/>
                <w:lang w:eastAsia="en-US"/>
              </w:rPr>
            </w:pPr>
          </w:p>
          <w:p w14:paraId="5647CFBA" w14:textId="77777777" w:rsidR="00AE4136" w:rsidRPr="00675555" w:rsidRDefault="00AE4136" w:rsidP="00E00B95">
            <w:pPr>
              <w:rPr>
                <w:rFonts w:cs="Arial"/>
                <w:szCs w:val="20"/>
                <w:lang w:val="vi-VN" w:eastAsia="en-US"/>
              </w:rPr>
            </w:pPr>
            <w:r>
              <w:rPr>
                <w:rFonts w:cs="Arial"/>
                <w:szCs w:val="20"/>
                <w:lang w:val="vi-VN" w:eastAsia="en-US"/>
              </w:rPr>
              <w:t>(2.2)</w:t>
            </w:r>
          </w:p>
        </w:tc>
        <w:tc>
          <w:tcPr>
            <w:tcW w:w="548" w:type="pct"/>
            <w:shd w:val="clear" w:color="auto" w:fill="auto"/>
          </w:tcPr>
          <w:p w14:paraId="1BF8F554" w14:textId="06F480AC" w:rsidR="00AE4136" w:rsidRDefault="00AE4136" w:rsidP="00E00B95">
            <w:pPr>
              <w:pStyle w:val="Caption"/>
              <w:jc w:val="left"/>
            </w:pPr>
            <w:r>
              <w:t xml:space="preserve">BR </w:t>
            </w:r>
            <w:r>
              <w:fldChar w:fldCharType="begin"/>
            </w:r>
            <w:r>
              <w:instrText xml:space="preserve"> SEQ BR \* ARABIC </w:instrText>
            </w:r>
            <w:r>
              <w:fldChar w:fldCharType="separate"/>
            </w:r>
            <w:r w:rsidR="00201D76">
              <w:rPr>
                <w:noProof/>
              </w:rPr>
              <w:t>10</w:t>
            </w:r>
            <w:r>
              <w:fldChar w:fldCharType="end"/>
            </w:r>
          </w:p>
          <w:p w14:paraId="38E85A6D" w14:textId="77777777" w:rsidR="00AE4136" w:rsidRDefault="00AE4136" w:rsidP="00E00B95">
            <w:pPr>
              <w:pStyle w:val="Caption"/>
              <w:jc w:val="left"/>
            </w:pPr>
          </w:p>
        </w:tc>
        <w:tc>
          <w:tcPr>
            <w:tcW w:w="3904" w:type="pct"/>
            <w:shd w:val="clear" w:color="auto" w:fill="auto"/>
          </w:tcPr>
          <w:p w14:paraId="39CE89A3" w14:textId="77777777" w:rsidR="00F035AC" w:rsidRDefault="00F035AC" w:rsidP="00F035AC">
            <w:pPr>
              <w:rPr>
                <w:b/>
                <w:szCs w:val="20"/>
                <w:u w:val="single"/>
                <w:lang w:val="vi-VN"/>
              </w:rPr>
            </w:pPr>
            <w:r>
              <w:rPr>
                <w:b/>
                <w:szCs w:val="20"/>
                <w:u w:val="single"/>
              </w:rPr>
              <w:t>Updating</w:t>
            </w:r>
            <w:r>
              <w:rPr>
                <w:b/>
                <w:szCs w:val="20"/>
                <w:u w:val="single"/>
                <w:lang w:val="vi-VN"/>
              </w:rPr>
              <w:t xml:space="preserve"> rules:</w:t>
            </w:r>
          </w:p>
          <w:p w14:paraId="1F98592C" w14:textId="77777777" w:rsidR="00F035AC" w:rsidRDefault="00F035AC" w:rsidP="00F035AC">
            <w:pPr>
              <w:rPr>
                <w:bCs/>
                <w:szCs w:val="20"/>
                <w:lang w:val="vi-VN"/>
              </w:rPr>
            </w:pPr>
            <w:r w:rsidRPr="00F035AC">
              <w:rPr>
                <w:bCs/>
                <w:szCs w:val="20"/>
                <w:lang w:val="vi-VN"/>
              </w:rPr>
              <w:t xml:space="preserve">Hệ thống thực hiện logic </w:t>
            </w:r>
            <w:r>
              <w:rPr>
                <w:bCs/>
                <w:szCs w:val="20"/>
                <w:lang w:val="vi-VN"/>
              </w:rPr>
              <w:t>sau:</w:t>
            </w:r>
          </w:p>
          <w:p w14:paraId="5C69C0E1" w14:textId="05F328C3" w:rsidR="00F035AC" w:rsidRPr="00F035AC" w:rsidRDefault="00F035AC" w:rsidP="00F035AC">
            <w:pPr>
              <w:rPr>
                <w:bCs/>
                <w:szCs w:val="20"/>
                <w:lang w:val="vi-VN"/>
              </w:rPr>
            </w:pPr>
            <w:r>
              <w:rPr>
                <w:bCs/>
                <w:szCs w:val="20"/>
                <w:lang w:val="vi-VN"/>
              </w:rPr>
              <w:t>[Mật khẩu] = [Mật khẩu] NSD vừa  nhập</w:t>
            </w:r>
          </w:p>
        </w:tc>
      </w:tr>
    </w:tbl>
    <w:p w14:paraId="52E17E6A" w14:textId="77777777" w:rsidR="00AE4136" w:rsidRPr="00AE4136" w:rsidRDefault="00AE4136" w:rsidP="00AE4136">
      <w:pPr>
        <w:rPr>
          <w:lang w:val="en-US" w:eastAsia="en-US"/>
        </w:rPr>
      </w:pPr>
    </w:p>
    <w:p w14:paraId="01179794" w14:textId="46E486CC" w:rsidR="00462CC1" w:rsidRPr="00462CC1" w:rsidRDefault="00DC3D15" w:rsidP="00462CC1">
      <w:pPr>
        <w:pStyle w:val="Heading3"/>
      </w:pPr>
      <w:bookmarkStart w:id="56" w:name="_Toc152340763"/>
      <w:r>
        <w:t>UC4</w:t>
      </w:r>
      <w:r>
        <w:rPr>
          <w:lang w:val="vi-VN"/>
        </w:rPr>
        <w:t xml:space="preserve">: </w:t>
      </w:r>
      <w:r w:rsidR="00FD73D0">
        <w:t xml:space="preserve">Xem </w:t>
      </w:r>
      <w:proofErr w:type="spellStart"/>
      <w:r w:rsidR="00FD73D0">
        <w:t>hồ</w:t>
      </w:r>
      <w:proofErr w:type="spellEnd"/>
      <w:r w:rsidR="00FD73D0">
        <w:t xml:space="preserve"> </w:t>
      </w:r>
      <w:proofErr w:type="spellStart"/>
      <w:r w:rsidR="00FD73D0">
        <w:t>sơ</w:t>
      </w:r>
      <w:proofErr w:type="spellEnd"/>
      <w:r w:rsidR="00FD73D0">
        <w:t xml:space="preserve"> </w:t>
      </w:r>
      <w:proofErr w:type="spellStart"/>
      <w:r w:rsidR="00FD73D0">
        <w:t>nhân</w:t>
      </w:r>
      <w:proofErr w:type="spellEnd"/>
      <w:r w:rsidR="00FD73D0">
        <w:t xml:space="preserve"> </w:t>
      </w:r>
      <w:proofErr w:type="spellStart"/>
      <w:r w:rsidR="005D7202">
        <w:t>viên</w:t>
      </w:r>
      <w:bookmarkEnd w:id="56"/>
      <w:proofErr w:type="spellEnd"/>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462CC1" w:rsidRPr="00516C12" w14:paraId="2410C0F7" w14:textId="77777777" w:rsidTr="00E00B95">
        <w:tc>
          <w:tcPr>
            <w:tcW w:w="957" w:type="pct"/>
            <w:shd w:val="clear" w:color="auto" w:fill="D9D9D9" w:themeFill="background1" w:themeFillShade="D9"/>
          </w:tcPr>
          <w:p w14:paraId="2AB3D4AB" w14:textId="77777777" w:rsidR="00462CC1" w:rsidRPr="00516C12" w:rsidRDefault="00462CC1" w:rsidP="00E00B95">
            <w:pPr>
              <w:rPr>
                <w:rFonts w:cs="Arial"/>
                <w:b/>
              </w:rPr>
            </w:pPr>
            <w:r w:rsidRPr="00516C12">
              <w:rPr>
                <w:rFonts w:cs="Arial"/>
                <w:b/>
              </w:rPr>
              <w:t>Objective</w:t>
            </w:r>
          </w:p>
        </w:tc>
        <w:tc>
          <w:tcPr>
            <w:tcW w:w="4043" w:type="pct"/>
          </w:tcPr>
          <w:p w14:paraId="4FF278CA" w14:textId="1D2148C7" w:rsidR="00462CC1" w:rsidRPr="005E3B3E" w:rsidRDefault="00462CC1" w:rsidP="00E00B95">
            <w:pPr>
              <w:rPr>
                <w:rFonts w:cs="Arial"/>
                <w:lang w:val="vi-VN"/>
              </w:rPr>
            </w:pPr>
            <w:proofErr w:type="spellStart"/>
            <w:r>
              <w:rPr>
                <w:rFonts w:cs="Arial"/>
                <w:lang w:val="en-US"/>
              </w:rPr>
              <w:t>Tính</w:t>
            </w:r>
            <w:proofErr w:type="spellEnd"/>
            <w:r>
              <w:rPr>
                <w:rFonts w:cs="Arial"/>
                <w:lang w:val="vi-VN"/>
              </w:rPr>
              <w:t xml:space="preserve"> năng này cho phép NSD xem chi tiết thông tin tài khoản</w:t>
            </w:r>
          </w:p>
        </w:tc>
      </w:tr>
      <w:tr w:rsidR="00462CC1" w:rsidRPr="00516C12" w14:paraId="76611212" w14:textId="77777777" w:rsidTr="00E00B95">
        <w:tc>
          <w:tcPr>
            <w:tcW w:w="957" w:type="pct"/>
            <w:shd w:val="clear" w:color="auto" w:fill="D9D9D9" w:themeFill="background1" w:themeFillShade="D9"/>
          </w:tcPr>
          <w:p w14:paraId="31C78691" w14:textId="77777777" w:rsidR="00462CC1" w:rsidRPr="00516C12" w:rsidRDefault="00462CC1" w:rsidP="00E00B95">
            <w:pPr>
              <w:rPr>
                <w:rFonts w:cs="Arial"/>
                <w:b/>
              </w:rPr>
            </w:pPr>
            <w:r w:rsidRPr="00516C12">
              <w:rPr>
                <w:rFonts w:cs="Arial"/>
                <w:b/>
              </w:rPr>
              <w:t>Actor</w:t>
            </w:r>
          </w:p>
        </w:tc>
        <w:tc>
          <w:tcPr>
            <w:tcW w:w="4043" w:type="pct"/>
          </w:tcPr>
          <w:p w14:paraId="4E82436A" w14:textId="77777777" w:rsidR="00462CC1" w:rsidRPr="005E3B3E" w:rsidRDefault="00462CC1" w:rsidP="00E00B95">
            <w:pPr>
              <w:rPr>
                <w:rFonts w:cs="Arial"/>
                <w:lang w:val="vi-VN"/>
              </w:rPr>
            </w:pPr>
            <w:r>
              <w:rPr>
                <w:rFonts w:cs="Arial"/>
                <w:lang w:val="vi-VN"/>
              </w:rPr>
              <w:t>Nhân viên quản lý kho, lái xe, system adminstrator</w:t>
            </w:r>
          </w:p>
        </w:tc>
      </w:tr>
      <w:tr w:rsidR="00462CC1" w:rsidRPr="00516C12" w14:paraId="637CB0C3" w14:textId="77777777" w:rsidTr="00E00B95">
        <w:tc>
          <w:tcPr>
            <w:tcW w:w="957" w:type="pct"/>
            <w:shd w:val="clear" w:color="auto" w:fill="D9D9D9" w:themeFill="background1" w:themeFillShade="D9"/>
          </w:tcPr>
          <w:p w14:paraId="04FF3135" w14:textId="77777777" w:rsidR="00462CC1" w:rsidRPr="00516C12" w:rsidRDefault="00462CC1" w:rsidP="00E00B95">
            <w:pPr>
              <w:rPr>
                <w:rFonts w:cs="Arial"/>
                <w:b/>
              </w:rPr>
            </w:pPr>
            <w:r w:rsidRPr="00516C12">
              <w:rPr>
                <w:rFonts w:cs="Arial"/>
                <w:b/>
              </w:rPr>
              <w:t>Trigger</w:t>
            </w:r>
          </w:p>
        </w:tc>
        <w:tc>
          <w:tcPr>
            <w:tcW w:w="4043" w:type="pct"/>
          </w:tcPr>
          <w:p w14:paraId="4D0F6AB0" w14:textId="4327811E" w:rsidR="00462CC1" w:rsidRPr="005E3B3E" w:rsidRDefault="00462CC1" w:rsidP="00E00B95">
            <w:pPr>
              <w:rPr>
                <w:rFonts w:cs="Arial"/>
                <w:lang w:val="vi-VN"/>
              </w:rPr>
            </w:pPr>
            <w:r>
              <w:rPr>
                <w:rFonts w:cs="Arial"/>
                <w:lang w:val="vi-VN"/>
              </w:rPr>
              <w:t xml:space="preserve">Click vào “Thông tin tài khoản” </w:t>
            </w:r>
          </w:p>
        </w:tc>
      </w:tr>
      <w:tr w:rsidR="00462CC1" w:rsidRPr="00516C12" w14:paraId="6E8350AD" w14:textId="77777777" w:rsidTr="00E00B95">
        <w:tc>
          <w:tcPr>
            <w:tcW w:w="957" w:type="pct"/>
            <w:shd w:val="clear" w:color="auto" w:fill="D9D9D9" w:themeFill="background1" w:themeFillShade="D9"/>
          </w:tcPr>
          <w:p w14:paraId="419605FA" w14:textId="77777777" w:rsidR="00462CC1" w:rsidRPr="00516C12" w:rsidRDefault="00462CC1" w:rsidP="00E00B95">
            <w:pPr>
              <w:rPr>
                <w:rFonts w:cs="Arial"/>
                <w:b/>
              </w:rPr>
            </w:pPr>
            <w:r w:rsidRPr="00516C12">
              <w:rPr>
                <w:rFonts w:cs="Arial"/>
                <w:b/>
              </w:rPr>
              <w:t>Pre-conditions</w:t>
            </w:r>
          </w:p>
        </w:tc>
        <w:tc>
          <w:tcPr>
            <w:tcW w:w="4043" w:type="pct"/>
          </w:tcPr>
          <w:p w14:paraId="33701932" w14:textId="77777777" w:rsidR="00462CC1" w:rsidRPr="005E3B3E" w:rsidRDefault="00462CC1" w:rsidP="00E00B95">
            <w:pPr>
              <w:pStyle w:val="BulletList1"/>
            </w:pPr>
            <w:r>
              <w:t>NSD</w:t>
            </w:r>
            <w:r>
              <w:rPr>
                <w:lang w:val="vi-VN"/>
              </w:rPr>
              <w:t xml:space="preserve"> đăng nhập thành công vào hệ thống với các actor trên</w:t>
            </w:r>
          </w:p>
        </w:tc>
      </w:tr>
      <w:tr w:rsidR="00462CC1" w:rsidRPr="00516C12" w14:paraId="310BB7FA" w14:textId="77777777" w:rsidTr="00E00B95">
        <w:tc>
          <w:tcPr>
            <w:tcW w:w="957" w:type="pct"/>
            <w:shd w:val="clear" w:color="auto" w:fill="D9D9D9" w:themeFill="background1" w:themeFillShade="D9"/>
          </w:tcPr>
          <w:p w14:paraId="3EBB01EC" w14:textId="77777777" w:rsidR="00462CC1" w:rsidRPr="00516C12" w:rsidRDefault="00462CC1" w:rsidP="00E00B95">
            <w:pPr>
              <w:rPr>
                <w:rFonts w:cs="Arial"/>
                <w:b/>
              </w:rPr>
            </w:pPr>
            <w:r w:rsidRPr="00516C12">
              <w:rPr>
                <w:rFonts w:cs="Arial"/>
                <w:b/>
              </w:rPr>
              <w:t>Post-condition</w:t>
            </w:r>
          </w:p>
        </w:tc>
        <w:tc>
          <w:tcPr>
            <w:tcW w:w="4043" w:type="pct"/>
          </w:tcPr>
          <w:p w14:paraId="274584FD" w14:textId="12763947" w:rsidR="00462CC1" w:rsidRPr="00BD77BF" w:rsidRDefault="00462CC1" w:rsidP="00E00B95">
            <w:pPr>
              <w:rPr>
                <w:rFonts w:cs="Arial"/>
                <w:lang w:val="vi-VN"/>
              </w:rPr>
            </w:pPr>
            <w:r>
              <w:rPr>
                <w:rFonts w:cs="Arial"/>
                <w:lang w:val="vi-VN"/>
              </w:rPr>
              <w:t xml:space="preserve">NSD thông tin tài khoản thành công </w:t>
            </w:r>
          </w:p>
        </w:tc>
      </w:tr>
    </w:tbl>
    <w:p w14:paraId="299DB209" w14:textId="77777777" w:rsidR="00462CC1" w:rsidRDefault="00462CC1" w:rsidP="00462CC1">
      <w:pPr>
        <w:rPr>
          <w:b/>
          <w:bCs/>
          <w:color w:val="1F4E79" w:themeColor="accent1" w:themeShade="80"/>
          <w:sz w:val="22"/>
          <w:szCs w:val="22"/>
          <w:lang w:val="vi-VN" w:eastAsia="en-US"/>
        </w:rPr>
      </w:pPr>
      <w:r w:rsidRPr="00BD77BF">
        <w:rPr>
          <w:b/>
          <w:bCs/>
          <w:color w:val="1F4E79" w:themeColor="accent1" w:themeShade="80"/>
          <w:sz w:val="22"/>
          <w:szCs w:val="22"/>
          <w:lang w:val="en-US" w:eastAsia="en-US"/>
        </w:rPr>
        <w:t>Activity</w:t>
      </w:r>
      <w:r w:rsidRPr="00BD77BF">
        <w:rPr>
          <w:b/>
          <w:bCs/>
          <w:color w:val="1F4E79" w:themeColor="accent1" w:themeShade="80"/>
          <w:sz w:val="22"/>
          <w:szCs w:val="22"/>
          <w:lang w:val="vi-VN" w:eastAsia="en-US"/>
        </w:rPr>
        <w:t xml:space="preserve"> Flow</w:t>
      </w:r>
    </w:p>
    <w:p w14:paraId="21C3D04C" w14:textId="372E9EB8" w:rsidR="00462CC1" w:rsidRDefault="00462CC1" w:rsidP="00462CC1">
      <w:pPr>
        <w:jc w:val="center"/>
        <w:rPr>
          <w:b/>
          <w:bCs/>
          <w:color w:val="1F4E79" w:themeColor="accent1" w:themeShade="80"/>
          <w:sz w:val="22"/>
          <w:szCs w:val="22"/>
          <w:lang w:val="vi-VN" w:eastAsia="en-US"/>
        </w:rPr>
      </w:pPr>
      <w:r w:rsidRPr="00462CC1">
        <w:rPr>
          <w:noProof/>
          <w:lang w:val="en-US" w:eastAsia="en-US"/>
        </w:rPr>
        <w:drawing>
          <wp:inline distT="0" distB="0" distL="0" distR="0" wp14:anchorId="128BCA4B" wp14:editId="17DC63BC">
            <wp:extent cx="3471888" cy="3081360"/>
            <wp:effectExtent l="0" t="0" r="0" b="5080"/>
            <wp:docPr id="1046262684"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62684" name="Picture 1" descr="A diagram of a system&#10;&#10;Description automatically generated"/>
                    <pic:cNvPicPr/>
                  </pic:nvPicPr>
                  <pic:blipFill>
                    <a:blip r:embed="rId34"/>
                    <a:stretch>
                      <a:fillRect/>
                    </a:stretch>
                  </pic:blipFill>
                  <pic:spPr>
                    <a:xfrm>
                      <a:off x="0" y="0"/>
                      <a:ext cx="3471888" cy="3081360"/>
                    </a:xfrm>
                    <a:prstGeom prst="rect">
                      <a:avLst/>
                    </a:prstGeom>
                  </pic:spPr>
                </pic:pic>
              </a:graphicData>
            </a:graphic>
          </wp:inline>
        </w:drawing>
      </w:r>
    </w:p>
    <w:p w14:paraId="701AC2F5" w14:textId="77777777" w:rsidR="00462CC1" w:rsidRPr="00516C12" w:rsidRDefault="00462CC1" w:rsidP="00462CC1">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022"/>
        <w:gridCol w:w="1023"/>
        <w:gridCol w:w="7285"/>
      </w:tblGrid>
      <w:tr w:rsidR="00462CC1" w:rsidRPr="00516C12" w14:paraId="5B565AB5" w14:textId="77777777" w:rsidTr="00E00B95">
        <w:trPr>
          <w:trHeight w:val="253"/>
        </w:trPr>
        <w:tc>
          <w:tcPr>
            <w:tcW w:w="548" w:type="pct"/>
            <w:shd w:val="clear" w:color="auto" w:fill="D9D9D9" w:themeFill="background1" w:themeFillShade="D9"/>
          </w:tcPr>
          <w:p w14:paraId="4DB6188E" w14:textId="77777777" w:rsidR="00462CC1" w:rsidRPr="00516C12" w:rsidRDefault="00462CC1" w:rsidP="00E00B95">
            <w:pPr>
              <w:rPr>
                <w:rFonts w:cs="Arial"/>
                <w:b/>
                <w:szCs w:val="20"/>
                <w:lang w:eastAsia="en-US"/>
              </w:rPr>
            </w:pPr>
            <w:r w:rsidRPr="00516C12">
              <w:rPr>
                <w:rFonts w:cs="Arial"/>
                <w:b/>
                <w:szCs w:val="20"/>
                <w:lang w:eastAsia="en-US"/>
              </w:rPr>
              <w:t>Step</w:t>
            </w:r>
          </w:p>
        </w:tc>
        <w:tc>
          <w:tcPr>
            <w:tcW w:w="548" w:type="pct"/>
            <w:shd w:val="clear" w:color="auto" w:fill="D9D9D9" w:themeFill="background1" w:themeFillShade="D9"/>
            <w:hideMark/>
          </w:tcPr>
          <w:p w14:paraId="5DD8DA9F" w14:textId="77777777" w:rsidR="00462CC1" w:rsidRPr="00516C12" w:rsidRDefault="00462CC1" w:rsidP="00E00B95">
            <w:pPr>
              <w:rPr>
                <w:rFonts w:cs="Arial"/>
                <w:b/>
                <w:bCs/>
                <w:szCs w:val="20"/>
                <w:lang w:eastAsia="en-US"/>
              </w:rPr>
            </w:pPr>
            <w:r w:rsidRPr="00516C12">
              <w:rPr>
                <w:rFonts w:cs="Arial"/>
                <w:b/>
                <w:szCs w:val="20"/>
                <w:lang w:eastAsia="en-US"/>
              </w:rPr>
              <w:t>BR Code</w:t>
            </w:r>
          </w:p>
        </w:tc>
        <w:tc>
          <w:tcPr>
            <w:tcW w:w="3904" w:type="pct"/>
            <w:shd w:val="clear" w:color="auto" w:fill="D9D9D9" w:themeFill="background1" w:themeFillShade="D9"/>
          </w:tcPr>
          <w:p w14:paraId="6347FA33" w14:textId="77777777" w:rsidR="00462CC1" w:rsidRPr="00516C12" w:rsidRDefault="00462CC1" w:rsidP="00E00B95">
            <w:pPr>
              <w:rPr>
                <w:rFonts w:cs="Arial"/>
                <w:b/>
                <w:bCs/>
                <w:szCs w:val="20"/>
                <w:lang w:eastAsia="en-US"/>
              </w:rPr>
            </w:pPr>
            <w:r w:rsidRPr="00516C12">
              <w:rPr>
                <w:rFonts w:cs="Arial"/>
                <w:b/>
                <w:szCs w:val="20"/>
                <w:lang w:eastAsia="en-US"/>
              </w:rPr>
              <w:t>Description</w:t>
            </w:r>
          </w:p>
        </w:tc>
      </w:tr>
    </w:tbl>
    <w:p w14:paraId="52DB9F54" w14:textId="77777777" w:rsidR="00462CC1" w:rsidRPr="00AE4136" w:rsidRDefault="00462CC1" w:rsidP="00462CC1">
      <w:pPr>
        <w:rPr>
          <w:lang w:val="en-US" w:eastAsia="en-US"/>
        </w:rPr>
      </w:pPr>
    </w:p>
    <w:p w14:paraId="6DF29B17" w14:textId="77777777" w:rsidR="00462CC1" w:rsidRPr="00462CC1" w:rsidRDefault="00462CC1" w:rsidP="00462CC1">
      <w:pPr>
        <w:rPr>
          <w:lang w:val="en-US" w:eastAsia="en-US"/>
        </w:rPr>
      </w:pPr>
    </w:p>
    <w:p w14:paraId="21BA653E" w14:textId="74564B9F" w:rsidR="00FD73D0" w:rsidRPr="00FD73D0" w:rsidRDefault="002D6741" w:rsidP="00FD73D0">
      <w:pPr>
        <w:pStyle w:val="Heading2"/>
        <w:spacing w:line="360" w:lineRule="auto"/>
        <w:rPr>
          <w:rFonts w:cs="Arial"/>
          <w:lang w:val="vi-VN"/>
        </w:rPr>
      </w:pPr>
      <w:bookmarkStart w:id="57" w:name="_Toc152340764"/>
      <w:bookmarkStart w:id="58" w:name="_Ref361007342"/>
      <w:bookmarkStart w:id="59" w:name="_Toc362429627"/>
      <w:r>
        <w:rPr>
          <w:rFonts w:cs="Arial"/>
        </w:rPr>
        <w:lastRenderedPageBreak/>
        <w:t>Quản</w:t>
      </w:r>
      <w:r>
        <w:rPr>
          <w:rFonts w:cs="Arial"/>
          <w:lang w:val="vi-VN"/>
        </w:rPr>
        <w:t xml:space="preserve"> lý chi tiết đơn xuất nhập kho</w:t>
      </w:r>
      <w:bookmarkEnd w:id="57"/>
    </w:p>
    <w:p w14:paraId="2F497638" w14:textId="5F1AA23B" w:rsidR="002D6741" w:rsidRDefault="002D6741" w:rsidP="002D6741">
      <w:pPr>
        <w:pStyle w:val="Heading3"/>
        <w:spacing w:line="360" w:lineRule="auto"/>
        <w:rPr>
          <w:rFonts w:cs="Arial"/>
          <w:sz w:val="20"/>
          <w:szCs w:val="20"/>
          <w:lang w:val="vi-VN"/>
        </w:rPr>
      </w:pPr>
      <w:bookmarkStart w:id="60" w:name="_Ref151965983"/>
      <w:bookmarkStart w:id="61" w:name="_Toc152340765"/>
      <w:bookmarkStart w:id="62" w:name="_Toc471835145"/>
      <w:bookmarkStart w:id="63" w:name="_Toc525758029"/>
      <w:r w:rsidRPr="00516C12">
        <w:rPr>
          <w:rFonts w:cs="Arial"/>
          <w:sz w:val="20"/>
          <w:szCs w:val="20"/>
        </w:rPr>
        <w:t xml:space="preserve">UC </w:t>
      </w:r>
      <w:r w:rsidRPr="00516C12">
        <w:rPr>
          <w:rFonts w:cs="Arial"/>
          <w:sz w:val="20"/>
          <w:szCs w:val="20"/>
        </w:rPr>
        <w:fldChar w:fldCharType="begin"/>
      </w:r>
      <w:r w:rsidRPr="00516C12">
        <w:rPr>
          <w:rFonts w:cs="Arial"/>
          <w:sz w:val="20"/>
          <w:szCs w:val="20"/>
        </w:rPr>
        <w:instrText xml:space="preserve"> SEQ UC \* ARABIC </w:instrText>
      </w:r>
      <w:r w:rsidRPr="00516C12">
        <w:rPr>
          <w:rFonts w:cs="Arial"/>
          <w:sz w:val="20"/>
          <w:szCs w:val="20"/>
        </w:rPr>
        <w:fldChar w:fldCharType="separate"/>
      </w:r>
      <w:r w:rsidR="00201D76">
        <w:rPr>
          <w:rFonts w:cs="Arial"/>
          <w:noProof/>
          <w:sz w:val="20"/>
          <w:szCs w:val="20"/>
        </w:rPr>
        <w:t>1</w:t>
      </w:r>
      <w:r w:rsidRPr="00516C12">
        <w:rPr>
          <w:rFonts w:cs="Arial"/>
          <w:noProof/>
          <w:sz w:val="20"/>
          <w:szCs w:val="20"/>
        </w:rPr>
        <w:fldChar w:fldCharType="end"/>
      </w:r>
      <w:r w:rsidRPr="00516C12">
        <w:rPr>
          <w:rFonts w:cs="Arial"/>
          <w:sz w:val="20"/>
          <w:szCs w:val="20"/>
        </w:rPr>
        <w:t xml:space="preserve">: </w:t>
      </w:r>
      <w:proofErr w:type="spellStart"/>
      <w:r>
        <w:rPr>
          <w:rFonts w:cs="Arial"/>
          <w:sz w:val="20"/>
          <w:szCs w:val="20"/>
        </w:rPr>
        <w:t>Xác</w:t>
      </w:r>
      <w:proofErr w:type="spellEnd"/>
      <w:r>
        <w:rPr>
          <w:rFonts w:cs="Arial"/>
          <w:sz w:val="20"/>
          <w:szCs w:val="20"/>
          <w:lang w:val="vi-VN"/>
        </w:rPr>
        <w:t xml:space="preserve"> nhận </w:t>
      </w:r>
      <w:r w:rsidR="007E5BBD">
        <w:rPr>
          <w:rFonts w:cs="Arial"/>
          <w:sz w:val="20"/>
          <w:szCs w:val="20"/>
          <w:lang w:val="vi-VN"/>
        </w:rPr>
        <w:t>bởi</w:t>
      </w:r>
      <w:r>
        <w:rPr>
          <w:rFonts w:cs="Arial"/>
          <w:sz w:val="20"/>
          <w:szCs w:val="20"/>
          <w:lang w:val="vi-VN"/>
        </w:rPr>
        <w:t xml:space="preserve"> nhân viên quản lý kho</w:t>
      </w:r>
      <w:bookmarkEnd w:id="60"/>
      <w:bookmarkEnd w:id="61"/>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2D6741" w:rsidRPr="00516C12" w14:paraId="1961CAAB" w14:textId="77777777" w:rsidTr="006D1DB8">
        <w:tc>
          <w:tcPr>
            <w:tcW w:w="957" w:type="pct"/>
            <w:shd w:val="clear" w:color="auto" w:fill="D9D9D9" w:themeFill="background1" w:themeFillShade="D9"/>
          </w:tcPr>
          <w:p w14:paraId="30491C42" w14:textId="77777777" w:rsidR="002D6741" w:rsidRPr="00516C12" w:rsidRDefault="002D6741" w:rsidP="006D1DB8">
            <w:pPr>
              <w:rPr>
                <w:rFonts w:cs="Arial"/>
                <w:b/>
              </w:rPr>
            </w:pPr>
            <w:r w:rsidRPr="00516C12">
              <w:rPr>
                <w:rFonts w:cs="Arial"/>
                <w:b/>
              </w:rPr>
              <w:t>Objective</w:t>
            </w:r>
          </w:p>
        </w:tc>
        <w:tc>
          <w:tcPr>
            <w:tcW w:w="4043" w:type="pct"/>
          </w:tcPr>
          <w:p w14:paraId="7FCDE89D" w14:textId="77777777" w:rsidR="002D6741" w:rsidRPr="005E3B3E" w:rsidRDefault="002D6741" w:rsidP="006D1DB8">
            <w:pPr>
              <w:rPr>
                <w:rFonts w:cs="Arial"/>
                <w:lang w:val="vi-VN"/>
              </w:rPr>
            </w:pPr>
            <w:proofErr w:type="spellStart"/>
            <w:r>
              <w:rPr>
                <w:rFonts w:cs="Arial"/>
                <w:lang w:val="en-US"/>
              </w:rPr>
              <w:t>Tính</w:t>
            </w:r>
            <w:proofErr w:type="spellEnd"/>
            <w:r>
              <w:rPr>
                <w:rFonts w:cs="Arial"/>
                <w:lang w:val="vi-VN"/>
              </w:rPr>
              <w:t xml:space="preserve"> năng này cho phép NSD có thể xác nhận chi tiết đơn trong đơn xuất/nhập kho</w:t>
            </w:r>
          </w:p>
        </w:tc>
      </w:tr>
      <w:tr w:rsidR="002D6741" w:rsidRPr="00516C12" w14:paraId="7DA2A733" w14:textId="77777777" w:rsidTr="006D1DB8">
        <w:tc>
          <w:tcPr>
            <w:tcW w:w="957" w:type="pct"/>
            <w:shd w:val="clear" w:color="auto" w:fill="D9D9D9" w:themeFill="background1" w:themeFillShade="D9"/>
          </w:tcPr>
          <w:p w14:paraId="57A8D0DF" w14:textId="77777777" w:rsidR="002D6741" w:rsidRPr="00516C12" w:rsidRDefault="002D6741" w:rsidP="006D1DB8">
            <w:pPr>
              <w:rPr>
                <w:rFonts w:cs="Arial"/>
                <w:b/>
              </w:rPr>
            </w:pPr>
            <w:r w:rsidRPr="00516C12">
              <w:rPr>
                <w:rFonts w:cs="Arial"/>
                <w:b/>
              </w:rPr>
              <w:t>Actor</w:t>
            </w:r>
          </w:p>
        </w:tc>
        <w:tc>
          <w:tcPr>
            <w:tcW w:w="4043" w:type="pct"/>
          </w:tcPr>
          <w:p w14:paraId="0261D12F" w14:textId="77777777" w:rsidR="002D6741" w:rsidRPr="005E3B3E" w:rsidRDefault="002D6741" w:rsidP="006D1DB8">
            <w:pPr>
              <w:rPr>
                <w:rFonts w:cs="Arial"/>
                <w:lang w:val="vi-VN"/>
              </w:rPr>
            </w:pPr>
            <w:r>
              <w:rPr>
                <w:rFonts w:cs="Arial"/>
                <w:lang w:val="vi-VN"/>
              </w:rPr>
              <w:t>Nhân viên quản lý kho</w:t>
            </w:r>
          </w:p>
        </w:tc>
      </w:tr>
      <w:tr w:rsidR="002D6741" w:rsidRPr="00516C12" w14:paraId="25C2E9C3" w14:textId="77777777" w:rsidTr="006D1DB8">
        <w:tc>
          <w:tcPr>
            <w:tcW w:w="957" w:type="pct"/>
            <w:shd w:val="clear" w:color="auto" w:fill="D9D9D9" w:themeFill="background1" w:themeFillShade="D9"/>
          </w:tcPr>
          <w:p w14:paraId="63F55965" w14:textId="77777777" w:rsidR="002D6741" w:rsidRPr="00516C12" w:rsidRDefault="002D6741" w:rsidP="006D1DB8">
            <w:pPr>
              <w:rPr>
                <w:rFonts w:cs="Arial"/>
                <w:b/>
              </w:rPr>
            </w:pPr>
            <w:r w:rsidRPr="00516C12">
              <w:rPr>
                <w:rFonts w:cs="Arial"/>
                <w:b/>
              </w:rPr>
              <w:t>Trigger</w:t>
            </w:r>
          </w:p>
        </w:tc>
        <w:tc>
          <w:tcPr>
            <w:tcW w:w="4043" w:type="pct"/>
          </w:tcPr>
          <w:p w14:paraId="56737100" w14:textId="5B55BDEA" w:rsidR="002D6741" w:rsidRPr="005E3B3E" w:rsidRDefault="002D6741" w:rsidP="006D1DB8">
            <w:pPr>
              <w:rPr>
                <w:rFonts w:cs="Arial"/>
                <w:lang w:val="vi-VN"/>
              </w:rPr>
            </w:pPr>
            <w:r>
              <w:rPr>
                <w:rFonts w:cs="Arial"/>
              </w:rPr>
              <w:t>NSD</w:t>
            </w:r>
            <w:r>
              <w:rPr>
                <w:rFonts w:cs="Arial"/>
                <w:lang w:val="vi-VN"/>
              </w:rPr>
              <w:t xml:space="preserve"> click vào button “Xác nhận” trên màn hình </w:t>
            </w:r>
            <w:r w:rsidR="00201D76">
              <w:rPr>
                <w:rFonts w:cs="Arial"/>
                <w:lang w:val="vi-VN"/>
              </w:rPr>
              <w:fldChar w:fldCharType="begin"/>
            </w:r>
            <w:r w:rsidR="00201D76">
              <w:rPr>
                <w:rFonts w:cs="Arial"/>
                <w:lang w:val="vi-VN"/>
              </w:rPr>
              <w:instrText xml:space="preserve"> REF _Ref151966288 \h </w:instrText>
            </w:r>
            <w:r w:rsidR="00201D76">
              <w:rPr>
                <w:rFonts w:cs="Arial"/>
                <w:lang w:val="vi-VN"/>
              </w:rPr>
            </w:r>
            <w:r w:rsidR="00201D76">
              <w:rPr>
                <w:rFonts w:cs="Arial"/>
                <w:lang w:val="vi-VN"/>
              </w:rPr>
              <w:fldChar w:fldCharType="separate"/>
            </w:r>
            <w:proofErr w:type="spellStart"/>
            <w:r w:rsidR="00201D76">
              <w:t>Màn</w:t>
            </w:r>
            <w:proofErr w:type="spellEnd"/>
            <w:r w:rsidR="00201D76">
              <w:rPr>
                <w:lang w:val="vi-VN"/>
              </w:rPr>
              <w:t xml:space="preserve"> hình </w:t>
            </w:r>
            <w:proofErr w:type="spellStart"/>
            <w:r w:rsidR="00201D76">
              <w:t>tạo</w:t>
            </w:r>
            <w:proofErr w:type="spellEnd"/>
            <w:r w:rsidR="00201D76">
              <w:t xml:space="preserve"> </w:t>
            </w:r>
            <w:proofErr w:type="spellStart"/>
            <w:r w:rsidR="00201D76">
              <w:t>mới</w:t>
            </w:r>
            <w:proofErr w:type="spellEnd"/>
            <w:r w:rsidR="00201D76">
              <w:t xml:space="preserve"> </w:t>
            </w:r>
            <w:proofErr w:type="spellStart"/>
            <w:r w:rsidR="00201D76">
              <w:t>đơn</w:t>
            </w:r>
            <w:proofErr w:type="spellEnd"/>
            <w:r w:rsidR="00201D76">
              <w:t xml:space="preserve"> </w:t>
            </w:r>
            <w:proofErr w:type="spellStart"/>
            <w:r w:rsidR="00201D76">
              <w:t>xuất</w:t>
            </w:r>
            <w:proofErr w:type="spellEnd"/>
            <w:r w:rsidR="00201D76">
              <w:t>/</w:t>
            </w:r>
            <w:proofErr w:type="spellStart"/>
            <w:r w:rsidR="00201D76">
              <w:t>nhập</w:t>
            </w:r>
            <w:proofErr w:type="spellEnd"/>
            <w:r w:rsidR="00201D76">
              <w:t xml:space="preserve"> </w:t>
            </w:r>
            <w:proofErr w:type="spellStart"/>
            <w:r w:rsidR="00201D76">
              <w:t>kho</w:t>
            </w:r>
            <w:proofErr w:type="spellEnd"/>
            <w:r w:rsidR="00201D76">
              <w:rPr>
                <w:rFonts w:cs="Arial"/>
                <w:lang w:val="vi-VN"/>
              </w:rPr>
              <w:fldChar w:fldCharType="end"/>
            </w:r>
            <w:r w:rsidR="00201D76">
              <w:rPr>
                <w:rFonts w:cs="Arial"/>
                <w:lang w:val="en-US"/>
              </w:rPr>
              <w:t xml:space="preserve">, </w:t>
            </w:r>
            <w:r w:rsidR="00201D76">
              <w:rPr>
                <w:rFonts w:cs="Arial"/>
                <w:lang w:val="vi-VN"/>
              </w:rPr>
              <w:fldChar w:fldCharType="begin"/>
            </w:r>
            <w:r w:rsidR="00201D76">
              <w:rPr>
                <w:rFonts w:cs="Arial"/>
                <w:lang w:val="vi-VN"/>
              </w:rPr>
              <w:instrText xml:space="preserve"> REF _Ref152185411 \h </w:instrText>
            </w:r>
            <w:r w:rsidR="00201D76">
              <w:rPr>
                <w:rFonts w:cs="Arial"/>
                <w:lang w:val="vi-VN"/>
              </w:rPr>
            </w:r>
            <w:r w:rsidR="00201D76">
              <w:rPr>
                <w:rFonts w:cs="Arial"/>
                <w:lang w:val="vi-VN"/>
              </w:rPr>
              <w:fldChar w:fldCharType="separate"/>
            </w:r>
            <w:proofErr w:type="spellStart"/>
            <w:r w:rsidR="00201D76">
              <w:t>Màn</w:t>
            </w:r>
            <w:proofErr w:type="spellEnd"/>
            <w:r w:rsidR="00201D76">
              <w:t xml:space="preserve"> </w:t>
            </w:r>
            <w:proofErr w:type="spellStart"/>
            <w:r w:rsidR="00201D76">
              <w:t>hình</w:t>
            </w:r>
            <w:proofErr w:type="spellEnd"/>
            <w:r w:rsidR="00201D76">
              <w:t xml:space="preserve"> </w:t>
            </w:r>
            <w:proofErr w:type="spellStart"/>
            <w:r w:rsidR="00201D76">
              <w:t>xem</w:t>
            </w:r>
            <w:proofErr w:type="spellEnd"/>
            <w:r w:rsidR="00201D76">
              <w:t xml:space="preserve"> chi </w:t>
            </w:r>
            <w:proofErr w:type="spellStart"/>
            <w:r w:rsidR="00201D76">
              <w:t>tiết</w:t>
            </w:r>
            <w:proofErr w:type="spellEnd"/>
            <w:r w:rsidR="00201D76">
              <w:t xml:space="preserve"> </w:t>
            </w:r>
            <w:proofErr w:type="spellStart"/>
            <w:r w:rsidR="00201D76">
              <w:t>đơn</w:t>
            </w:r>
            <w:proofErr w:type="spellEnd"/>
            <w:r w:rsidR="00201D76">
              <w:t xml:space="preserve"> </w:t>
            </w:r>
            <w:proofErr w:type="spellStart"/>
            <w:r w:rsidR="00201D76">
              <w:t>xuất</w:t>
            </w:r>
            <w:proofErr w:type="spellEnd"/>
            <w:r w:rsidR="00201D76">
              <w:t>/</w:t>
            </w:r>
            <w:proofErr w:type="spellStart"/>
            <w:r w:rsidR="00201D76">
              <w:t>nhập</w:t>
            </w:r>
            <w:proofErr w:type="spellEnd"/>
            <w:r w:rsidR="00201D76">
              <w:t xml:space="preserve"> </w:t>
            </w:r>
            <w:proofErr w:type="spellStart"/>
            <w:r w:rsidR="00201D76">
              <w:t>kho</w:t>
            </w:r>
            <w:proofErr w:type="spellEnd"/>
            <w:r w:rsidR="00201D76">
              <w:rPr>
                <w:rFonts w:cs="Arial"/>
                <w:lang w:val="vi-VN"/>
              </w:rPr>
              <w:fldChar w:fldCharType="end"/>
            </w:r>
            <w:r w:rsidR="00201D76">
              <w:rPr>
                <w:rFonts w:cs="Arial"/>
                <w:lang w:val="en-US"/>
              </w:rPr>
              <w:t xml:space="preserve">, </w:t>
            </w:r>
            <w:r w:rsidR="00201D76">
              <w:rPr>
                <w:rFonts w:cs="Arial"/>
                <w:lang w:val="vi-VN"/>
              </w:rPr>
              <w:fldChar w:fldCharType="begin"/>
            </w:r>
            <w:r w:rsidR="00201D76">
              <w:rPr>
                <w:rFonts w:cs="Arial"/>
                <w:lang w:val="vi-VN"/>
              </w:rPr>
              <w:instrText xml:space="preserve"> REF _Ref152185346 \h </w:instrText>
            </w:r>
            <w:r w:rsidR="00201D76">
              <w:rPr>
                <w:rFonts w:cs="Arial"/>
                <w:lang w:val="vi-VN"/>
              </w:rPr>
            </w:r>
            <w:r w:rsidR="00201D76">
              <w:rPr>
                <w:rFonts w:cs="Arial"/>
                <w:lang w:val="vi-VN"/>
              </w:rPr>
              <w:fldChar w:fldCharType="separate"/>
            </w:r>
            <w:proofErr w:type="spellStart"/>
            <w:r w:rsidR="00201D76">
              <w:t>Màn</w:t>
            </w:r>
            <w:proofErr w:type="spellEnd"/>
            <w:r w:rsidR="00201D76">
              <w:t xml:space="preserve"> </w:t>
            </w:r>
            <w:proofErr w:type="spellStart"/>
            <w:r w:rsidR="00201D76">
              <w:t>hình</w:t>
            </w:r>
            <w:proofErr w:type="spellEnd"/>
            <w:r w:rsidR="00201D76">
              <w:t xml:space="preserve"> </w:t>
            </w:r>
            <w:proofErr w:type="spellStart"/>
            <w:r w:rsidR="00201D76">
              <w:t>cập</w:t>
            </w:r>
            <w:proofErr w:type="spellEnd"/>
            <w:r w:rsidR="00201D76">
              <w:t xml:space="preserve"> </w:t>
            </w:r>
            <w:proofErr w:type="spellStart"/>
            <w:r w:rsidR="00201D76">
              <w:t>nhật</w:t>
            </w:r>
            <w:proofErr w:type="spellEnd"/>
            <w:r w:rsidR="00201D76">
              <w:t xml:space="preserve"> </w:t>
            </w:r>
            <w:proofErr w:type="spellStart"/>
            <w:r w:rsidR="00201D76">
              <w:t>thông</w:t>
            </w:r>
            <w:proofErr w:type="spellEnd"/>
            <w:r w:rsidR="00201D76">
              <w:t xml:space="preserve"> tin</w:t>
            </w:r>
            <w:r w:rsidR="00201D76">
              <w:rPr>
                <w:lang w:val="vi-VN"/>
              </w:rPr>
              <w:t xml:space="preserve"> đơn xuất/nhập kho</w:t>
            </w:r>
            <w:r w:rsidR="00201D76">
              <w:rPr>
                <w:rFonts w:cs="Arial"/>
                <w:lang w:val="vi-VN"/>
              </w:rPr>
              <w:fldChar w:fldCharType="end"/>
            </w:r>
            <w:r w:rsidR="00201D76">
              <w:rPr>
                <w:rFonts w:cs="Arial"/>
                <w:lang w:val="en-US"/>
              </w:rPr>
              <w:t xml:space="preserve">, </w:t>
            </w:r>
            <w:r w:rsidR="00201D76">
              <w:rPr>
                <w:rFonts w:cs="Arial"/>
                <w:lang w:val="vi-VN"/>
              </w:rPr>
              <w:fldChar w:fldCharType="begin"/>
            </w:r>
            <w:r w:rsidR="00201D76">
              <w:rPr>
                <w:rFonts w:cs="Arial"/>
                <w:lang w:val="vi-VN"/>
              </w:rPr>
              <w:instrText xml:space="preserve"> REF _Ref151993324 \h </w:instrText>
            </w:r>
            <w:r w:rsidR="00201D76">
              <w:rPr>
                <w:rFonts w:cs="Arial"/>
                <w:lang w:val="vi-VN"/>
              </w:rPr>
            </w:r>
            <w:r w:rsidR="00201D76">
              <w:rPr>
                <w:rFonts w:cs="Arial"/>
                <w:lang w:val="vi-VN"/>
              </w:rPr>
              <w:fldChar w:fldCharType="separate"/>
            </w:r>
            <w:proofErr w:type="spellStart"/>
            <w:r w:rsidR="00201D76" w:rsidRPr="00201D76">
              <w:t>Màn</w:t>
            </w:r>
            <w:proofErr w:type="spellEnd"/>
            <w:r w:rsidR="00201D76" w:rsidRPr="00201D76">
              <w:t xml:space="preserve"> </w:t>
            </w:r>
            <w:proofErr w:type="spellStart"/>
            <w:r w:rsidR="00201D76" w:rsidRPr="00201D76">
              <w:t>hình</w:t>
            </w:r>
            <w:proofErr w:type="spellEnd"/>
            <w:r w:rsidR="00201D76" w:rsidRPr="00201D76">
              <w:t xml:space="preserve"> </w:t>
            </w:r>
            <w:proofErr w:type="spellStart"/>
            <w:r w:rsidR="00201D76" w:rsidRPr="00201D76">
              <w:t>danh</w:t>
            </w:r>
            <w:proofErr w:type="spellEnd"/>
            <w:r w:rsidR="00201D76" w:rsidRPr="00201D76">
              <w:t xml:space="preserve"> </w:t>
            </w:r>
            <w:proofErr w:type="spellStart"/>
            <w:r w:rsidR="00201D76" w:rsidRPr="00201D76">
              <w:t>sách</w:t>
            </w:r>
            <w:proofErr w:type="spellEnd"/>
            <w:r w:rsidR="00201D76" w:rsidRPr="00201D76">
              <w:t xml:space="preserve"> </w:t>
            </w:r>
            <w:proofErr w:type="spellStart"/>
            <w:r w:rsidR="00201D76" w:rsidRPr="00201D76">
              <w:t>đơn</w:t>
            </w:r>
            <w:proofErr w:type="spellEnd"/>
            <w:r w:rsidR="00201D76" w:rsidRPr="00201D76">
              <w:t xml:space="preserve"> </w:t>
            </w:r>
            <w:proofErr w:type="spellStart"/>
            <w:r w:rsidR="00201D76" w:rsidRPr="00201D76">
              <w:t>xuất</w:t>
            </w:r>
            <w:proofErr w:type="spellEnd"/>
            <w:r w:rsidR="00201D76" w:rsidRPr="00201D76">
              <w:t>/</w:t>
            </w:r>
            <w:proofErr w:type="spellStart"/>
            <w:r w:rsidR="00201D76" w:rsidRPr="00201D76">
              <w:t>nhập</w:t>
            </w:r>
            <w:proofErr w:type="spellEnd"/>
            <w:r w:rsidR="00201D76" w:rsidRPr="00201D76">
              <w:t xml:space="preserve"> </w:t>
            </w:r>
            <w:proofErr w:type="spellStart"/>
            <w:r w:rsidR="00201D76" w:rsidRPr="00201D76">
              <w:t>kho</w:t>
            </w:r>
            <w:proofErr w:type="spellEnd"/>
            <w:r w:rsidR="00201D76">
              <w:rPr>
                <w:rFonts w:cs="Arial"/>
                <w:lang w:val="vi-VN"/>
              </w:rPr>
              <w:fldChar w:fldCharType="end"/>
            </w:r>
            <w:r w:rsidR="009728F7">
              <w:rPr>
                <w:rFonts w:cs="Arial"/>
                <w:lang w:val="vi-VN"/>
              </w:rPr>
              <w:t xml:space="preserve"> </w:t>
            </w:r>
          </w:p>
        </w:tc>
      </w:tr>
      <w:tr w:rsidR="002D6741" w:rsidRPr="00516C12" w14:paraId="5034149E" w14:textId="77777777" w:rsidTr="006D1DB8">
        <w:tc>
          <w:tcPr>
            <w:tcW w:w="957" w:type="pct"/>
            <w:shd w:val="clear" w:color="auto" w:fill="D9D9D9" w:themeFill="background1" w:themeFillShade="D9"/>
          </w:tcPr>
          <w:p w14:paraId="418EB2BC" w14:textId="77777777" w:rsidR="002D6741" w:rsidRPr="00516C12" w:rsidRDefault="002D6741" w:rsidP="006D1DB8">
            <w:pPr>
              <w:rPr>
                <w:rFonts w:cs="Arial"/>
                <w:b/>
              </w:rPr>
            </w:pPr>
            <w:r w:rsidRPr="00516C12">
              <w:rPr>
                <w:rFonts w:cs="Arial"/>
                <w:b/>
              </w:rPr>
              <w:t>Pre-conditions</w:t>
            </w:r>
          </w:p>
        </w:tc>
        <w:tc>
          <w:tcPr>
            <w:tcW w:w="4043" w:type="pct"/>
          </w:tcPr>
          <w:p w14:paraId="2F28EDB5" w14:textId="73F4EFA1" w:rsidR="002D6741" w:rsidRPr="005E3B3E" w:rsidRDefault="002D6741" w:rsidP="009728F7">
            <w:pPr>
              <w:pStyle w:val="BulletList1"/>
            </w:pPr>
            <w:r w:rsidRPr="005E3B3E">
              <w:t xml:space="preserve">Login </w:t>
            </w:r>
            <w:proofErr w:type="spellStart"/>
            <w:r w:rsidRPr="005E3B3E">
              <w:t>vào</w:t>
            </w:r>
            <w:proofErr w:type="spellEnd"/>
            <w:r w:rsidRPr="005E3B3E">
              <w:t xml:space="preserve"> </w:t>
            </w:r>
            <w:proofErr w:type="spellStart"/>
            <w:r w:rsidRPr="005E3B3E">
              <w:t>hệ</w:t>
            </w:r>
            <w:proofErr w:type="spellEnd"/>
            <w:r w:rsidRPr="005E3B3E">
              <w:t xml:space="preserve"> </w:t>
            </w:r>
            <w:proofErr w:type="spellStart"/>
            <w:r w:rsidRPr="005E3B3E">
              <w:t>thống</w:t>
            </w:r>
            <w:proofErr w:type="spellEnd"/>
            <w:r w:rsidRPr="005E3B3E">
              <w:t xml:space="preserve"> </w:t>
            </w:r>
            <w:proofErr w:type="spellStart"/>
            <w:r w:rsidRPr="005E3B3E">
              <w:t>với</w:t>
            </w:r>
            <w:proofErr w:type="spellEnd"/>
            <w:r w:rsidRPr="005E3B3E">
              <w:t xml:space="preserve"> actor </w:t>
            </w:r>
            <w:proofErr w:type="spellStart"/>
            <w:r w:rsidRPr="005E3B3E">
              <w:t>bên</w:t>
            </w:r>
            <w:proofErr w:type="spellEnd"/>
            <w:r w:rsidRPr="005E3B3E">
              <w:t xml:space="preserve"> </w:t>
            </w:r>
            <w:proofErr w:type="spellStart"/>
            <w:r w:rsidRPr="005E3B3E">
              <w:t>trên</w:t>
            </w:r>
            <w:proofErr w:type="spellEnd"/>
          </w:p>
        </w:tc>
      </w:tr>
      <w:tr w:rsidR="002D6741" w:rsidRPr="00516C12" w14:paraId="620CCE0B" w14:textId="77777777" w:rsidTr="006D1DB8">
        <w:tc>
          <w:tcPr>
            <w:tcW w:w="957" w:type="pct"/>
            <w:shd w:val="clear" w:color="auto" w:fill="D9D9D9" w:themeFill="background1" w:themeFillShade="D9"/>
          </w:tcPr>
          <w:p w14:paraId="7907BF65" w14:textId="77777777" w:rsidR="002D6741" w:rsidRPr="00516C12" w:rsidRDefault="002D6741" w:rsidP="006D1DB8">
            <w:pPr>
              <w:rPr>
                <w:rFonts w:cs="Arial"/>
                <w:b/>
              </w:rPr>
            </w:pPr>
            <w:r w:rsidRPr="00516C12">
              <w:rPr>
                <w:rFonts w:cs="Arial"/>
                <w:b/>
              </w:rPr>
              <w:t>Post-condition</w:t>
            </w:r>
          </w:p>
        </w:tc>
        <w:tc>
          <w:tcPr>
            <w:tcW w:w="4043" w:type="pct"/>
          </w:tcPr>
          <w:p w14:paraId="39468944" w14:textId="77777777" w:rsidR="002D6741" w:rsidRPr="00BD77BF" w:rsidRDefault="002D6741" w:rsidP="006D1DB8">
            <w:pPr>
              <w:rPr>
                <w:rFonts w:cs="Arial"/>
                <w:lang w:val="vi-VN"/>
              </w:rPr>
            </w:pPr>
            <w:r>
              <w:rPr>
                <w:rFonts w:cs="Arial"/>
                <w:lang w:val="vi-VN"/>
              </w:rPr>
              <w:t>Chi tiết đơn được “Xác nhận” thành công bởi nhân viên quản lý kho</w:t>
            </w:r>
          </w:p>
        </w:tc>
      </w:tr>
    </w:tbl>
    <w:p w14:paraId="20495BC2" w14:textId="77777777" w:rsidR="002D6741" w:rsidRDefault="002D6741" w:rsidP="002D6741">
      <w:pPr>
        <w:rPr>
          <w:b/>
          <w:bCs/>
          <w:color w:val="1F4E79" w:themeColor="accent1" w:themeShade="80"/>
          <w:sz w:val="22"/>
          <w:szCs w:val="22"/>
          <w:lang w:val="vi-VN" w:eastAsia="en-US"/>
        </w:rPr>
      </w:pPr>
      <w:r w:rsidRPr="00BD77BF">
        <w:rPr>
          <w:b/>
          <w:bCs/>
          <w:color w:val="1F4E79" w:themeColor="accent1" w:themeShade="80"/>
          <w:sz w:val="22"/>
          <w:szCs w:val="22"/>
          <w:lang w:val="en-US" w:eastAsia="en-US"/>
        </w:rPr>
        <w:t>Activity</w:t>
      </w:r>
      <w:r w:rsidRPr="00BD77BF">
        <w:rPr>
          <w:b/>
          <w:bCs/>
          <w:color w:val="1F4E79" w:themeColor="accent1" w:themeShade="80"/>
          <w:sz w:val="22"/>
          <w:szCs w:val="22"/>
          <w:lang w:val="vi-VN" w:eastAsia="en-US"/>
        </w:rPr>
        <w:t xml:space="preserve"> Flow</w:t>
      </w:r>
    </w:p>
    <w:p w14:paraId="3951DA33" w14:textId="027F504B" w:rsidR="002D6741" w:rsidRDefault="00221515" w:rsidP="002D6741">
      <w:pPr>
        <w:jc w:val="center"/>
        <w:rPr>
          <w:b/>
          <w:bCs/>
          <w:color w:val="1F4E79" w:themeColor="accent1" w:themeShade="80"/>
          <w:sz w:val="22"/>
          <w:szCs w:val="22"/>
          <w:lang w:val="vi-VN" w:eastAsia="en-US"/>
        </w:rPr>
      </w:pPr>
      <w:r w:rsidRPr="00221515">
        <w:rPr>
          <w:b/>
          <w:bCs/>
          <w:noProof/>
          <w:color w:val="1F4E79" w:themeColor="accent1" w:themeShade="80"/>
          <w:sz w:val="22"/>
          <w:szCs w:val="22"/>
          <w:lang w:val="vi-VN" w:eastAsia="en-US"/>
        </w:rPr>
        <w:drawing>
          <wp:inline distT="0" distB="0" distL="0" distR="0" wp14:anchorId="69380A03" wp14:editId="25E4FAD9">
            <wp:extent cx="3991004" cy="4033867"/>
            <wp:effectExtent l="0" t="0" r="0" b="5080"/>
            <wp:docPr id="14607107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1078" name="Picture 1" descr="A diagram of a system&#10;&#10;Description automatically generated"/>
                    <pic:cNvPicPr/>
                  </pic:nvPicPr>
                  <pic:blipFill>
                    <a:blip r:embed="rId35"/>
                    <a:stretch>
                      <a:fillRect/>
                    </a:stretch>
                  </pic:blipFill>
                  <pic:spPr>
                    <a:xfrm>
                      <a:off x="0" y="0"/>
                      <a:ext cx="3991004" cy="4033867"/>
                    </a:xfrm>
                    <a:prstGeom prst="rect">
                      <a:avLst/>
                    </a:prstGeom>
                  </pic:spPr>
                </pic:pic>
              </a:graphicData>
            </a:graphic>
          </wp:inline>
        </w:drawing>
      </w:r>
    </w:p>
    <w:p w14:paraId="142C9D43" w14:textId="77777777" w:rsidR="002D6741" w:rsidRPr="00516C12" w:rsidRDefault="002D6741" w:rsidP="002D6741">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022"/>
        <w:gridCol w:w="1023"/>
        <w:gridCol w:w="7285"/>
      </w:tblGrid>
      <w:tr w:rsidR="002D6741" w:rsidRPr="00516C12" w14:paraId="044F965A" w14:textId="77777777" w:rsidTr="006D1DB8">
        <w:trPr>
          <w:trHeight w:val="253"/>
        </w:trPr>
        <w:tc>
          <w:tcPr>
            <w:tcW w:w="548" w:type="pct"/>
            <w:shd w:val="clear" w:color="auto" w:fill="D9D9D9" w:themeFill="background1" w:themeFillShade="D9"/>
          </w:tcPr>
          <w:p w14:paraId="0E99D8CD" w14:textId="77777777" w:rsidR="002D6741" w:rsidRPr="00516C12" w:rsidRDefault="002D6741" w:rsidP="006D1DB8">
            <w:pPr>
              <w:rPr>
                <w:rFonts w:cs="Arial"/>
                <w:b/>
                <w:szCs w:val="20"/>
                <w:lang w:eastAsia="en-US"/>
              </w:rPr>
            </w:pPr>
            <w:r w:rsidRPr="00516C12">
              <w:rPr>
                <w:rFonts w:cs="Arial"/>
                <w:b/>
                <w:szCs w:val="20"/>
                <w:lang w:eastAsia="en-US"/>
              </w:rPr>
              <w:t>Step</w:t>
            </w:r>
          </w:p>
        </w:tc>
        <w:tc>
          <w:tcPr>
            <w:tcW w:w="548" w:type="pct"/>
            <w:shd w:val="clear" w:color="auto" w:fill="D9D9D9" w:themeFill="background1" w:themeFillShade="D9"/>
            <w:hideMark/>
          </w:tcPr>
          <w:p w14:paraId="3F1EF28F" w14:textId="77777777" w:rsidR="002D6741" w:rsidRPr="00516C12" w:rsidRDefault="002D6741" w:rsidP="006D1DB8">
            <w:pPr>
              <w:rPr>
                <w:rFonts w:cs="Arial"/>
                <w:b/>
                <w:bCs/>
                <w:szCs w:val="20"/>
                <w:lang w:eastAsia="en-US"/>
              </w:rPr>
            </w:pPr>
            <w:r w:rsidRPr="00516C12">
              <w:rPr>
                <w:rFonts w:cs="Arial"/>
                <w:b/>
                <w:szCs w:val="20"/>
                <w:lang w:eastAsia="en-US"/>
              </w:rPr>
              <w:t>BR Code</w:t>
            </w:r>
          </w:p>
        </w:tc>
        <w:tc>
          <w:tcPr>
            <w:tcW w:w="3904" w:type="pct"/>
            <w:shd w:val="clear" w:color="auto" w:fill="D9D9D9" w:themeFill="background1" w:themeFillShade="D9"/>
          </w:tcPr>
          <w:p w14:paraId="214C39BC" w14:textId="77777777" w:rsidR="002D6741" w:rsidRPr="00516C12" w:rsidRDefault="002D6741" w:rsidP="006D1DB8">
            <w:pPr>
              <w:rPr>
                <w:rFonts w:cs="Arial"/>
                <w:b/>
                <w:bCs/>
                <w:szCs w:val="20"/>
                <w:lang w:eastAsia="en-US"/>
              </w:rPr>
            </w:pPr>
            <w:r w:rsidRPr="00516C12">
              <w:rPr>
                <w:rFonts w:cs="Arial"/>
                <w:b/>
                <w:szCs w:val="20"/>
                <w:lang w:eastAsia="en-US"/>
              </w:rPr>
              <w:t>Description</w:t>
            </w:r>
          </w:p>
        </w:tc>
      </w:tr>
      <w:tr w:rsidR="002D6741" w:rsidRPr="00516C12" w14:paraId="3D45072E" w14:textId="77777777" w:rsidTr="00663D80">
        <w:trPr>
          <w:trHeight w:val="9808"/>
        </w:trPr>
        <w:tc>
          <w:tcPr>
            <w:tcW w:w="548" w:type="pct"/>
          </w:tcPr>
          <w:p w14:paraId="7C479EE2" w14:textId="77777777" w:rsidR="002D6741" w:rsidRPr="00516C12" w:rsidRDefault="002D6741" w:rsidP="006D1DB8">
            <w:pPr>
              <w:rPr>
                <w:rFonts w:cs="Arial"/>
                <w:szCs w:val="20"/>
                <w:lang w:eastAsia="en-US"/>
              </w:rPr>
            </w:pPr>
            <w:r>
              <w:rPr>
                <w:rFonts w:cs="Arial"/>
                <w:szCs w:val="20"/>
                <w:lang w:eastAsia="en-US"/>
              </w:rPr>
              <w:lastRenderedPageBreak/>
              <w:t>(1)</w:t>
            </w:r>
          </w:p>
        </w:tc>
        <w:tc>
          <w:tcPr>
            <w:tcW w:w="548" w:type="pct"/>
            <w:shd w:val="clear" w:color="auto" w:fill="auto"/>
          </w:tcPr>
          <w:p w14:paraId="62A73A09" w14:textId="2726C4DE" w:rsidR="002D6741" w:rsidRDefault="002D6741" w:rsidP="006D1DB8">
            <w:pPr>
              <w:pStyle w:val="Caption"/>
              <w:jc w:val="left"/>
            </w:pPr>
            <w:r>
              <w:t xml:space="preserve">BR </w:t>
            </w:r>
            <w:r>
              <w:fldChar w:fldCharType="begin"/>
            </w:r>
            <w:r>
              <w:instrText xml:space="preserve"> SEQ BR \* ARABIC </w:instrText>
            </w:r>
            <w:r>
              <w:fldChar w:fldCharType="separate"/>
            </w:r>
            <w:r w:rsidR="00201D76">
              <w:rPr>
                <w:noProof/>
              </w:rPr>
              <w:t>11</w:t>
            </w:r>
            <w:r>
              <w:fldChar w:fldCharType="end"/>
            </w:r>
          </w:p>
        </w:tc>
        <w:tc>
          <w:tcPr>
            <w:tcW w:w="3904" w:type="pct"/>
            <w:shd w:val="clear" w:color="auto" w:fill="auto"/>
          </w:tcPr>
          <w:p w14:paraId="446A67E0" w14:textId="77777777" w:rsidR="002D6741" w:rsidRDefault="002D6741" w:rsidP="006D1DB8">
            <w:pPr>
              <w:rPr>
                <w:rFonts w:cs="Arial"/>
                <w:b/>
                <w:szCs w:val="20"/>
                <w:u w:val="single"/>
                <w:lang w:eastAsia="en-US"/>
              </w:rPr>
            </w:pPr>
            <w:r>
              <w:rPr>
                <w:rFonts w:cs="Arial"/>
                <w:b/>
                <w:szCs w:val="20"/>
                <w:u w:val="single"/>
                <w:lang w:eastAsia="en-US"/>
              </w:rPr>
              <w:t>Clicking on button</w:t>
            </w:r>
            <w:r w:rsidRPr="00386665">
              <w:rPr>
                <w:rFonts w:cs="Arial"/>
                <w:b/>
                <w:szCs w:val="20"/>
                <w:u w:val="single"/>
                <w:lang w:eastAsia="en-US"/>
              </w:rPr>
              <w:t>:</w:t>
            </w:r>
          </w:p>
          <w:p w14:paraId="411FD8D6" w14:textId="77777777" w:rsidR="002D6741" w:rsidRDefault="002D6741" w:rsidP="006D1DB8">
            <w:pPr>
              <w:pStyle w:val="Body"/>
              <w:rPr>
                <w:lang w:val="vi-VN"/>
              </w:rPr>
            </w:pPr>
            <w:proofErr w:type="spellStart"/>
            <w:r>
              <w:t>Hệ</w:t>
            </w:r>
            <w:proofErr w:type="spellEnd"/>
            <w:r>
              <w:t xml:space="preserve"> </w:t>
            </w:r>
            <w:proofErr w:type="spellStart"/>
            <w:r>
              <w:t>thống</w:t>
            </w:r>
            <w:proofErr w:type="spellEnd"/>
            <w:r>
              <w:rPr>
                <w:lang w:val="vi-VN"/>
              </w:rPr>
              <w:t xml:space="preserve"> thực hiện logic sau:</w:t>
            </w:r>
          </w:p>
          <w:p w14:paraId="7DCE691F" w14:textId="6C9698DF" w:rsidR="002D6741" w:rsidRDefault="002D6741" w:rsidP="006D1DB8">
            <w:pPr>
              <w:pStyle w:val="BulletList1"/>
            </w:pPr>
            <w:proofErr w:type="spellStart"/>
            <w:r>
              <w:t>Hệ</w:t>
            </w:r>
            <w:proofErr w:type="spellEnd"/>
            <w:r>
              <w:t xml:space="preserve"> </w:t>
            </w:r>
            <w:proofErr w:type="spellStart"/>
            <w:r>
              <w:t>thống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nhân</w:t>
            </w:r>
            <w:proofErr w:type="spellEnd"/>
            <w:r>
              <w:rPr>
                <w:lang w:val="vi-VN"/>
              </w:rPr>
              <w:t xml:space="preserve"> viên quản lý kho</w:t>
            </w:r>
            <w:r>
              <w:t xml:space="preserve"> </w:t>
            </w:r>
            <w:proofErr w:type="spellStart"/>
            <w:r>
              <w:t>xác</w:t>
            </w:r>
            <w:proofErr w:type="spellEnd"/>
            <w:r>
              <w:t xml:space="preserve"> </w:t>
            </w:r>
            <w:proofErr w:type="spellStart"/>
            <w:r>
              <w:t>nhận</w:t>
            </w:r>
            <w:proofErr w:type="spellEnd"/>
            <w:r>
              <w:t xml:space="preserve">  “Chi </w:t>
            </w:r>
            <w:proofErr w:type="spellStart"/>
            <w:r>
              <w:t>tiết</w:t>
            </w:r>
            <w:proofErr w:type="spellEnd"/>
            <w:r>
              <w:t xml:space="preserve"> </w:t>
            </w:r>
            <w:proofErr w:type="spellStart"/>
            <w:r>
              <w:t>đơn</w:t>
            </w:r>
            <w:proofErr w:type="spellEnd"/>
            <w:r w:rsidR="00663D80">
              <w:rPr>
                <w:lang w:val="vi-VN"/>
              </w:rPr>
              <w:t xml:space="preserve"> xuất/nhập kho</w:t>
            </w:r>
            <w:r>
              <w:t xml:space="preserve">” </w:t>
            </w:r>
            <w:proofErr w:type="spellStart"/>
            <w:r>
              <w:t>trên</w:t>
            </w:r>
            <w:proofErr w:type="spellEnd"/>
            <w:r>
              <w:t xml:space="preserve"> </w:t>
            </w:r>
            <w:r w:rsidR="00201D76">
              <w:rPr>
                <w:lang w:val="vi-VN"/>
              </w:rPr>
              <w:fldChar w:fldCharType="begin"/>
            </w:r>
            <w:r w:rsidR="00201D76">
              <w:rPr>
                <w:lang w:val="vi-VN"/>
              </w:rPr>
              <w:instrText xml:space="preserve"> REF _Ref151966288 \h </w:instrText>
            </w:r>
            <w:r w:rsidR="00201D76">
              <w:rPr>
                <w:lang w:val="vi-VN"/>
              </w:rPr>
            </w:r>
            <w:r w:rsidR="00201D76">
              <w:rPr>
                <w:lang w:val="vi-VN"/>
              </w:rPr>
              <w:fldChar w:fldCharType="separate"/>
            </w:r>
            <w:proofErr w:type="spellStart"/>
            <w:r w:rsidR="00201D76">
              <w:t>Màn</w:t>
            </w:r>
            <w:proofErr w:type="spellEnd"/>
            <w:r w:rsidR="00201D76">
              <w:rPr>
                <w:lang w:val="vi-VN"/>
              </w:rPr>
              <w:t xml:space="preserve"> hình </w:t>
            </w:r>
            <w:proofErr w:type="spellStart"/>
            <w:r w:rsidR="00201D76">
              <w:t>tạo</w:t>
            </w:r>
            <w:proofErr w:type="spellEnd"/>
            <w:r w:rsidR="00201D76">
              <w:t xml:space="preserve"> </w:t>
            </w:r>
            <w:proofErr w:type="spellStart"/>
            <w:r w:rsidR="00201D76">
              <w:t>mới</w:t>
            </w:r>
            <w:proofErr w:type="spellEnd"/>
            <w:r w:rsidR="00201D76">
              <w:t xml:space="preserve"> </w:t>
            </w:r>
            <w:proofErr w:type="spellStart"/>
            <w:r w:rsidR="00201D76">
              <w:t>đơn</w:t>
            </w:r>
            <w:proofErr w:type="spellEnd"/>
            <w:r w:rsidR="00201D76">
              <w:t xml:space="preserve"> </w:t>
            </w:r>
            <w:proofErr w:type="spellStart"/>
            <w:r w:rsidR="00201D76">
              <w:t>xuất</w:t>
            </w:r>
            <w:proofErr w:type="spellEnd"/>
            <w:r w:rsidR="00201D76">
              <w:t>/</w:t>
            </w:r>
            <w:proofErr w:type="spellStart"/>
            <w:r w:rsidR="00201D76">
              <w:t>nhập</w:t>
            </w:r>
            <w:proofErr w:type="spellEnd"/>
            <w:r w:rsidR="00201D76">
              <w:t xml:space="preserve"> </w:t>
            </w:r>
            <w:proofErr w:type="spellStart"/>
            <w:r w:rsidR="00201D76">
              <w:t>kho</w:t>
            </w:r>
            <w:proofErr w:type="spellEnd"/>
            <w:r w:rsidR="00201D76">
              <w:rPr>
                <w:lang w:val="vi-VN"/>
              </w:rPr>
              <w:fldChar w:fldCharType="end"/>
            </w:r>
            <w:r w:rsidR="00201D76">
              <w:t xml:space="preserve">, </w:t>
            </w:r>
            <w:r w:rsidR="00201D76">
              <w:rPr>
                <w:lang w:val="vi-VN"/>
              </w:rPr>
              <w:fldChar w:fldCharType="begin"/>
            </w:r>
            <w:r w:rsidR="00201D76">
              <w:rPr>
                <w:lang w:val="vi-VN"/>
              </w:rPr>
              <w:instrText xml:space="preserve"> REF _Ref152185411 \h </w:instrText>
            </w:r>
            <w:r w:rsidR="00201D76">
              <w:rPr>
                <w:lang w:val="vi-VN"/>
              </w:rPr>
            </w:r>
            <w:r w:rsidR="00201D76">
              <w:rPr>
                <w:lang w:val="vi-VN"/>
              </w:rPr>
              <w:fldChar w:fldCharType="separate"/>
            </w:r>
            <w:proofErr w:type="spellStart"/>
            <w:r w:rsidR="00201D76">
              <w:t>Màn</w:t>
            </w:r>
            <w:proofErr w:type="spellEnd"/>
            <w:r w:rsidR="00201D76">
              <w:t xml:space="preserve"> </w:t>
            </w:r>
            <w:proofErr w:type="spellStart"/>
            <w:r w:rsidR="00201D76">
              <w:t>hình</w:t>
            </w:r>
            <w:proofErr w:type="spellEnd"/>
            <w:r w:rsidR="00201D76">
              <w:t xml:space="preserve"> </w:t>
            </w:r>
            <w:proofErr w:type="spellStart"/>
            <w:r w:rsidR="00201D76">
              <w:t>xem</w:t>
            </w:r>
            <w:proofErr w:type="spellEnd"/>
            <w:r w:rsidR="00201D76">
              <w:t xml:space="preserve"> chi </w:t>
            </w:r>
            <w:proofErr w:type="spellStart"/>
            <w:r w:rsidR="00201D76">
              <w:t>tiết</w:t>
            </w:r>
            <w:proofErr w:type="spellEnd"/>
            <w:r w:rsidR="00201D76">
              <w:t xml:space="preserve"> </w:t>
            </w:r>
            <w:proofErr w:type="spellStart"/>
            <w:r w:rsidR="00201D76">
              <w:t>đơn</w:t>
            </w:r>
            <w:proofErr w:type="spellEnd"/>
            <w:r w:rsidR="00201D76">
              <w:t xml:space="preserve"> </w:t>
            </w:r>
            <w:proofErr w:type="spellStart"/>
            <w:r w:rsidR="00201D76">
              <w:t>xuất</w:t>
            </w:r>
            <w:proofErr w:type="spellEnd"/>
            <w:r w:rsidR="00201D76">
              <w:t>/</w:t>
            </w:r>
            <w:proofErr w:type="spellStart"/>
            <w:r w:rsidR="00201D76">
              <w:t>nhập</w:t>
            </w:r>
            <w:proofErr w:type="spellEnd"/>
            <w:r w:rsidR="00201D76">
              <w:t xml:space="preserve"> </w:t>
            </w:r>
            <w:proofErr w:type="spellStart"/>
            <w:r w:rsidR="00201D76">
              <w:t>kho</w:t>
            </w:r>
            <w:proofErr w:type="spellEnd"/>
            <w:r w:rsidR="00201D76">
              <w:rPr>
                <w:lang w:val="vi-VN"/>
              </w:rPr>
              <w:fldChar w:fldCharType="end"/>
            </w:r>
            <w:r w:rsidR="00201D76">
              <w:t xml:space="preserve">, </w:t>
            </w:r>
            <w:r w:rsidR="00201D76">
              <w:rPr>
                <w:lang w:val="vi-VN"/>
              </w:rPr>
              <w:fldChar w:fldCharType="begin"/>
            </w:r>
            <w:r w:rsidR="00201D76">
              <w:rPr>
                <w:lang w:val="vi-VN"/>
              </w:rPr>
              <w:instrText xml:space="preserve"> REF _Ref152185346 \h </w:instrText>
            </w:r>
            <w:r w:rsidR="00201D76">
              <w:rPr>
                <w:lang w:val="vi-VN"/>
              </w:rPr>
            </w:r>
            <w:r w:rsidR="00201D76">
              <w:rPr>
                <w:lang w:val="vi-VN"/>
              </w:rPr>
              <w:fldChar w:fldCharType="separate"/>
            </w:r>
            <w:proofErr w:type="spellStart"/>
            <w:r w:rsidR="00201D76">
              <w:t>Màn</w:t>
            </w:r>
            <w:proofErr w:type="spellEnd"/>
            <w:r w:rsidR="00201D76">
              <w:t xml:space="preserve"> </w:t>
            </w:r>
            <w:proofErr w:type="spellStart"/>
            <w:r w:rsidR="00201D76">
              <w:t>hình</w:t>
            </w:r>
            <w:proofErr w:type="spellEnd"/>
            <w:r w:rsidR="00201D76">
              <w:t xml:space="preserve"> </w:t>
            </w:r>
            <w:proofErr w:type="spellStart"/>
            <w:r w:rsidR="00201D76">
              <w:t>cập</w:t>
            </w:r>
            <w:proofErr w:type="spellEnd"/>
            <w:r w:rsidR="00201D76">
              <w:t xml:space="preserve"> </w:t>
            </w:r>
            <w:proofErr w:type="spellStart"/>
            <w:r w:rsidR="00201D76">
              <w:t>nhật</w:t>
            </w:r>
            <w:proofErr w:type="spellEnd"/>
            <w:r w:rsidR="00201D76">
              <w:t xml:space="preserve"> </w:t>
            </w:r>
            <w:proofErr w:type="spellStart"/>
            <w:r w:rsidR="00201D76">
              <w:t>thông</w:t>
            </w:r>
            <w:proofErr w:type="spellEnd"/>
            <w:r w:rsidR="00201D76">
              <w:t xml:space="preserve"> tin</w:t>
            </w:r>
            <w:r w:rsidR="00201D76">
              <w:rPr>
                <w:lang w:val="vi-VN"/>
              </w:rPr>
              <w:t xml:space="preserve"> đơn xuất/nhập kho</w:t>
            </w:r>
            <w:r w:rsidR="00201D76">
              <w:rPr>
                <w:lang w:val="vi-VN"/>
              </w:rPr>
              <w:fldChar w:fldCharType="end"/>
            </w:r>
          </w:p>
          <w:p w14:paraId="72A3D33A" w14:textId="38341C9F" w:rsidR="002D6741" w:rsidRDefault="002D6741" w:rsidP="006D1DB8">
            <w:pPr>
              <w:pStyle w:val="Level2"/>
            </w:pPr>
            <w:r>
              <w:t>Trường hợp nhân viên quản lý kho chọn</w:t>
            </w:r>
            <w:r w:rsidR="00A76D68">
              <w:t xml:space="preserve"> </w:t>
            </w:r>
            <w:r w:rsidR="00A76D68" w:rsidRPr="00201D76">
              <w:rPr>
                <w:noProof/>
              </w:rPr>
              <w:drawing>
                <wp:inline distT="0" distB="0" distL="0" distR="0" wp14:anchorId="62C0E099" wp14:editId="1C752A45">
                  <wp:extent cx="138114" cy="185739"/>
                  <wp:effectExtent l="0" t="0" r="0" b="5080"/>
                  <wp:docPr id="851361716" name="Picture 85136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690" name=""/>
                          <pic:cNvPicPr/>
                        </pic:nvPicPr>
                        <pic:blipFill>
                          <a:blip r:embed="rId36"/>
                          <a:stretch>
                            <a:fillRect/>
                          </a:stretch>
                        </pic:blipFill>
                        <pic:spPr>
                          <a:xfrm>
                            <a:off x="0" y="0"/>
                            <a:ext cx="138114" cy="185739"/>
                          </a:xfrm>
                          <a:prstGeom prst="rect">
                            <a:avLst/>
                          </a:prstGeom>
                        </pic:spPr>
                      </pic:pic>
                    </a:graphicData>
                  </a:graphic>
                </wp:inline>
              </w:drawing>
            </w:r>
            <w:r>
              <w:t xml:space="preserve">  ở trên tiêu đề của “Danh sách chi tiết đơn</w:t>
            </w:r>
            <w:r w:rsidR="00663D80">
              <w:t xml:space="preserve"> xuất/nhập kho</w:t>
            </w:r>
            <w:r>
              <w:t>” và click button “Xác nhận” toàn bộ chi tiết đơn</w:t>
            </w:r>
            <w:r w:rsidR="00663D80">
              <w:t xml:space="preserve"> xuất/nhập kho</w:t>
            </w:r>
            <w:r>
              <w:t xml:space="preserve"> được thực hiện xác nhận</w:t>
            </w:r>
          </w:p>
          <w:p w14:paraId="11EB59C6" w14:textId="36CA581C" w:rsidR="002D6741" w:rsidRDefault="002D6741" w:rsidP="006D1DB8">
            <w:pPr>
              <w:pStyle w:val="Level2"/>
            </w:pPr>
            <w:r>
              <w:t>Trường hợp nhân viên quản lý kho chỉ muốn xác nhận môt số chi tiết đơn</w:t>
            </w:r>
            <w:r w:rsidR="00663D80">
              <w:t xml:space="preserve"> xuất/nhập kh</w:t>
            </w:r>
            <w:r>
              <w:t xml:space="preserve"> thì click vào ô </w:t>
            </w:r>
            <w:r w:rsidR="00A76D68" w:rsidRPr="00201D76">
              <w:rPr>
                <w:noProof/>
              </w:rPr>
              <w:drawing>
                <wp:inline distT="0" distB="0" distL="0" distR="0" wp14:anchorId="56E45B69" wp14:editId="1193AB0E">
                  <wp:extent cx="138114" cy="185739"/>
                  <wp:effectExtent l="0" t="0" r="0" b="5080"/>
                  <wp:docPr id="1217138334" name="Picture 1217138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690" name=""/>
                          <pic:cNvPicPr/>
                        </pic:nvPicPr>
                        <pic:blipFill>
                          <a:blip r:embed="rId36"/>
                          <a:stretch>
                            <a:fillRect/>
                          </a:stretch>
                        </pic:blipFill>
                        <pic:spPr>
                          <a:xfrm>
                            <a:off x="0" y="0"/>
                            <a:ext cx="138114" cy="185739"/>
                          </a:xfrm>
                          <a:prstGeom prst="rect">
                            <a:avLst/>
                          </a:prstGeom>
                        </pic:spPr>
                      </pic:pic>
                    </a:graphicData>
                  </a:graphic>
                </wp:inline>
              </w:drawing>
            </w:r>
            <w:r w:rsidR="00A76D68">
              <w:t xml:space="preserve"> </w:t>
            </w:r>
            <w:r>
              <w:t xml:space="preserve">bên cạnh chi tiết đơn muốn xác nhận và click button “Xác nhận”. Hệ thống sẽ thực hiện xác nhận </w:t>
            </w:r>
          </w:p>
          <w:p w14:paraId="0CDFC498" w14:textId="77777777" w:rsidR="002D6741" w:rsidRDefault="002D6741" w:rsidP="006D1DB8">
            <w:pPr>
              <w:pStyle w:val="Level2"/>
            </w:pPr>
            <w:r>
              <w:t>Trường hợp nhân viên quản lý kho không chọn bất kì ô check box nào button “Xác nhận” sẽ bị disable.</w:t>
            </w:r>
          </w:p>
          <w:p w14:paraId="7F85AF84" w14:textId="1BE00CDD" w:rsidR="002D6741" w:rsidRDefault="002D6741" w:rsidP="00A76D68">
            <w:pPr>
              <w:pStyle w:val="Level2"/>
              <w:rPr>
                <w:rStyle w:val="Level2Char"/>
              </w:rPr>
            </w:pPr>
            <w:r>
              <w:t xml:space="preserve">Nhân viên quản lý kho có thể xác nhận từng chi tiết đơn </w:t>
            </w:r>
            <w:r w:rsidR="00663D80">
              <w:t>xuất/nhập kho</w:t>
            </w:r>
            <w:r>
              <w:t xml:space="preserve"> bằng cách </w:t>
            </w:r>
            <w:r w:rsidRPr="00A76D68">
              <w:rPr>
                <w:rStyle w:val="Level2Char"/>
              </w:rPr>
              <w:t>click vào icon “</w:t>
            </w:r>
            <w:r w:rsidRPr="00A76D68">
              <w:rPr>
                <w:rStyle w:val="Level2Char"/>
                <w:noProof/>
              </w:rPr>
              <w:drawing>
                <wp:inline distT="0" distB="0" distL="0" distR="0" wp14:anchorId="61FE4AEA" wp14:editId="738CEFFC">
                  <wp:extent cx="302821" cy="302821"/>
                  <wp:effectExtent l="0" t="0" r="2540" b="0"/>
                  <wp:docPr id="1205948944" name="Graphic 1205948944"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47148" name="Graphic 360247148" descr="Checkmark outline"/>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340720" cy="340720"/>
                          </a:xfrm>
                          <a:prstGeom prst="rect">
                            <a:avLst/>
                          </a:prstGeom>
                        </pic:spPr>
                      </pic:pic>
                    </a:graphicData>
                  </a:graphic>
                </wp:inline>
              </w:drawing>
            </w:r>
            <w:r w:rsidRPr="00A76D68">
              <w:rPr>
                <w:rStyle w:val="Level2Char"/>
              </w:rPr>
              <w:t xml:space="preserve">” trên </w:t>
            </w:r>
            <w:r w:rsidR="00A76D68" w:rsidRPr="00A76D68">
              <w:rPr>
                <w:rStyle w:val="Level2Char"/>
              </w:rPr>
              <w:fldChar w:fldCharType="begin"/>
            </w:r>
            <w:r w:rsidR="00A76D68" w:rsidRPr="00A76D68">
              <w:rPr>
                <w:rStyle w:val="Level2Char"/>
              </w:rPr>
              <w:instrText xml:space="preserve"> REF _Ref151966288 \h </w:instrText>
            </w:r>
            <w:r w:rsidR="00A76D68">
              <w:rPr>
                <w:rStyle w:val="Level2Char"/>
                <w:rFonts w:eastAsia="Calibri"/>
              </w:rPr>
              <w:instrText xml:space="preserve"> \* MERGEFORMAT </w:instrText>
            </w:r>
            <w:r w:rsidR="00A76D68" w:rsidRPr="00A76D68">
              <w:rPr>
                <w:rStyle w:val="Level2Char"/>
              </w:rPr>
            </w:r>
            <w:r w:rsidR="00A76D68" w:rsidRPr="00A76D68">
              <w:rPr>
                <w:rStyle w:val="Level2Char"/>
              </w:rPr>
              <w:fldChar w:fldCharType="separate"/>
            </w:r>
            <w:r w:rsidR="00A76D68" w:rsidRPr="00A76D68">
              <w:rPr>
                <w:rStyle w:val="Level2Char"/>
              </w:rPr>
              <w:t>Màn hình tạo mới đơn xuất/nhập kho</w:t>
            </w:r>
            <w:r w:rsidR="00A76D68" w:rsidRPr="00A76D68">
              <w:rPr>
                <w:rStyle w:val="Level2Char"/>
              </w:rPr>
              <w:fldChar w:fldCharType="end"/>
            </w:r>
            <w:r w:rsidR="00A76D68" w:rsidRPr="00A76D68">
              <w:rPr>
                <w:rStyle w:val="Level2Char"/>
              </w:rPr>
              <w:t xml:space="preserve">, </w:t>
            </w:r>
            <w:r w:rsidR="00A76D68" w:rsidRPr="00A76D68">
              <w:rPr>
                <w:rStyle w:val="Level2Char"/>
              </w:rPr>
              <w:fldChar w:fldCharType="begin"/>
            </w:r>
            <w:r w:rsidR="00A76D68" w:rsidRPr="00A76D68">
              <w:rPr>
                <w:rStyle w:val="Level2Char"/>
              </w:rPr>
              <w:instrText xml:space="preserve"> REF _Ref152185411 \h </w:instrText>
            </w:r>
            <w:r w:rsidR="00A76D68">
              <w:rPr>
                <w:rStyle w:val="Level2Char"/>
                <w:rFonts w:eastAsia="Calibri"/>
              </w:rPr>
              <w:instrText xml:space="preserve"> \* MERGEFORMAT </w:instrText>
            </w:r>
            <w:r w:rsidR="00A76D68" w:rsidRPr="00A76D68">
              <w:rPr>
                <w:rStyle w:val="Level2Char"/>
              </w:rPr>
            </w:r>
            <w:r w:rsidR="00A76D68" w:rsidRPr="00A76D68">
              <w:rPr>
                <w:rStyle w:val="Level2Char"/>
              </w:rPr>
              <w:fldChar w:fldCharType="separate"/>
            </w:r>
            <w:r w:rsidR="00A76D68" w:rsidRPr="00A76D68">
              <w:rPr>
                <w:rStyle w:val="Level2Char"/>
              </w:rPr>
              <w:t>Màn hình xem chi tiết đơn xuất/nhập kho</w:t>
            </w:r>
            <w:r w:rsidR="00A76D68" w:rsidRPr="00A76D68">
              <w:rPr>
                <w:rStyle w:val="Level2Char"/>
              </w:rPr>
              <w:fldChar w:fldCharType="end"/>
            </w:r>
            <w:r w:rsidR="00A76D68" w:rsidRPr="00A76D68">
              <w:rPr>
                <w:rStyle w:val="Level2Char"/>
              </w:rPr>
              <w:t xml:space="preserve">, </w:t>
            </w:r>
            <w:r w:rsidR="00A76D68" w:rsidRPr="00A76D68">
              <w:rPr>
                <w:rStyle w:val="Level2Char"/>
              </w:rPr>
              <w:fldChar w:fldCharType="begin"/>
            </w:r>
            <w:r w:rsidR="00A76D68" w:rsidRPr="00A76D68">
              <w:rPr>
                <w:rStyle w:val="Level2Char"/>
              </w:rPr>
              <w:instrText xml:space="preserve"> REF _Ref152185346 \h </w:instrText>
            </w:r>
            <w:r w:rsidR="00A76D68">
              <w:rPr>
                <w:rStyle w:val="Level2Char"/>
                <w:rFonts w:eastAsia="Calibri"/>
              </w:rPr>
              <w:instrText xml:space="preserve"> \* MERGEFORMAT </w:instrText>
            </w:r>
            <w:r w:rsidR="00A76D68" w:rsidRPr="00A76D68">
              <w:rPr>
                <w:rStyle w:val="Level2Char"/>
              </w:rPr>
            </w:r>
            <w:r w:rsidR="00A76D68" w:rsidRPr="00A76D68">
              <w:rPr>
                <w:rStyle w:val="Level2Char"/>
              </w:rPr>
              <w:fldChar w:fldCharType="separate"/>
            </w:r>
            <w:r w:rsidR="00A76D68" w:rsidRPr="00A76D68">
              <w:rPr>
                <w:rStyle w:val="Level2Char"/>
              </w:rPr>
              <w:t>Màn hình cập nhật thông tin đơn xuất/nhập kho</w:t>
            </w:r>
            <w:r w:rsidR="00A76D68" w:rsidRPr="00A76D68">
              <w:rPr>
                <w:rStyle w:val="Level2Char"/>
              </w:rPr>
              <w:fldChar w:fldCharType="end"/>
            </w:r>
          </w:p>
          <w:p w14:paraId="75F0D036" w14:textId="2AC15AEE" w:rsidR="00A76D68" w:rsidRPr="00A76D68" w:rsidRDefault="00A76D68" w:rsidP="00A76D68">
            <w:pPr>
              <w:pStyle w:val="BulletList1"/>
              <w:rPr>
                <w:rStyle w:val="Level2Char"/>
                <w:rFonts w:eastAsia="Calibri"/>
              </w:rPr>
            </w:pPr>
            <w:r>
              <w:rPr>
                <w:rStyle w:val="Level2Char"/>
                <w:rFonts w:eastAsia="Calibri"/>
              </w:rPr>
              <w:t xml:space="preserve">Hệ thống cho phép nhân viên quản lý kho xác nhận “Chi tiết đơn” trên </w:t>
            </w:r>
            <w:r>
              <w:fldChar w:fldCharType="begin"/>
            </w:r>
            <w:r>
              <w:instrText xml:space="preserve"> REF _Ref151993324 \h  \* MERGEFORMAT </w:instrText>
            </w:r>
            <w:r>
              <w:fldChar w:fldCharType="separate"/>
            </w:r>
            <w:proofErr w:type="spellStart"/>
            <w:r w:rsidRPr="00201D76">
              <w:t>Màn</w:t>
            </w:r>
            <w:proofErr w:type="spellEnd"/>
            <w:r w:rsidRPr="00201D76">
              <w:t xml:space="preserve"> </w:t>
            </w:r>
            <w:proofErr w:type="spellStart"/>
            <w:r w:rsidRPr="00201D76">
              <w:t>hình</w:t>
            </w:r>
            <w:proofErr w:type="spellEnd"/>
            <w:r w:rsidRPr="00201D76">
              <w:t xml:space="preserve"> </w:t>
            </w:r>
            <w:proofErr w:type="spellStart"/>
            <w:r w:rsidRPr="00201D76">
              <w:t>danh</w:t>
            </w:r>
            <w:proofErr w:type="spellEnd"/>
            <w:r w:rsidRPr="00201D76">
              <w:t xml:space="preserve"> </w:t>
            </w:r>
            <w:proofErr w:type="spellStart"/>
            <w:r w:rsidRPr="00201D76">
              <w:t>sách</w:t>
            </w:r>
            <w:proofErr w:type="spellEnd"/>
            <w:r w:rsidRPr="00201D76">
              <w:t xml:space="preserve"> </w:t>
            </w:r>
            <w:proofErr w:type="spellStart"/>
            <w:r w:rsidRPr="00201D76">
              <w:t>đơn</w:t>
            </w:r>
            <w:proofErr w:type="spellEnd"/>
            <w:r w:rsidRPr="00201D76">
              <w:t xml:space="preserve"> </w:t>
            </w:r>
            <w:proofErr w:type="spellStart"/>
            <w:r w:rsidRPr="00201D76">
              <w:t>xuất</w:t>
            </w:r>
            <w:proofErr w:type="spellEnd"/>
            <w:r w:rsidRPr="00201D76">
              <w:t>/</w:t>
            </w:r>
            <w:proofErr w:type="spellStart"/>
            <w:r w:rsidRPr="00201D76">
              <w:t>nhập</w:t>
            </w:r>
            <w:proofErr w:type="spellEnd"/>
            <w:r w:rsidRPr="00201D76">
              <w:t xml:space="preserve"> </w:t>
            </w:r>
            <w:proofErr w:type="spellStart"/>
            <w:r w:rsidRPr="00201D76">
              <w:t>kho</w:t>
            </w:r>
            <w:proofErr w:type="spellEnd"/>
            <w:r>
              <w:fldChar w:fldCharType="end"/>
            </w:r>
          </w:p>
          <w:p w14:paraId="6484D959" w14:textId="4C55CF7A" w:rsidR="00A76D68" w:rsidRDefault="00A76D68" w:rsidP="00A76D68">
            <w:pPr>
              <w:pStyle w:val="Level2"/>
            </w:pPr>
            <w:r>
              <w:t xml:space="preserve">Trường hợp nhân viên ql kho chọn </w:t>
            </w:r>
            <w:r w:rsidRPr="00201D76">
              <w:rPr>
                <w:noProof/>
              </w:rPr>
              <w:drawing>
                <wp:inline distT="0" distB="0" distL="0" distR="0" wp14:anchorId="2E33D70C" wp14:editId="15CDB7D6">
                  <wp:extent cx="138114" cy="185739"/>
                  <wp:effectExtent l="0" t="0" r="0" b="5080"/>
                  <wp:docPr id="524450468" name="Picture 524450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690" name=""/>
                          <pic:cNvPicPr/>
                        </pic:nvPicPr>
                        <pic:blipFill>
                          <a:blip r:embed="rId36"/>
                          <a:stretch>
                            <a:fillRect/>
                          </a:stretch>
                        </pic:blipFill>
                        <pic:spPr>
                          <a:xfrm>
                            <a:off x="0" y="0"/>
                            <a:ext cx="138114" cy="185739"/>
                          </a:xfrm>
                          <a:prstGeom prst="rect">
                            <a:avLst/>
                          </a:prstGeom>
                        </pic:spPr>
                      </pic:pic>
                    </a:graphicData>
                  </a:graphic>
                </wp:inline>
              </w:drawing>
            </w:r>
            <w:r>
              <w:t xml:space="preserve"> ở trên tiêu đề và click button “Xác nhận”. Hệ thống sẽ thực hiện</w:t>
            </w:r>
            <w:r w:rsidR="00663D80">
              <w:t xml:space="preserve"> </w:t>
            </w:r>
            <w:r>
              <w:t xml:space="preserve">xác nhận toàn bộ </w:t>
            </w:r>
            <w:r w:rsidR="00663D80">
              <w:t xml:space="preserve"> chi tiết </w:t>
            </w:r>
            <w:r>
              <w:t xml:space="preserve">đơn xuất/nhập </w:t>
            </w:r>
            <w:r w:rsidR="00663D80">
              <w:t>kho</w:t>
            </w:r>
          </w:p>
          <w:p w14:paraId="7DFC40D9" w14:textId="77777777" w:rsidR="00A76D68" w:rsidRDefault="00A76D68" w:rsidP="00A76D68">
            <w:pPr>
              <w:pStyle w:val="Level2"/>
            </w:pPr>
            <w:r>
              <w:t xml:space="preserve">Trường hợp nhân viên quản lý kho chỉ muốn xác nhận môt số đơn xuất/nhập kho thì click vào ô </w:t>
            </w:r>
            <w:r w:rsidRPr="00201D76">
              <w:rPr>
                <w:noProof/>
              </w:rPr>
              <w:drawing>
                <wp:inline distT="0" distB="0" distL="0" distR="0" wp14:anchorId="6B97F4C9" wp14:editId="3F96B4D6">
                  <wp:extent cx="138114" cy="185739"/>
                  <wp:effectExtent l="0" t="0" r="0" b="5080"/>
                  <wp:docPr id="1590876054" name="Picture 159087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690" name=""/>
                          <pic:cNvPicPr/>
                        </pic:nvPicPr>
                        <pic:blipFill>
                          <a:blip r:embed="rId36"/>
                          <a:stretch>
                            <a:fillRect/>
                          </a:stretch>
                        </pic:blipFill>
                        <pic:spPr>
                          <a:xfrm>
                            <a:off x="0" y="0"/>
                            <a:ext cx="138114" cy="185739"/>
                          </a:xfrm>
                          <a:prstGeom prst="rect">
                            <a:avLst/>
                          </a:prstGeom>
                        </pic:spPr>
                      </pic:pic>
                    </a:graphicData>
                  </a:graphic>
                </wp:inline>
              </w:drawing>
            </w:r>
            <w:r>
              <w:t xml:space="preserve"> bên cạnh đơn muốn xác nhận và click button “Xác nhận”. Hệ thống sẽ thực hiện xác nhận</w:t>
            </w:r>
          </w:p>
          <w:p w14:paraId="3598AD81" w14:textId="1967EAF7" w:rsidR="002D6741" w:rsidRPr="00663D80" w:rsidRDefault="00A76D68" w:rsidP="006D1DB8">
            <w:pPr>
              <w:pStyle w:val="Level2"/>
            </w:pPr>
            <w:r>
              <w:t>Trường hợp nhân viên quản lý kho không chọn bất kì ô check box nào button “Xác nhận” sẽ bị disable.</w:t>
            </w:r>
          </w:p>
        </w:tc>
      </w:tr>
      <w:tr w:rsidR="002D6741" w:rsidRPr="00516C12" w14:paraId="7CCAC09A" w14:textId="77777777" w:rsidTr="006D1DB8">
        <w:trPr>
          <w:trHeight w:val="253"/>
        </w:trPr>
        <w:tc>
          <w:tcPr>
            <w:tcW w:w="548" w:type="pct"/>
          </w:tcPr>
          <w:p w14:paraId="1C3136F8" w14:textId="77777777" w:rsidR="002D6741" w:rsidRDefault="002D6741" w:rsidP="006D1DB8">
            <w:pPr>
              <w:rPr>
                <w:rFonts w:cs="Arial"/>
                <w:szCs w:val="20"/>
                <w:lang w:val="vi-VN" w:eastAsia="en-US"/>
              </w:rPr>
            </w:pPr>
          </w:p>
          <w:p w14:paraId="271697F8" w14:textId="77777777" w:rsidR="002D6741" w:rsidRDefault="002D6741" w:rsidP="006D1DB8">
            <w:pPr>
              <w:rPr>
                <w:rFonts w:cs="Arial"/>
                <w:szCs w:val="20"/>
                <w:lang w:eastAsia="en-US"/>
              </w:rPr>
            </w:pPr>
            <w:r w:rsidRPr="00516C12">
              <w:rPr>
                <w:rFonts w:cs="Arial"/>
                <w:szCs w:val="20"/>
                <w:lang w:eastAsia="en-US"/>
              </w:rPr>
              <w:t>(2)</w:t>
            </w:r>
          </w:p>
          <w:p w14:paraId="28D0D0B3" w14:textId="77777777" w:rsidR="002D6741" w:rsidRDefault="002D6741" w:rsidP="006D1DB8">
            <w:pPr>
              <w:rPr>
                <w:rFonts w:cs="Arial"/>
                <w:szCs w:val="20"/>
                <w:lang w:val="vi-VN" w:eastAsia="en-US"/>
              </w:rPr>
            </w:pPr>
            <w:r>
              <w:rPr>
                <w:rFonts w:cs="Arial"/>
                <w:szCs w:val="20"/>
                <w:lang w:val="vi-VN" w:eastAsia="en-US"/>
              </w:rPr>
              <w:t xml:space="preserve">(2.1) </w:t>
            </w:r>
          </w:p>
          <w:p w14:paraId="6DE32111" w14:textId="77777777" w:rsidR="002D6741" w:rsidRPr="00675555" w:rsidRDefault="002D6741" w:rsidP="006D1DB8">
            <w:pPr>
              <w:rPr>
                <w:rFonts w:cs="Arial"/>
                <w:szCs w:val="20"/>
                <w:lang w:val="vi-VN" w:eastAsia="en-US"/>
              </w:rPr>
            </w:pPr>
            <w:r>
              <w:rPr>
                <w:rFonts w:cs="Arial"/>
                <w:szCs w:val="20"/>
                <w:lang w:val="vi-VN" w:eastAsia="en-US"/>
              </w:rPr>
              <w:t>(2.2)</w:t>
            </w:r>
          </w:p>
        </w:tc>
        <w:tc>
          <w:tcPr>
            <w:tcW w:w="548" w:type="pct"/>
            <w:shd w:val="clear" w:color="auto" w:fill="auto"/>
          </w:tcPr>
          <w:p w14:paraId="3D78724D" w14:textId="18219AC1" w:rsidR="002D6741" w:rsidRDefault="002D6741" w:rsidP="006D1DB8">
            <w:pPr>
              <w:pStyle w:val="Caption"/>
              <w:jc w:val="left"/>
            </w:pPr>
            <w:r>
              <w:t xml:space="preserve">BR </w:t>
            </w:r>
            <w:r>
              <w:fldChar w:fldCharType="begin"/>
            </w:r>
            <w:r>
              <w:instrText xml:space="preserve"> SEQ BR \* ARABIC </w:instrText>
            </w:r>
            <w:r>
              <w:fldChar w:fldCharType="separate"/>
            </w:r>
            <w:r w:rsidR="00201D76">
              <w:rPr>
                <w:noProof/>
              </w:rPr>
              <w:t>12</w:t>
            </w:r>
            <w:r>
              <w:fldChar w:fldCharType="end"/>
            </w:r>
          </w:p>
          <w:p w14:paraId="50C5C7D1" w14:textId="77777777" w:rsidR="002D6741" w:rsidRPr="00516C12" w:rsidRDefault="002D6741" w:rsidP="006D1DB8">
            <w:pPr>
              <w:pStyle w:val="BRTitle"/>
            </w:pPr>
          </w:p>
        </w:tc>
        <w:tc>
          <w:tcPr>
            <w:tcW w:w="3904" w:type="pct"/>
            <w:shd w:val="clear" w:color="auto" w:fill="auto"/>
          </w:tcPr>
          <w:p w14:paraId="4E8F8094" w14:textId="77777777" w:rsidR="002D6741" w:rsidRDefault="002D6741" w:rsidP="006D1DB8">
            <w:pPr>
              <w:rPr>
                <w:rFonts w:cs="Arial"/>
                <w:b/>
                <w:szCs w:val="20"/>
                <w:u w:val="single"/>
                <w:lang w:eastAsia="en-US"/>
              </w:rPr>
            </w:pPr>
            <w:r>
              <w:rPr>
                <w:rFonts w:cs="Arial"/>
                <w:b/>
                <w:szCs w:val="20"/>
                <w:u w:val="single"/>
                <w:lang w:eastAsia="en-US"/>
              </w:rPr>
              <w:t>Showing</w:t>
            </w:r>
            <w:r>
              <w:rPr>
                <w:rFonts w:cs="Arial"/>
                <w:b/>
                <w:szCs w:val="20"/>
                <w:u w:val="single"/>
                <w:lang w:val="vi-VN" w:eastAsia="en-US"/>
              </w:rPr>
              <w:t xml:space="preserve"> dialog confirmation message</w:t>
            </w:r>
            <w:r>
              <w:rPr>
                <w:rFonts w:cs="Arial"/>
                <w:b/>
                <w:szCs w:val="20"/>
                <w:u w:val="single"/>
                <w:lang w:val="en-US" w:eastAsia="en-US"/>
              </w:rPr>
              <w:t xml:space="preserve"> rules</w:t>
            </w:r>
            <w:r w:rsidRPr="00386665">
              <w:rPr>
                <w:rFonts w:cs="Arial"/>
                <w:b/>
                <w:szCs w:val="20"/>
                <w:u w:val="single"/>
                <w:lang w:eastAsia="en-US"/>
              </w:rPr>
              <w:t>:</w:t>
            </w:r>
          </w:p>
          <w:p w14:paraId="72449DEE" w14:textId="77777777" w:rsidR="002D6741" w:rsidRDefault="002D6741" w:rsidP="006D1DB8">
            <w:proofErr w:type="spellStart"/>
            <w:r w:rsidRPr="00467C7F">
              <w:t>Hệ</w:t>
            </w:r>
            <w:proofErr w:type="spellEnd"/>
            <w:r w:rsidRPr="00467C7F">
              <w:t xml:space="preserve"> </w:t>
            </w:r>
            <w:proofErr w:type="spellStart"/>
            <w:r w:rsidRPr="00467C7F">
              <w:t>thống</w:t>
            </w:r>
            <w:proofErr w:type="spellEnd"/>
            <w:r w:rsidRPr="00467C7F">
              <w:t xml:space="preserve"> show dialog </w:t>
            </w:r>
            <w:proofErr w:type="spellStart"/>
            <w:r w:rsidRPr="00467C7F">
              <w:t>với</w:t>
            </w:r>
            <w:proofErr w:type="spellEnd"/>
            <w:r w:rsidRPr="00467C7F">
              <w:t xml:space="preserve"> </w:t>
            </w:r>
            <w:proofErr w:type="spellStart"/>
            <w:r w:rsidRPr="00467C7F">
              <w:t>nội</w:t>
            </w:r>
            <w:proofErr w:type="spellEnd"/>
            <w:r w:rsidRPr="00467C7F">
              <w:t xml:space="preserve"> dung </w:t>
            </w:r>
            <w:proofErr w:type="spellStart"/>
            <w:r w:rsidRPr="00467C7F">
              <w:t>sau</w:t>
            </w:r>
            <w:proofErr w:type="spellEnd"/>
            <w:r w:rsidRPr="00467C7F">
              <w:t>:</w:t>
            </w:r>
          </w:p>
          <w:p w14:paraId="4D6BB071" w14:textId="77777777" w:rsidR="002D6741" w:rsidRDefault="002D6741" w:rsidP="006D1DB8">
            <w:pPr>
              <w:pStyle w:val="BulletList1"/>
            </w:pPr>
            <w:proofErr w:type="spellStart"/>
            <w:r>
              <w:t>Màn</w:t>
            </w:r>
            <w:proofErr w:type="spellEnd"/>
            <w:r>
              <w:t xml:space="preserve"> </w:t>
            </w:r>
            <w:proofErr w:type="spellStart"/>
            <w:r>
              <w:t>hình</w:t>
            </w:r>
            <w:proofErr w:type="spellEnd"/>
            <w:r>
              <w:t>:</w:t>
            </w:r>
          </w:p>
          <w:p w14:paraId="375CB7FE" w14:textId="454EF20D" w:rsidR="002D6741" w:rsidRDefault="003442A9" w:rsidP="006D1DB8">
            <w:pPr>
              <w:rPr>
                <w:lang w:val="vi-VN"/>
              </w:rPr>
            </w:pPr>
            <w:r w:rsidRPr="003442A9">
              <w:rPr>
                <w:noProof/>
                <w:lang w:val="vi-VN"/>
              </w:rPr>
              <w:lastRenderedPageBreak/>
              <w:drawing>
                <wp:inline distT="0" distB="0" distL="0" distR="0" wp14:anchorId="00A8B90A" wp14:editId="63CF5FB7">
                  <wp:extent cx="2962297" cy="1738325"/>
                  <wp:effectExtent l="0" t="0" r="0" b="0"/>
                  <wp:docPr id="1463418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18681" name=""/>
                          <pic:cNvPicPr/>
                        </pic:nvPicPr>
                        <pic:blipFill>
                          <a:blip r:embed="rId39"/>
                          <a:stretch>
                            <a:fillRect/>
                          </a:stretch>
                        </pic:blipFill>
                        <pic:spPr>
                          <a:xfrm>
                            <a:off x="0" y="0"/>
                            <a:ext cx="2962297" cy="1738325"/>
                          </a:xfrm>
                          <a:prstGeom prst="rect">
                            <a:avLst/>
                          </a:prstGeom>
                        </pic:spPr>
                      </pic:pic>
                    </a:graphicData>
                  </a:graphic>
                </wp:inline>
              </w:drawing>
            </w:r>
          </w:p>
          <w:p w14:paraId="7B0B560C" w14:textId="77777777" w:rsidR="002D6741" w:rsidRDefault="002D6741" w:rsidP="006D1DB8">
            <w:pPr>
              <w:pStyle w:val="Level2"/>
            </w:pPr>
            <w:r>
              <w:t>Message: “Bạn có chắc muốn xác nhận chi tiết đơn này không?”</w:t>
            </w:r>
          </w:p>
          <w:p w14:paraId="7CF11533" w14:textId="1D1090DB" w:rsidR="002D6741" w:rsidRDefault="002D6741" w:rsidP="006D1DB8">
            <w:pPr>
              <w:pStyle w:val="Level2"/>
            </w:pPr>
            <w:r>
              <w:t>Dialog Type: “</w:t>
            </w:r>
            <w:r w:rsidR="003442A9">
              <w:t>Có</w:t>
            </w:r>
            <w:r>
              <w:t>/</w:t>
            </w:r>
            <w:r w:rsidR="003442A9">
              <w:t>Hủy</w:t>
            </w:r>
            <w:r>
              <w:t>”</w:t>
            </w:r>
          </w:p>
          <w:p w14:paraId="47C735B2" w14:textId="04A8ECE5" w:rsidR="002D6741" w:rsidRDefault="002D6741" w:rsidP="006D1DB8">
            <w:pPr>
              <w:pStyle w:val="BulletList1"/>
            </w:pPr>
            <w:r>
              <w:t xml:space="preserve">Trường </w:t>
            </w:r>
            <w:proofErr w:type="spellStart"/>
            <w:r>
              <w:t>hợp</w:t>
            </w:r>
            <w:proofErr w:type="spellEnd"/>
            <w:r>
              <w:t xml:space="preserve"> NSD click button “</w:t>
            </w:r>
            <w:proofErr w:type="spellStart"/>
            <w:r w:rsidR="003442A9">
              <w:t>Có</w:t>
            </w:r>
            <w:proofErr w:type="spellEnd"/>
            <w:r>
              <w:t>”:</w:t>
            </w:r>
          </w:p>
          <w:p w14:paraId="4063C45B" w14:textId="77777777" w:rsidR="002D6741" w:rsidRPr="00761ADF" w:rsidRDefault="002D6741" w:rsidP="006D1DB8">
            <w:pPr>
              <w:pStyle w:val="Level2"/>
            </w:pPr>
            <w:r>
              <w:t>Thực hiện xác nhận</w:t>
            </w:r>
          </w:p>
          <w:p w14:paraId="4E70B6F7" w14:textId="25251D16" w:rsidR="002D6741" w:rsidRDefault="002D6741" w:rsidP="006D1DB8">
            <w:pPr>
              <w:pStyle w:val="BulletList1"/>
            </w:pPr>
            <w:r>
              <w:t xml:space="preserve">Trường </w:t>
            </w:r>
            <w:proofErr w:type="spellStart"/>
            <w:r>
              <w:t>hợp</w:t>
            </w:r>
            <w:proofErr w:type="spellEnd"/>
            <w:r>
              <w:t xml:space="preserve"> NSD click button “</w:t>
            </w:r>
            <w:proofErr w:type="spellStart"/>
            <w:r w:rsidR="003442A9">
              <w:t>Hủy</w:t>
            </w:r>
            <w:proofErr w:type="spellEnd"/>
            <w:r>
              <w:t>”:</w:t>
            </w:r>
          </w:p>
          <w:p w14:paraId="55280EC0" w14:textId="77777777" w:rsidR="002D6741" w:rsidRPr="00675555" w:rsidRDefault="002D6741" w:rsidP="006D1DB8">
            <w:pPr>
              <w:pStyle w:val="Level2"/>
            </w:pPr>
            <w:r>
              <w:t>Màn hình dialog được đóng lại</w:t>
            </w:r>
          </w:p>
        </w:tc>
      </w:tr>
      <w:tr w:rsidR="002D6741" w:rsidRPr="00516C12" w14:paraId="3F0CD2AC" w14:textId="77777777" w:rsidTr="006D1DB8">
        <w:trPr>
          <w:trHeight w:val="253"/>
        </w:trPr>
        <w:tc>
          <w:tcPr>
            <w:tcW w:w="548" w:type="pct"/>
          </w:tcPr>
          <w:p w14:paraId="094BC085" w14:textId="77777777" w:rsidR="002D6741" w:rsidRDefault="002D6741" w:rsidP="006D1DB8">
            <w:pPr>
              <w:rPr>
                <w:rFonts w:cs="Arial"/>
                <w:szCs w:val="20"/>
                <w:lang w:eastAsia="en-US"/>
              </w:rPr>
            </w:pPr>
          </w:p>
          <w:p w14:paraId="3A25696F" w14:textId="77777777" w:rsidR="002D6741" w:rsidRPr="00675555" w:rsidRDefault="002D6741" w:rsidP="006D1DB8">
            <w:pPr>
              <w:rPr>
                <w:rFonts w:cs="Arial"/>
                <w:szCs w:val="20"/>
                <w:lang w:val="vi-VN" w:eastAsia="en-US"/>
              </w:rPr>
            </w:pPr>
            <w:r>
              <w:rPr>
                <w:rFonts w:cs="Arial"/>
                <w:szCs w:val="20"/>
                <w:lang w:val="vi-VN" w:eastAsia="en-US"/>
              </w:rPr>
              <w:t>(3)</w:t>
            </w:r>
          </w:p>
        </w:tc>
        <w:tc>
          <w:tcPr>
            <w:tcW w:w="548" w:type="pct"/>
            <w:shd w:val="clear" w:color="auto" w:fill="auto"/>
          </w:tcPr>
          <w:p w14:paraId="484AAD3A" w14:textId="42F497BC" w:rsidR="002D6741" w:rsidRDefault="002D6741" w:rsidP="006D1DB8">
            <w:pPr>
              <w:pStyle w:val="Caption"/>
              <w:jc w:val="left"/>
            </w:pPr>
            <w:r>
              <w:t xml:space="preserve">BR </w:t>
            </w:r>
            <w:r>
              <w:fldChar w:fldCharType="begin"/>
            </w:r>
            <w:r>
              <w:instrText xml:space="preserve"> SEQ BR \* ARABIC </w:instrText>
            </w:r>
            <w:r>
              <w:fldChar w:fldCharType="separate"/>
            </w:r>
            <w:r w:rsidR="00201D76">
              <w:rPr>
                <w:noProof/>
              </w:rPr>
              <w:t>13</w:t>
            </w:r>
            <w:r>
              <w:fldChar w:fldCharType="end"/>
            </w:r>
          </w:p>
          <w:p w14:paraId="73E4651B" w14:textId="77777777" w:rsidR="002D6741" w:rsidRDefault="002D6741" w:rsidP="006D1DB8">
            <w:pPr>
              <w:pStyle w:val="Caption"/>
              <w:jc w:val="left"/>
            </w:pPr>
          </w:p>
        </w:tc>
        <w:tc>
          <w:tcPr>
            <w:tcW w:w="3904" w:type="pct"/>
            <w:shd w:val="clear" w:color="auto" w:fill="auto"/>
          </w:tcPr>
          <w:p w14:paraId="1C07B140" w14:textId="77777777" w:rsidR="002D6741" w:rsidRDefault="002D6741" w:rsidP="006D1DB8">
            <w:pPr>
              <w:rPr>
                <w:rFonts w:cs="Arial"/>
                <w:b/>
                <w:szCs w:val="20"/>
                <w:u w:val="single"/>
                <w:lang w:val="vi-VN" w:eastAsia="en-US"/>
              </w:rPr>
            </w:pPr>
            <w:proofErr w:type="spellStart"/>
            <w:r>
              <w:rPr>
                <w:rFonts w:cs="Arial"/>
                <w:b/>
                <w:szCs w:val="20"/>
                <w:u w:val="single"/>
                <w:lang w:eastAsia="en-US"/>
              </w:rPr>
              <w:t>Xác</w:t>
            </w:r>
            <w:proofErr w:type="spellEnd"/>
            <w:r>
              <w:rPr>
                <w:rFonts w:cs="Arial"/>
                <w:b/>
                <w:szCs w:val="20"/>
                <w:u w:val="single"/>
                <w:lang w:val="vi-VN" w:eastAsia="en-US"/>
              </w:rPr>
              <w:t xml:space="preserve"> nhận Rules:</w:t>
            </w:r>
          </w:p>
          <w:p w14:paraId="6E27A237" w14:textId="77777777" w:rsidR="002D6741" w:rsidRDefault="002D6741" w:rsidP="006D1DB8">
            <w:pPr>
              <w:rPr>
                <w:lang w:val="vi-VN" w:eastAsia="en-US"/>
              </w:rPr>
            </w:pPr>
            <w:r>
              <w:rPr>
                <w:lang w:val="vi-VN" w:eastAsia="en-US"/>
              </w:rPr>
              <w:t>Hệ thống thực hiện logic sau:</w:t>
            </w:r>
          </w:p>
          <w:p w14:paraId="0186FA24" w14:textId="77777777" w:rsidR="002D6741" w:rsidRDefault="002D6741" w:rsidP="006D1DB8">
            <w:pPr>
              <w:pStyle w:val="BulletList1"/>
            </w:pPr>
            <w:proofErr w:type="spellStart"/>
            <w:r>
              <w:t>Cập</w:t>
            </w:r>
            <w:proofErr w:type="spellEnd"/>
            <w:r>
              <w:t xml:space="preserve"> </w:t>
            </w:r>
            <w:proofErr w:type="spellStart"/>
            <w:r>
              <w:t>nhật</w:t>
            </w:r>
            <w:proofErr w:type="spellEnd"/>
            <w:r>
              <w:t xml:space="preserve"> </w:t>
            </w:r>
            <w:proofErr w:type="spellStart"/>
            <w:r>
              <w:t>bản</w:t>
            </w:r>
            <w:proofErr w:type="spellEnd"/>
            <w:r>
              <w:t xml:space="preserve"> </w:t>
            </w:r>
            <w:proofErr w:type="spellStart"/>
            <w:r>
              <w:t>ghi</w:t>
            </w:r>
            <w:proofErr w:type="spellEnd"/>
            <w:r>
              <w:t xml:space="preserve"> </w:t>
            </w:r>
            <w:proofErr w:type="spellStart"/>
            <w:r>
              <w:t>như</w:t>
            </w:r>
            <w:proofErr w:type="spellEnd"/>
            <w:r>
              <w:t xml:space="preserve"> </w:t>
            </w:r>
            <w:proofErr w:type="spellStart"/>
            <w:r>
              <w:t>sau</w:t>
            </w:r>
            <w:proofErr w:type="spellEnd"/>
            <w:r>
              <w:t>:</w:t>
            </w:r>
          </w:p>
          <w:p w14:paraId="5E01F602" w14:textId="55328FD5" w:rsidR="00D85C14" w:rsidRDefault="00D85C14" w:rsidP="00D85C14">
            <w:pPr>
              <w:pStyle w:val="Level2"/>
            </w:pPr>
            <w:r>
              <w:t>[Trạng thái] của chi tiết đơn  = “chờ lái xe xác nhận”</w:t>
            </w:r>
          </w:p>
          <w:p w14:paraId="079CFC60" w14:textId="1534DA11" w:rsidR="00D85C14" w:rsidRPr="00D85C14" w:rsidRDefault="00D85C14" w:rsidP="00D85C14">
            <w:pPr>
              <w:pStyle w:val="Level2"/>
            </w:pPr>
            <w:r>
              <w:t>Trường hợp chưa có chi tiết đơn nào trong đơn xuất/nhập kho được xác nhận bởi lái xe thì [Trạng thái] của đơn xuất/nhập kho = “Chờ lái xe xác nhận”</w:t>
            </w:r>
          </w:p>
          <w:p w14:paraId="661A77C4" w14:textId="1A721638" w:rsidR="002D6741" w:rsidRPr="00C4067F" w:rsidRDefault="002D6741" w:rsidP="006D1DB8">
            <w:pPr>
              <w:pStyle w:val="BulletList1"/>
            </w:pPr>
            <w:proofErr w:type="spellStart"/>
            <w:r>
              <w:t>Gửi</w:t>
            </w:r>
            <w:proofErr w:type="spellEnd"/>
            <w:r>
              <w:t xml:space="preserve"> 1 notification </w:t>
            </w:r>
            <w:r>
              <w:rPr>
                <w:lang w:val="vi-VN"/>
              </w:rPr>
              <w:t xml:space="preserve">đến quản lý kho </w:t>
            </w:r>
            <w:proofErr w:type="spellStart"/>
            <w:r>
              <w:t>theo</w:t>
            </w:r>
            <w:proofErr w:type="spellEnd"/>
            <w:r>
              <w:t xml:space="preserve"> template</w:t>
            </w:r>
            <w:r>
              <w:rPr>
                <w:lang w:val="vi-VN"/>
              </w:rPr>
              <w:t xml:space="preserve"> </w:t>
            </w:r>
            <w:r w:rsidR="00D85C14">
              <w:rPr>
                <w:lang w:val="vi-VN"/>
              </w:rPr>
              <w:fldChar w:fldCharType="begin"/>
            </w:r>
            <w:r w:rsidR="00D85C14">
              <w:rPr>
                <w:lang w:val="vi-VN"/>
              </w:rPr>
              <w:instrText xml:space="preserve"> REF _Ref151709700 \h </w:instrText>
            </w:r>
            <w:r w:rsidR="00D85C14">
              <w:rPr>
                <w:lang w:val="vi-VN"/>
              </w:rPr>
            </w:r>
            <w:r w:rsidR="00D85C14">
              <w:rPr>
                <w:lang w:val="vi-VN"/>
              </w:rPr>
              <w:fldChar w:fldCharType="separate"/>
            </w:r>
            <w:r w:rsidR="00201D76">
              <w:t xml:space="preserve">Notice </w:t>
            </w:r>
            <w:proofErr w:type="gramStart"/>
            <w:r w:rsidR="00201D76">
              <w:rPr>
                <w:noProof/>
              </w:rPr>
              <w:t>1</w:t>
            </w:r>
            <w:r w:rsidR="00201D76">
              <w:rPr>
                <w:lang w:val="vi-VN"/>
              </w:rPr>
              <w:t>.[</w:t>
            </w:r>
            <w:proofErr w:type="gramEnd"/>
            <w:r w:rsidR="00201D76">
              <w:rPr>
                <w:lang w:val="vi-VN"/>
              </w:rPr>
              <w:t>Nhân viên quản lý kho] đã xác nhận [Mã chi tiết đơn]</w:t>
            </w:r>
            <w:r w:rsidR="00D85C14">
              <w:rPr>
                <w:lang w:val="vi-VN"/>
              </w:rPr>
              <w:fldChar w:fldCharType="end"/>
            </w:r>
          </w:p>
          <w:p w14:paraId="0D11564C" w14:textId="2544FCE5" w:rsidR="00C4067F" w:rsidRPr="00667183" w:rsidRDefault="00C4067F" w:rsidP="006D1DB8">
            <w:pPr>
              <w:pStyle w:val="BulletList1"/>
            </w:pPr>
            <w:r>
              <w:t>Khi</w:t>
            </w:r>
            <w:r>
              <w:rPr>
                <w:lang w:val="vi-VN"/>
              </w:rPr>
              <w:t xml:space="preserve"> xác nhận thành công hệ thống hiển thị thông báo:</w:t>
            </w:r>
            <w:r>
              <w:rPr>
                <w:lang w:val="vi-VN"/>
              </w:rPr>
              <w:fldChar w:fldCharType="begin"/>
            </w:r>
            <w:r>
              <w:rPr>
                <w:lang w:val="vi-VN"/>
              </w:rPr>
              <w:instrText xml:space="preserve"> REF _Ref152013833 \h </w:instrText>
            </w:r>
            <w:r>
              <w:rPr>
                <w:lang w:val="vi-VN"/>
              </w:rPr>
            </w:r>
            <w:r>
              <w:rPr>
                <w:lang w:val="vi-VN"/>
              </w:rPr>
              <w:fldChar w:fldCharType="separate"/>
            </w:r>
            <w:r w:rsidR="00201D76">
              <w:t xml:space="preserve">Notice </w:t>
            </w:r>
            <w:r w:rsidR="00201D76">
              <w:rPr>
                <w:noProof/>
              </w:rPr>
              <w:t>5</w:t>
            </w:r>
            <w:r w:rsidR="00201D76">
              <w:rPr>
                <w:lang w:val="vi-VN"/>
              </w:rPr>
              <w:t>. Bạn vừa xác nhận thành công!</w:t>
            </w:r>
            <w:r>
              <w:rPr>
                <w:lang w:val="vi-VN"/>
              </w:rPr>
              <w:fldChar w:fldCharType="end"/>
            </w:r>
          </w:p>
          <w:p w14:paraId="20718BCC" w14:textId="2DE5C0C7" w:rsidR="002D6741" w:rsidRDefault="002D6741" w:rsidP="006D1DB8">
            <w:pPr>
              <w:rPr>
                <w:rFonts w:cs="Arial"/>
                <w:b/>
                <w:szCs w:val="20"/>
                <w:u w:val="single"/>
                <w:lang w:eastAsia="en-US"/>
              </w:rPr>
            </w:pPr>
            <w:r>
              <w:rPr>
                <w:noProof/>
              </w:rPr>
              <w:lastRenderedPageBreak/>
              <w:drawing>
                <wp:inline distT="0" distB="0" distL="0" distR="0" wp14:anchorId="25A392CF" wp14:editId="0F43E050">
                  <wp:extent cx="3324249" cy="4533933"/>
                  <wp:effectExtent l="0" t="0" r="9525" b="0"/>
                  <wp:docPr id="243613218" name="Picture 24361321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17369" name="Picture 758517369" descr="A screenshot of a pho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324249" cy="4533933"/>
                          </a:xfrm>
                          <a:prstGeom prst="rect">
                            <a:avLst/>
                          </a:prstGeom>
                        </pic:spPr>
                      </pic:pic>
                    </a:graphicData>
                  </a:graphic>
                </wp:inline>
              </w:drawing>
            </w:r>
          </w:p>
        </w:tc>
      </w:tr>
    </w:tbl>
    <w:p w14:paraId="622AE756" w14:textId="603C1B2B" w:rsidR="001F3E51" w:rsidRDefault="001F3E51" w:rsidP="001F3E51">
      <w:pPr>
        <w:pStyle w:val="Heading3"/>
      </w:pPr>
      <w:bookmarkStart w:id="64" w:name="_Ref151966008"/>
      <w:bookmarkStart w:id="65" w:name="_Toc152340766"/>
      <w:r>
        <w:lastRenderedPageBreak/>
        <w:t>UC</w:t>
      </w:r>
      <w:r>
        <w:rPr>
          <w:lang w:val="vi-VN"/>
        </w:rPr>
        <w:t xml:space="preserve"> 2: </w:t>
      </w:r>
      <w:proofErr w:type="spellStart"/>
      <w:r w:rsidRPr="001F3E51">
        <w:t>Hủy</w:t>
      </w:r>
      <w:proofErr w:type="spellEnd"/>
      <w:r w:rsidRPr="001F3E51">
        <w:t xml:space="preserve"> </w:t>
      </w:r>
      <w:proofErr w:type="spellStart"/>
      <w:r w:rsidRPr="001F3E51">
        <w:t>xác</w:t>
      </w:r>
      <w:proofErr w:type="spellEnd"/>
      <w:r w:rsidRPr="001F3E51">
        <w:t xml:space="preserve"> </w:t>
      </w:r>
      <w:proofErr w:type="spellStart"/>
      <w:r w:rsidRPr="001F3E51">
        <w:t>nhận</w:t>
      </w:r>
      <w:proofErr w:type="spellEnd"/>
      <w:r w:rsidRPr="001F3E51">
        <w:t xml:space="preserve"> </w:t>
      </w:r>
      <w:proofErr w:type="spellStart"/>
      <w:r w:rsidRPr="001F3E51">
        <w:t>bởi</w:t>
      </w:r>
      <w:proofErr w:type="spellEnd"/>
      <w:r w:rsidRPr="001F3E51">
        <w:t xml:space="preserve"> </w:t>
      </w:r>
      <w:proofErr w:type="spellStart"/>
      <w:r w:rsidRPr="001F3E51">
        <w:t>nhân</w:t>
      </w:r>
      <w:proofErr w:type="spellEnd"/>
      <w:r w:rsidRPr="001F3E51">
        <w:t xml:space="preserve"> </w:t>
      </w:r>
      <w:proofErr w:type="spellStart"/>
      <w:r w:rsidRPr="001F3E51">
        <w:t>viên</w:t>
      </w:r>
      <w:proofErr w:type="spellEnd"/>
      <w:r w:rsidRPr="001F3E51">
        <w:t xml:space="preserve"> </w:t>
      </w:r>
      <w:proofErr w:type="spellStart"/>
      <w:r w:rsidRPr="001F3E51">
        <w:t>quản</w:t>
      </w:r>
      <w:proofErr w:type="spellEnd"/>
      <w:r w:rsidRPr="001F3E51">
        <w:t xml:space="preserve"> </w:t>
      </w:r>
      <w:proofErr w:type="spellStart"/>
      <w:r w:rsidRPr="001F3E51">
        <w:t>lý</w:t>
      </w:r>
      <w:proofErr w:type="spellEnd"/>
      <w:r w:rsidRPr="001F3E51">
        <w:t xml:space="preserve"> </w:t>
      </w:r>
      <w:proofErr w:type="spellStart"/>
      <w:r w:rsidRPr="001F3E51">
        <w:t>kho</w:t>
      </w:r>
      <w:bookmarkEnd w:id="64"/>
      <w:bookmarkEnd w:id="65"/>
      <w:proofErr w:type="spellEnd"/>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792065" w:rsidRPr="00516C12" w14:paraId="116083A1" w14:textId="77777777" w:rsidTr="00826C12">
        <w:tc>
          <w:tcPr>
            <w:tcW w:w="957" w:type="pct"/>
            <w:shd w:val="clear" w:color="auto" w:fill="D9D9D9" w:themeFill="background1" w:themeFillShade="D9"/>
          </w:tcPr>
          <w:p w14:paraId="7967BA5B" w14:textId="77777777" w:rsidR="00792065" w:rsidRPr="00516C12" w:rsidRDefault="00792065" w:rsidP="00826C12">
            <w:pPr>
              <w:rPr>
                <w:rFonts w:cs="Arial"/>
                <w:b/>
              </w:rPr>
            </w:pPr>
            <w:r w:rsidRPr="00516C12">
              <w:rPr>
                <w:rFonts w:cs="Arial"/>
                <w:b/>
              </w:rPr>
              <w:t>Objective</w:t>
            </w:r>
          </w:p>
        </w:tc>
        <w:tc>
          <w:tcPr>
            <w:tcW w:w="4043" w:type="pct"/>
          </w:tcPr>
          <w:p w14:paraId="1B651EEF" w14:textId="47EB63FA" w:rsidR="00792065" w:rsidRPr="005E3B3E" w:rsidRDefault="00792065" w:rsidP="00826C12">
            <w:pPr>
              <w:rPr>
                <w:rFonts w:cs="Arial"/>
                <w:lang w:val="vi-VN"/>
              </w:rPr>
            </w:pPr>
            <w:proofErr w:type="spellStart"/>
            <w:r>
              <w:rPr>
                <w:rFonts w:cs="Arial"/>
                <w:lang w:val="en-US"/>
              </w:rPr>
              <w:t>Tính</w:t>
            </w:r>
            <w:proofErr w:type="spellEnd"/>
            <w:r>
              <w:rPr>
                <w:rFonts w:cs="Arial"/>
                <w:lang w:val="vi-VN"/>
              </w:rPr>
              <w:t xml:space="preserve"> năng này cho phép NSD có thể hủy xác nhận chi tiết đơn trong đơn xuất/nhập kho</w:t>
            </w:r>
          </w:p>
        </w:tc>
      </w:tr>
      <w:tr w:rsidR="00792065" w:rsidRPr="00516C12" w14:paraId="14545BA4" w14:textId="77777777" w:rsidTr="00826C12">
        <w:tc>
          <w:tcPr>
            <w:tcW w:w="957" w:type="pct"/>
            <w:shd w:val="clear" w:color="auto" w:fill="D9D9D9" w:themeFill="background1" w:themeFillShade="D9"/>
          </w:tcPr>
          <w:p w14:paraId="3EA671EF" w14:textId="77777777" w:rsidR="00792065" w:rsidRPr="00516C12" w:rsidRDefault="00792065" w:rsidP="00826C12">
            <w:pPr>
              <w:rPr>
                <w:rFonts w:cs="Arial"/>
                <w:b/>
              </w:rPr>
            </w:pPr>
            <w:r w:rsidRPr="00516C12">
              <w:rPr>
                <w:rFonts w:cs="Arial"/>
                <w:b/>
              </w:rPr>
              <w:t>Actor</w:t>
            </w:r>
          </w:p>
        </w:tc>
        <w:tc>
          <w:tcPr>
            <w:tcW w:w="4043" w:type="pct"/>
          </w:tcPr>
          <w:p w14:paraId="126DAB61" w14:textId="77777777" w:rsidR="00792065" w:rsidRPr="005E3B3E" w:rsidRDefault="00792065" w:rsidP="00826C12">
            <w:pPr>
              <w:rPr>
                <w:rFonts w:cs="Arial"/>
                <w:lang w:val="vi-VN"/>
              </w:rPr>
            </w:pPr>
            <w:r>
              <w:rPr>
                <w:rFonts w:cs="Arial"/>
                <w:lang w:val="vi-VN"/>
              </w:rPr>
              <w:t>Nhân viên quản lý kho</w:t>
            </w:r>
          </w:p>
        </w:tc>
      </w:tr>
      <w:tr w:rsidR="00792065" w:rsidRPr="00516C12" w14:paraId="4C02ADF9" w14:textId="77777777" w:rsidTr="00826C12">
        <w:tc>
          <w:tcPr>
            <w:tcW w:w="957" w:type="pct"/>
            <w:shd w:val="clear" w:color="auto" w:fill="D9D9D9" w:themeFill="background1" w:themeFillShade="D9"/>
          </w:tcPr>
          <w:p w14:paraId="034C6D49" w14:textId="77777777" w:rsidR="00792065" w:rsidRPr="00516C12" w:rsidRDefault="00792065" w:rsidP="00826C12">
            <w:pPr>
              <w:rPr>
                <w:rFonts w:cs="Arial"/>
                <w:b/>
              </w:rPr>
            </w:pPr>
            <w:r w:rsidRPr="00516C12">
              <w:rPr>
                <w:rFonts w:cs="Arial"/>
                <w:b/>
              </w:rPr>
              <w:t>Trigger</w:t>
            </w:r>
          </w:p>
        </w:tc>
        <w:tc>
          <w:tcPr>
            <w:tcW w:w="4043" w:type="pct"/>
          </w:tcPr>
          <w:p w14:paraId="260940AB" w14:textId="2C67360E" w:rsidR="00792065" w:rsidRPr="005E3B3E" w:rsidRDefault="00792065" w:rsidP="00826C12">
            <w:pPr>
              <w:rPr>
                <w:rFonts w:cs="Arial"/>
                <w:lang w:val="vi-VN"/>
              </w:rPr>
            </w:pPr>
            <w:r>
              <w:rPr>
                <w:rFonts w:cs="Arial"/>
              </w:rPr>
              <w:t>NSD</w:t>
            </w:r>
            <w:r>
              <w:rPr>
                <w:rFonts w:cs="Arial"/>
                <w:lang w:val="vi-VN"/>
              </w:rPr>
              <w:t xml:space="preserve"> click vào button “Xác nhận” trên màn hình &lt;&lt;Xem chi tiết đơn&gt;&gt; </w:t>
            </w:r>
          </w:p>
        </w:tc>
      </w:tr>
      <w:tr w:rsidR="00792065" w:rsidRPr="00516C12" w14:paraId="7003E965" w14:textId="77777777" w:rsidTr="00826C12">
        <w:tc>
          <w:tcPr>
            <w:tcW w:w="957" w:type="pct"/>
            <w:shd w:val="clear" w:color="auto" w:fill="D9D9D9" w:themeFill="background1" w:themeFillShade="D9"/>
          </w:tcPr>
          <w:p w14:paraId="1DD90FBD" w14:textId="77777777" w:rsidR="00792065" w:rsidRPr="00516C12" w:rsidRDefault="00792065" w:rsidP="00826C12">
            <w:pPr>
              <w:rPr>
                <w:rFonts w:cs="Arial"/>
                <w:b/>
              </w:rPr>
            </w:pPr>
            <w:r w:rsidRPr="00516C12">
              <w:rPr>
                <w:rFonts w:cs="Arial"/>
                <w:b/>
              </w:rPr>
              <w:t>Pre-conditions</w:t>
            </w:r>
          </w:p>
        </w:tc>
        <w:tc>
          <w:tcPr>
            <w:tcW w:w="4043" w:type="pct"/>
          </w:tcPr>
          <w:p w14:paraId="7DFF2D78" w14:textId="77777777" w:rsidR="00792065" w:rsidRDefault="00792065" w:rsidP="00826C12">
            <w:pPr>
              <w:pStyle w:val="BulletList1"/>
            </w:pPr>
            <w:r w:rsidRPr="005E3B3E">
              <w:t xml:space="preserve">Login </w:t>
            </w:r>
            <w:proofErr w:type="spellStart"/>
            <w:r w:rsidRPr="005E3B3E">
              <w:t>vào</w:t>
            </w:r>
            <w:proofErr w:type="spellEnd"/>
            <w:r w:rsidRPr="005E3B3E">
              <w:t xml:space="preserve"> </w:t>
            </w:r>
            <w:proofErr w:type="spellStart"/>
            <w:r w:rsidRPr="005E3B3E">
              <w:t>hệ</w:t>
            </w:r>
            <w:proofErr w:type="spellEnd"/>
            <w:r w:rsidRPr="005E3B3E">
              <w:t xml:space="preserve"> </w:t>
            </w:r>
            <w:proofErr w:type="spellStart"/>
            <w:r w:rsidRPr="005E3B3E">
              <w:t>thống</w:t>
            </w:r>
            <w:proofErr w:type="spellEnd"/>
            <w:r w:rsidRPr="005E3B3E">
              <w:t xml:space="preserve"> </w:t>
            </w:r>
            <w:proofErr w:type="spellStart"/>
            <w:r w:rsidRPr="005E3B3E">
              <w:t>với</w:t>
            </w:r>
            <w:proofErr w:type="spellEnd"/>
            <w:r w:rsidRPr="005E3B3E">
              <w:t xml:space="preserve"> actor </w:t>
            </w:r>
            <w:proofErr w:type="spellStart"/>
            <w:r w:rsidRPr="005E3B3E">
              <w:t>bên</w:t>
            </w:r>
            <w:proofErr w:type="spellEnd"/>
            <w:r w:rsidRPr="005E3B3E">
              <w:t xml:space="preserve"> </w:t>
            </w:r>
            <w:proofErr w:type="spellStart"/>
            <w:r w:rsidRPr="005E3B3E">
              <w:t>trên</w:t>
            </w:r>
            <w:proofErr w:type="spellEnd"/>
          </w:p>
          <w:p w14:paraId="2B3D76D1" w14:textId="50CC6AB5" w:rsidR="00792065" w:rsidRPr="005E3B3E" w:rsidRDefault="00792065" w:rsidP="00826C12">
            <w:pPr>
              <w:pStyle w:val="BulletList1"/>
            </w:pPr>
            <w:r>
              <w:rPr>
                <w:lang w:val="vi-VN"/>
              </w:rPr>
              <w:t>[Trạng thái] cả “Chi tiết đơn” = “Chờ lái xe xác nhận”</w:t>
            </w:r>
          </w:p>
        </w:tc>
      </w:tr>
      <w:tr w:rsidR="00792065" w:rsidRPr="00516C12" w14:paraId="59ACF493" w14:textId="77777777" w:rsidTr="00826C12">
        <w:tc>
          <w:tcPr>
            <w:tcW w:w="957" w:type="pct"/>
            <w:shd w:val="clear" w:color="auto" w:fill="D9D9D9" w:themeFill="background1" w:themeFillShade="D9"/>
          </w:tcPr>
          <w:p w14:paraId="611DADBE" w14:textId="77777777" w:rsidR="00792065" w:rsidRPr="00516C12" w:rsidRDefault="00792065" w:rsidP="00826C12">
            <w:pPr>
              <w:rPr>
                <w:rFonts w:cs="Arial"/>
                <w:b/>
              </w:rPr>
            </w:pPr>
            <w:r w:rsidRPr="00516C12">
              <w:rPr>
                <w:rFonts w:cs="Arial"/>
                <w:b/>
              </w:rPr>
              <w:t>Post-condition</w:t>
            </w:r>
          </w:p>
        </w:tc>
        <w:tc>
          <w:tcPr>
            <w:tcW w:w="4043" w:type="pct"/>
          </w:tcPr>
          <w:p w14:paraId="4A9F3B26" w14:textId="452EA8FA" w:rsidR="00792065" w:rsidRPr="00BD77BF" w:rsidRDefault="00792065" w:rsidP="00826C12">
            <w:pPr>
              <w:rPr>
                <w:rFonts w:cs="Arial"/>
                <w:lang w:val="vi-VN"/>
              </w:rPr>
            </w:pPr>
            <w:r>
              <w:rPr>
                <w:rFonts w:cs="Arial"/>
                <w:lang w:val="vi-VN"/>
              </w:rPr>
              <w:t>Chi tiết đơn được hủy xác nhận thành công bởi nhân viên quản lý kho</w:t>
            </w:r>
          </w:p>
        </w:tc>
      </w:tr>
    </w:tbl>
    <w:p w14:paraId="5B2F8816" w14:textId="77777777" w:rsidR="00792065" w:rsidRDefault="00792065" w:rsidP="00792065">
      <w:pPr>
        <w:rPr>
          <w:b/>
          <w:bCs/>
          <w:color w:val="1F4E79" w:themeColor="accent1" w:themeShade="80"/>
          <w:sz w:val="22"/>
          <w:szCs w:val="22"/>
          <w:lang w:val="vi-VN" w:eastAsia="en-US"/>
        </w:rPr>
      </w:pPr>
      <w:r w:rsidRPr="00BD77BF">
        <w:rPr>
          <w:b/>
          <w:bCs/>
          <w:color w:val="1F4E79" w:themeColor="accent1" w:themeShade="80"/>
          <w:sz w:val="22"/>
          <w:szCs w:val="22"/>
          <w:lang w:val="en-US" w:eastAsia="en-US"/>
        </w:rPr>
        <w:t>Activity</w:t>
      </w:r>
      <w:r w:rsidRPr="00BD77BF">
        <w:rPr>
          <w:b/>
          <w:bCs/>
          <w:color w:val="1F4E79" w:themeColor="accent1" w:themeShade="80"/>
          <w:sz w:val="22"/>
          <w:szCs w:val="22"/>
          <w:lang w:val="vi-VN" w:eastAsia="en-US"/>
        </w:rPr>
        <w:t xml:space="preserve"> Flow</w:t>
      </w:r>
    </w:p>
    <w:p w14:paraId="4984A848" w14:textId="3916EFE6" w:rsidR="00792065" w:rsidRDefault="00792065" w:rsidP="00792065">
      <w:pPr>
        <w:jc w:val="center"/>
        <w:rPr>
          <w:b/>
          <w:bCs/>
          <w:color w:val="1F4E79" w:themeColor="accent1" w:themeShade="80"/>
          <w:sz w:val="22"/>
          <w:szCs w:val="22"/>
          <w:lang w:val="vi-VN" w:eastAsia="en-US"/>
        </w:rPr>
      </w:pPr>
      <w:r w:rsidRPr="00792065">
        <w:rPr>
          <w:noProof/>
          <w:lang w:val="en-US" w:eastAsia="en-US"/>
        </w:rPr>
        <w:lastRenderedPageBreak/>
        <w:drawing>
          <wp:inline distT="0" distB="0" distL="0" distR="0" wp14:anchorId="534B656C" wp14:editId="0E7ECC82">
            <wp:extent cx="3548088" cy="3509988"/>
            <wp:effectExtent l="0" t="0" r="0" b="0"/>
            <wp:docPr id="120772387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23870" name="Picture 1" descr="A diagram of a system&#10;&#10;Description automatically generated"/>
                    <pic:cNvPicPr/>
                  </pic:nvPicPr>
                  <pic:blipFill>
                    <a:blip r:embed="rId41"/>
                    <a:stretch>
                      <a:fillRect/>
                    </a:stretch>
                  </pic:blipFill>
                  <pic:spPr>
                    <a:xfrm>
                      <a:off x="0" y="0"/>
                      <a:ext cx="3548088" cy="3509988"/>
                    </a:xfrm>
                    <a:prstGeom prst="rect">
                      <a:avLst/>
                    </a:prstGeom>
                  </pic:spPr>
                </pic:pic>
              </a:graphicData>
            </a:graphic>
          </wp:inline>
        </w:drawing>
      </w:r>
    </w:p>
    <w:p w14:paraId="0138A867" w14:textId="77777777" w:rsidR="00792065" w:rsidRPr="00516C12" w:rsidRDefault="00792065" w:rsidP="00792065">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022"/>
        <w:gridCol w:w="1023"/>
        <w:gridCol w:w="7285"/>
      </w:tblGrid>
      <w:tr w:rsidR="00792065" w:rsidRPr="00516C12" w14:paraId="17C17D20" w14:textId="77777777" w:rsidTr="00826C12">
        <w:trPr>
          <w:trHeight w:val="253"/>
        </w:trPr>
        <w:tc>
          <w:tcPr>
            <w:tcW w:w="548" w:type="pct"/>
            <w:shd w:val="clear" w:color="auto" w:fill="D9D9D9" w:themeFill="background1" w:themeFillShade="D9"/>
          </w:tcPr>
          <w:p w14:paraId="75A12D83" w14:textId="77777777" w:rsidR="00792065" w:rsidRPr="00516C12" w:rsidRDefault="00792065" w:rsidP="00826C12">
            <w:pPr>
              <w:rPr>
                <w:rFonts w:cs="Arial"/>
                <w:b/>
                <w:szCs w:val="20"/>
                <w:lang w:eastAsia="en-US"/>
              </w:rPr>
            </w:pPr>
            <w:r w:rsidRPr="00516C12">
              <w:rPr>
                <w:rFonts w:cs="Arial"/>
                <w:b/>
                <w:szCs w:val="20"/>
                <w:lang w:eastAsia="en-US"/>
              </w:rPr>
              <w:t>Step</w:t>
            </w:r>
          </w:p>
        </w:tc>
        <w:tc>
          <w:tcPr>
            <w:tcW w:w="548" w:type="pct"/>
            <w:shd w:val="clear" w:color="auto" w:fill="D9D9D9" w:themeFill="background1" w:themeFillShade="D9"/>
            <w:hideMark/>
          </w:tcPr>
          <w:p w14:paraId="435C0057" w14:textId="77777777" w:rsidR="00792065" w:rsidRPr="00516C12" w:rsidRDefault="00792065" w:rsidP="00826C12">
            <w:pPr>
              <w:rPr>
                <w:rFonts w:cs="Arial"/>
                <w:b/>
                <w:bCs/>
                <w:szCs w:val="20"/>
                <w:lang w:eastAsia="en-US"/>
              </w:rPr>
            </w:pPr>
            <w:r w:rsidRPr="00516C12">
              <w:rPr>
                <w:rFonts w:cs="Arial"/>
                <w:b/>
                <w:szCs w:val="20"/>
                <w:lang w:eastAsia="en-US"/>
              </w:rPr>
              <w:t>BR Code</w:t>
            </w:r>
          </w:p>
        </w:tc>
        <w:tc>
          <w:tcPr>
            <w:tcW w:w="3904" w:type="pct"/>
            <w:shd w:val="clear" w:color="auto" w:fill="D9D9D9" w:themeFill="background1" w:themeFillShade="D9"/>
          </w:tcPr>
          <w:p w14:paraId="3B85D176" w14:textId="77777777" w:rsidR="00792065" w:rsidRPr="00516C12" w:rsidRDefault="00792065" w:rsidP="00826C12">
            <w:pPr>
              <w:rPr>
                <w:rFonts w:cs="Arial"/>
                <w:b/>
                <w:bCs/>
                <w:szCs w:val="20"/>
                <w:lang w:eastAsia="en-US"/>
              </w:rPr>
            </w:pPr>
            <w:r w:rsidRPr="00516C12">
              <w:rPr>
                <w:rFonts w:cs="Arial"/>
                <w:b/>
                <w:szCs w:val="20"/>
                <w:lang w:eastAsia="en-US"/>
              </w:rPr>
              <w:t>Description</w:t>
            </w:r>
          </w:p>
        </w:tc>
      </w:tr>
      <w:tr w:rsidR="00792065" w:rsidRPr="00516C12" w14:paraId="4324BE9A" w14:textId="77777777" w:rsidTr="00826C12">
        <w:trPr>
          <w:trHeight w:val="253"/>
        </w:trPr>
        <w:tc>
          <w:tcPr>
            <w:tcW w:w="548" w:type="pct"/>
          </w:tcPr>
          <w:p w14:paraId="49EB8A31" w14:textId="77777777" w:rsidR="00792065" w:rsidRDefault="00792065" w:rsidP="00826C12">
            <w:pPr>
              <w:rPr>
                <w:rFonts w:cs="Arial"/>
                <w:szCs w:val="20"/>
                <w:lang w:eastAsia="en-US"/>
              </w:rPr>
            </w:pPr>
            <w:r w:rsidRPr="00516C12">
              <w:rPr>
                <w:rFonts w:cs="Arial"/>
                <w:szCs w:val="20"/>
                <w:lang w:eastAsia="en-US"/>
              </w:rPr>
              <w:t>(2)</w:t>
            </w:r>
          </w:p>
          <w:p w14:paraId="6C2155CF" w14:textId="77777777" w:rsidR="00792065" w:rsidRDefault="00792065" w:rsidP="00826C12">
            <w:pPr>
              <w:rPr>
                <w:rFonts w:cs="Arial"/>
                <w:szCs w:val="20"/>
                <w:lang w:val="vi-VN" w:eastAsia="en-US"/>
              </w:rPr>
            </w:pPr>
            <w:r>
              <w:rPr>
                <w:rFonts w:cs="Arial"/>
                <w:szCs w:val="20"/>
                <w:lang w:val="vi-VN" w:eastAsia="en-US"/>
              </w:rPr>
              <w:t xml:space="preserve">(2.1) </w:t>
            </w:r>
          </w:p>
          <w:p w14:paraId="55E5E880" w14:textId="77777777" w:rsidR="00792065" w:rsidRPr="00675555" w:rsidRDefault="00792065" w:rsidP="00826C12">
            <w:pPr>
              <w:rPr>
                <w:rFonts w:cs="Arial"/>
                <w:szCs w:val="20"/>
                <w:lang w:val="vi-VN" w:eastAsia="en-US"/>
              </w:rPr>
            </w:pPr>
            <w:r>
              <w:rPr>
                <w:rFonts w:cs="Arial"/>
                <w:szCs w:val="20"/>
                <w:lang w:val="vi-VN" w:eastAsia="en-US"/>
              </w:rPr>
              <w:t>(2.2)</w:t>
            </w:r>
          </w:p>
        </w:tc>
        <w:tc>
          <w:tcPr>
            <w:tcW w:w="548" w:type="pct"/>
            <w:shd w:val="clear" w:color="auto" w:fill="auto"/>
          </w:tcPr>
          <w:p w14:paraId="70154B8A" w14:textId="7918EBD2" w:rsidR="00792065" w:rsidRDefault="00792065" w:rsidP="00826C12">
            <w:pPr>
              <w:pStyle w:val="Caption"/>
              <w:jc w:val="left"/>
            </w:pPr>
            <w:r>
              <w:t xml:space="preserve">BR </w:t>
            </w:r>
            <w:r>
              <w:fldChar w:fldCharType="begin"/>
            </w:r>
            <w:r>
              <w:instrText xml:space="preserve"> SEQ BR \* ARABIC </w:instrText>
            </w:r>
            <w:r>
              <w:fldChar w:fldCharType="separate"/>
            </w:r>
            <w:r w:rsidR="00201D76">
              <w:rPr>
                <w:noProof/>
              </w:rPr>
              <w:t>14</w:t>
            </w:r>
            <w:r>
              <w:fldChar w:fldCharType="end"/>
            </w:r>
          </w:p>
          <w:p w14:paraId="7BFFF38D" w14:textId="77777777" w:rsidR="00792065" w:rsidRPr="00516C12" w:rsidRDefault="00792065" w:rsidP="00826C12">
            <w:pPr>
              <w:pStyle w:val="BRTitle"/>
            </w:pPr>
          </w:p>
        </w:tc>
        <w:tc>
          <w:tcPr>
            <w:tcW w:w="3904" w:type="pct"/>
            <w:shd w:val="clear" w:color="auto" w:fill="auto"/>
          </w:tcPr>
          <w:p w14:paraId="252F6355" w14:textId="77777777" w:rsidR="00792065" w:rsidRDefault="00792065" w:rsidP="00826C12">
            <w:pPr>
              <w:rPr>
                <w:rFonts w:cs="Arial"/>
                <w:b/>
                <w:szCs w:val="20"/>
                <w:u w:val="single"/>
                <w:lang w:eastAsia="en-US"/>
              </w:rPr>
            </w:pPr>
            <w:r>
              <w:rPr>
                <w:rFonts w:cs="Arial"/>
                <w:b/>
                <w:szCs w:val="20"/>
                <w:u w:val="single"/>
                <w:lang w:eastAsia="en-US"/>
              </w:rPr>
              <w:t>Showing</w:t>
            </w:r>
            <w:r>
              <w:rPr>
                <w:rFonts w:cs="Arial"/>
                <w:b/>
                <w:szCs w:val="20"/>
                <w:u w:val="single"/>
                <w:lang w:val="vi-VN" w:eastAsia="en-US"/>
              </w:rPr>
              <w:t xml:space="preserve"> dialog confirmation message</w:t>
            </w:r>
            <w:r>
              <w:rPr>
                <w:rFonts w:cs="Arial"/>
                <w:b/>
                <w:szCs w:val="20"/>
                <w:u w:val="single"/>
                <w:lang w:val="en-US" w:eastAsia="en-US"/>
              </w:rPr>
              <w:t xml:space="preserve"> rules</w:t>
            </w:r>
            <w:r w:rsidRPr="00386665">
              <w:rPr>
                <w:rFonts w:cs="Arial"/>
                <w:b/>
                <w:szCs w:val="20"/>
                <w:u w:val="single"/>
                <w:lang w:eastAsia="en-US"/>
              </w:rPr>
              <w:t>:</w:t>
            </w:r>
          </w:p>
          <w:p w14:paraId="26027824" w14:textId="77777777" w:rsidR="00792065" w:rsidRDefault="00792065" w:rsidP="00826C12">
            <w:proofErr w:type="spellStart"/>
            <w:r w:rsidRPr="00467C7F">
              <w:t>Hệ</w:t>
            </w:r>
            <w:proofErr w:type="spellEnd"/>
            <w:r w:rsidRPr="00467C7F">
              <w:t xml:space="preserve"> </w:t>
            </w:r>
            <w:proofErr w:type="spellStart"/>
            <w:r w:rsidRPr="00467C7F">
              <w:t>thống</w:t>
            </w:r>
            <w:proofErr w:type="spellEnd"/>
            <w:r w:rsidRPr="00467C7F">
              <w:t xml:space="preserve"> show dialog </w:t>
            </w:r>
            <w:proofErr w:type="spellStart"/>
            <w:r w:rsidRPr="00467C7F">
              <w:t>với</w:t>
            </w:r>
            <w:proofErr w:type="spellEnd"/>
            <w:r w:rsidRPr="00467C7F">
              <w:t xml:space="preserve"> </w:t>
            </w:r>
            <w:proofErr w:type="spellStart"/>
            <w:r w:rsidRPr="00467C7F">
              <w:t>nội</w:t>
            </w:r>
            <w:proofErr w:type="spellEnd"/>
            <w:r w:rsidRPr="00467C7F">
              <w:t xml:space="preserve"> dung </w:t>
            </w:r>
            <w:proofErr w:type="spellStart"/>
            <w:r w:rsidRPr="00467C7F">
              <w:t>sau</w:t>
            </w:r>
            <w:proofErr w:type="spellEnd"/>
            <w:r w:rsidRPr="00467C7F">
              <w:t>:</w:t>
            </w:r>
          </w:p>
          <w:p w14:paraId="47C7C2C3" w14:textId="77777777" w:rsidR="00792065" w:rsidRDefault="00792065" w:rsidP="00826C12">
            <w:pPr>
              <w:pStyle w:val="BulletList1"/>
            </w:pPr>
            <w:proofErr w:type="spellStart"/>
            <w:r>
              <w:t>Màn</w:t>
            </w:r>
            <w:proofErr w:type="spellEnd"/>
            <w:r>
              <w:t xml:space="preserve"> </w:t>
            </w:r>
            <w:proofErr w:type="spellStart"/>
            <w:r>
              <w:t>hình</w:t>
            </w:r>
            <w:proofErr w:type="spellEnd"/>
            <w:r>
              <w:t>:</w:t>
            </w:r>
          </w:p>
          <w:p w14:paraId="558789D5" w14:textId="2C1378AF" w:rsidR="00792065" w:rsidRDefault="0031388F" w:rsidP="00826C12">
            <w:pPr>
              <w:rPr>
                <w:lang w:val="vi-VN"/>
              </w:rPr>
            </w:pPr>
            <w:r w:rsidRPr="0031388F">
              <w:rPr>
                <w:noProof/>
                <w:lang w:val="vi-VN"/>
              </w:rPr>
              <w:drawing>
                <wp:inline distT="0" distB="0" distL="0" distR="0" wp14:anchorId="0209AC77" wp14:editId="482A115E">
                  <wp:extent cx="2638444" cy="1524011"/>
                  <wp:effectExtent l="0" t="0" r="9525" b="0"/>
                  <wp:docPr id="13735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6688" name=""/>
                          <pic:cNvPicPr/>
                        </pic:nvPicPr>
                        <pic:blipFill>
                          <a:blip r:embed="rId42"/>
                          <a:stretch>
                            <a:fillRect/>
                          </a:stretch>
                        </pic:blipFill>
                        <pic:spPr>
                          <a:xfrm>
                            <a:off x="0" y="0"/>
                            <a:ext cx="2638444" cy="1524011"/>
                          </a:xfrm>
                          <a:prstGeom prst="rect">
                            <a:avLst/>
                          </a:prstGeom>
                        </pic:spPr>
                      </pic:pic>
                    </a:graphicData>
                  </a:graphic>
                </wp:inline>
              </w:drawing>
            </w:r>
          </w:p>
          <w:p w14:paraId="4BBF85CC" w14:textId="2FB01CBB" w:rsidR="00792065" w:rsidRDefault="00792065" w:rsidP="00826C12">
            <w:pPr>
              <w:pStyle w:val="Level2"/>
            </w:pPr>
            <w:r>
              <w:t xml:space="preserve">Message: “Bạn có chắc muốn </w:t>
            </w:r>
            <w:r w:rsidR="0031388F">
              <w:t xml:space="preserve">hủy </w:t>
            </w:r>
            <w:r>
              <w:t>xác nhận chi tiết đơn này không?”</w:t>
            </w:r>
          </w:p>
          <w:p w14:paraId="0D7CBFA6" w14:textId="6A537114" w:rsidR="00792065" w:rsidRDefault="00792065" w:rsidP="00826C12">
            <w:pPr>
              <w:pStyle w:val="Level2"/>
            </w:pPr>
            <w:r>
              <w:t>Dialog Type: “Có/</w:t>
            </w:r>
            <w:r w:rsidR="0031388F">
              <w:t>Thoát</w:t>
            </w:r>
            <w:r>
              <w:t>”</w:t>
            </w:r>
          </w:p>
          <w:p w14:paraId="05D1034C" w14:textId="77777777" w:rsidR="00792065" w:rsidRDefault="00792065" w:rsidP="00826C12">
            <w:pPr>
              <w:pStyle w:val="BulletList1"/>
            </w:pPr>
            <w:r>
              <w:t xml:space="preserve">Trường </w:t>
            </w:r>
            <w:proofErr w:type="spellStart"/>
            <w:r>
              <w:t>hợp</w:t>
            </w:r>
            <w:proofErr w:type="spellEnd"/>
            <w:r>
              <w:t xml:space="preserve"> NSD click button “</w:t>
            </w:r>
            <w:proofErr w:type="spellStart"/>
            <w:r>
              <w:t>Có</w:t>
            </w:r>
            <w:proofErr w:type="spellEnd"/>
            <w:r>
              <w:t>”:</w:t>
            </w:r>
          </w:p>
          <w:p w14:paraId="3E7832BB" w14:textId="476E83BD" w:rsidR="00792065" w:rsidRPr="00761ADF" w:rsidRDefault="00792065" w:rsidP="00826C12">
            <w:pPr>
              <w:pStyle w:val="Level2"/>
            </w:pPr>
            <w:r>
              <w:t xml:space="preserve">Thực hiện </w:t>
            </w:r>
            <w:r w:rsidR="0031388F">
              <w:t xml:space="preserve">hủy </w:t>
            </w:r>
            <w:r>
              <w:t>xác nhận</w:t>
            </w:r>
          </w:p>
          <w:p w14:paraId="243F0BA6" w14:textId="2A5777CA" w:rsidR="00792065" w:rsidRDefault="00792065" w:rsidP="00826C12">
            <w:pPr>
              <w:pStyle w:val="BulletList1"/>
            </w:pPr>
            <w:r>
              <w:t xml:space="preserve">Trường </w:t>
            </w:r>
            <w:proofErr w:type="spellStart"/>
            <w:r>
              <w:t>hợp</w:t>
            </w:r>
            <w:proofErr w:type="spellEnd"/>
            <w:r>
              <w:t xml:space="preserve"> NSD click button “</w:t>
            </w:r>
            <w:proofErr w:type="spellStart"/>
            <w:r w:rsidR="0031388F">
              <w:t>Thoát</w:t>
            </w:r>
            <w:proofErr w:type="spellEnd"/>
            <w:r>
              <w:t>”:</w:t>
            </w:r>
          </w:p>
          <w:p w14:paraId="21AE9F5F" w14:textId="77777777" w:rsidR="00792065" w:rsidRPr="00675555" w:rsidRDefault="00792065" w:rsidP="00826C12">
            <w:pPr>
              <w:pStyle w:val="Level2"/>
            </w:pPr>
            <w:r>
              <w:t>Màn hình dialog được đóng lại</w:t>
            </w:r>
          </w:p>
        </w:tc>
      </w:tr>
      <w:tr w:rsidR="00792065" w:rsidRPr="00516C12" w14:paraId="00B462E3" w14:textId="77777777" w:rsidTr="00826C12">
        <w:trPr>
          <w:trHeight w:val="253"/>
        </w:trPr>
        <w:tc>
          <w:tcPr>
            <w:tcW w:w="548" w:type="pct"/>
          </w:tcPr>
          <w:p w14:paraId="73B0F189" w14:textId="77777777" w:rsidR="00792065" w:rsidRDefault="00792065" w:rsidP="00826C12">
            <w:pPr>
              <w:rPr>
                <w:rFonts w:cs="Arial"/>
                <w:szCs w:val="20"/>
                <w:lang w:eastAsia="en-US"/>
              </w:rPr>
            </w:pPr>
          </w:p>
          <w:p w14:paraId="662EFB92" w14:textId="77777777" w:rsidR="00792065" w:rsidRPr="00675555" w:rsidRDefault="00792065" w:rsidP="00826C12">
            <w:pPr>
              <w:rPr>
                <w:rFonts w:cs="Arial"/>
                <w:szCs w:val="20"/>
                <w:lang w:val="vi-VN" w:eastAsia="en-US"/>
              </w:rPr>
            </w:pPr>
            <w:r>
              <w:rPr>
                <w:rFonts w:cs="Arial"/>
                <w:szCs w:val="20"/>
                <w:lang w:val="vi-VN" w:eastAsia="en-US"/>
              </w:rPr>
              <w:t>(3)</w:t>
            </w:r>
          </w:p>
        </w:tc>
        <w:tc>
          <w:tcPr>
            <w:tcW w:w="548" w:type="pct"/>
            <w:shd w:val="clear" w:color="auto" w:fill="auto"/>
          </w:tcPr>
          <w:p w14:paraId="3375F1F9" w14:textId="209A374C" w:rsidR="00792065" w:rsidRDefault="00792065" w:rsidP="00826C12">
            <w:pPr>
              <w:pStyle w:val="Caption"/>
              <w:jc w:val="left"/>
            </w:pPr>
            <w:r>
              <w:t xml:space="preserve">BR </w:t>
            </w:r>
            <w:r>
              <w:fldChar w:fldCharType="begin"/>
            </w:r>
            <w:r>
              <w:instrText xml:space="preserve"> SEQ BR \* ARABIC </w:instrText>
            </w:r>
            <w:r>
              <w:fldChar w:fldCharType="separate"/>
            </w:r>
            <w:r w:rsidR="00201D76">
              <w:rPr>
                <w:noProof/>
              </w:rPr>
              <w:t>15</w:t>
            </w:r>
            <w:r>
              <w:fldChar w:fldCharType="end"/>
            </w:r>
          </w:p>
          <w:p w14:paraId="4ED0A071" w14:textId="77777777" w:rsidR="00792065" w:rsidRDefault="00792065" w:rsidP="00826C12">
            <w:pPr>
              <w:pStyle w:val="Caption"/>
              <w:jc w:val="left"/>
            </w:pPr>
          </w:p>
        </w:tc>
        <w:tc>
          <w:tcPr>
            <w:tcW w:w="3904" w:type="pct"/>
            <w:shd w:val="clear" w:color="auto" w:fill="auto"/>
          </w:tcPr>
          <w:p w14:paraId="34A7F7BA" w14:textId="44916277" w:rsidR="00792065" w:rsidRDefault="0031388F" w:rsidP="00826C12">
            <w:pPr>
              <w:rPr>
                <w:rFonts w:cs="Arial"/>
                <w:b/>
                <w:szCs w:val="20"/>
                <w:u w:val="single"/>
                <w:lang w:val="vi-VN" w:eastAsia="en-US"/>
              </w:rPr>
            </w:pPr>
            <w:proofErr w:type="spellStart"/>
            <w:r>
              <w:rPr>
                <w:rFonts w:cs="Arial"/>
                <w:b/>
                <w:szCs w:val="20"/>
                <w:u w:val="single"/>
                <w:lang w:eastAsia="en-US"/>
              </w:rPr>
              <w:t>Hủy</w:t>
            </w:r>
            <w:proofErr w:type="spellEnd"/>
            <w:r>
              <w:rPr>
                <w:rFonts w:cs="Arial"/>
                <w:b/>
                <w:szCs w:val="20"/>
                <w:u w:val="single"/>
                <w:lang w:val="vi-VN" w:eastAsia="en-US"/>
              </w:rPr>
              <w:t xml:space="preserve"> </w:t>
            </w:r>
            <w:proofErr w:type="spellStart"/>
            <w:r>
              <w:rPr>
                <w:rFonts w:cs="Arial"/>
                <w:b/>
                <w:szCs w:val="20"/>
                <w:u w:val="single"/>
                <w:lang w:eastAsia="en-US"/>
              </w:rPr>
              <w:t>x</w:t>
            </w:r>
            <w:r w:rsidR="00792065">
              <w:rPr>
                <w:rFonts w:cs="Arial"/>
                <w:b/>
                <w:szCs w:val="20"/>
                <w:u w:val="single"/>
                <w:lang w:eastAsia="en-US"/>
              </w:rPr>
              <w:t>ác</w:t>
            </w:r>
            <w:proofErr w:type="spellEnd"/>
            <w:r w:rsidR="00792065">
              <w:rPr>
                <w:rFonts w:cs="Arial"/>
                <w:b/>
                <w:szCs w:val="20"/>
                <w:u w:val="single"/>
                <w:lang w:val="vi-VN" w:eastAsia="en-US"/>
              </w:rPr>
              <w:t xml:space="preserve"> nhận Rules:</w:t>
            </w:r>
          </w:p>
          <w:p w14:paraId="2AD76AE5" w14:textId="77777777" w:rsidR="00792065" w:rsidRDefault="00792065" w:rsidP="00826C12">
            <w:pPr>
              <w:rPr>
                <w:lang w:val="vi-VN" w:eastAsia="en-US"/>
              </w:rPr>
            </w:pPr>
            <w:r>
              <w:rPr>
                <w:lang w:val="vi-VN" w:eastAsia="en-US"/>
              </w:rPr>
              <w:t>Hệ thống thực hiện logic sau:</w:t>
            </w:r>
          </w:p>
          <w:p w14:paraId="252CA23E" w14:textId="77777777" w:rsidR="00792065" w:rsidRDefault="00792065" w:rsidP="00826C12">
            <w:pPr>
              <w:pStyle w:val="BulletList1"/>
            </w:pPr>
            <w:proofErr w:type="spellStart"/>
            <w:r>
              <w:t>Cập</w:t>
            </w:r>
            <w:proofErr w:type="spellEnd"/>
            <w:r>
              <w:t xml:space="preserve"> </w:t>
            </w:r>
            <w:proofErr w:type="spellStart"/>
            <w:r>
              <w:t>nhật</w:t>
            </w:r>
            <w:proofErr w:type="spellEnd"/>
            <w:r>
              <w:t xml:space="preserve"> </w:t>
            </w:r>
            <w:proofErr w:type="spellStart"/>
            <w:r>
              <w:t>bản</w:t>
            </w:r>
            <w:proofErr w:type="spellEnd"/>
            <w:r>
              <w:t xml:space="preserve"> </w:t>
            </w:r>
            <w:proofErr w:type="spellStart"/>
            <w:r>
              <w:t>ghi</w:t>
            </w:r>
            <w:proofErr w:type="spellEnd"/>
            <w:r>
              <w:t xml:space="preserve"> </w:t>
            </w:r>
            <w:proofErr w:type="spellStart"/>
            <w:r>
              <w:t>như</w:t>
            </w:r>
            <w:proofErr w:type="spellEnd"/>
            <w:r>
              <w:t xml:space="preserve"> </w:t>
            </w:r>
            <w:proofErr w:type="spellStart"/>
            <w:r>
              <w:t>sau</w:t>
            </w:r>
            <w:proofErr w:type="spellEnd"/>
            <w:r>
              <w:t>:</w:t>
            </w:r>
          </w:p>
          <w:p w14:paraId="3C58F034" w14:textId="2D1E9D39" w:rsidR="00792065" w:rsidRPr="00B337B9" w:rsidRDefault="00792065" w:rsidP="00826C12">
            <w:pPr>
              <w:pStyle w:val="Level2"/>
            </w:pPr>
            <w:r>
              <w:t>[Trạng thái] của chi tiết đơn  =</w:t>
            </w:r>
            <w:r w:rsidR="00B51DC9">
              <w:rPr>
                <w:lang w:val="en-US"/>
              </w:rPr>
              <w:t>”</w:t>
            </w:r>
            <w:r w:rsidR="00B51DC9">
              <w:t>Đã lưu nháp</w:t>
            </w:r>
            <w:r w:rsidR="00B51DC9">
              <w:rPr>
                <w:lang w:val="en-US"/>
              </w:rPr>
              <w:t>”</w:t>
            </w:r>
          </w:p>
          <w:p w14:paraId="4B5FAB43" w14:textId="6AB17D35" w:rsidR="00B337B9" w:rsidRPr="00B337B9" w:rsidRDefault="00B337B9" w:rsidP="00B337B9">
            <w:pPr>
              <w:pStyle w:val="BulletList1"/>
              <w:rPr>
                <w:lang w:val="vi-VN"/>
              </w:rPr>
            </w:pPr>
            <w:r>
              <w:t xml:space="preserve">Khi </w:t>
            </w:r>
            <w:proofErr w:type="spellStart"/>
            <w:r>
              <w:t>hủy</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gửi</w:t>
            </w:r>
            <w:proofErr w:type="spellEnd"/>
            <w:r>
              <w:t xml:space="preserve"> 1 </w:t>
            </w:r>
            <w:proofErr w:type="spellStart"/>
            <w:r>
              <w:t>thông</w:t>
            </w:r>
            <w:proofErr w:type="spellEnd"/>
            <w:r>
              <w:t xml:space="preserve"> </w:t>
            </w:r>
            <w:proofErr w:type="spellStart"/>
            <w:proofErr w:type="gramStart"/>
            <w:r>
              <w:t>báo</w:t>
            </w:r>
            <w:proofErr w:type="spellEnd"/>
            <w:r>
              <w:t xml:space="preserve"> :</w:t>
            </w:r>
            <w:proofErr w:type="gramEnd"/>
            <w:r>
              <w:t xml:space="preserve"> </w:t>
            </w:r>
            <w:r>
              <w:fldChar w:fldCharType="begin"/>
            </w:r>
            <w:r>
              <w:instrText xml:space="preserve"> REF _Ref152014108 \h  \* MERGEFORMAT </w:instrText>
            </w:r>
            <w:r>
              <w:fldChar w:fldCharType="separate"/>
            </w:r>
            <w:r w:rsidR="00201D76">
              <w:t xml:space="preserve">Notice </w:t>
            </w:r>
            <w:r w:rsidR="00201D76">
              <w:rPr>
                <w:noProof/>
              </w:rPr>
              <w:t>7</w:t>
            </w:r>
            <w:r w:rsidR="00201D76" w:rsidRPr="00201D76">
              <w:rPr>
                <w:noProof/>
              </w:rPr>
              <w:t>.</w:t>
            </w:r>
            <w:r w:rsidR="00201D76">
              <w:rPr>
                <w:lang w:val="vi-VN"/>
              </w:rPr>
              <w:t xml:space="preserve"> Bạn vừa hủy xác nhận thành công!</w:t>
            </w:r>
            <w:r>
              <w:fldChar w:fldCharType="end"/>
            </w:r>
          </w:p>
          <w:p w14:paraId="1DF2A519" w14:textId="1F3274CB" w:rsidR="00792065" w:rsidRDefault="00792065" w:rsidP="00826C12">
            <w:pPr>
              <w:rPr>
                <w:rFonts w:cs="Arial"/>
                <w:b/>
                <w:szCs w:val="20"/>
                <w:u w:val="single"/>
                <w:lang w:eastAsia="en-US"/>
              </w:rPr>
            </w:pPr>
          </w:p>
        </w:tc>
      </w:tr>
    </w:tbl>
    <w:p w14:paraId="3EB9CFDA" w14:textId="77777777" w:rsidR="00792065" w:rsidRPr="00792065" w:rsidRDefault="00792065" w:rsidP="00792065">
      <w:pPr>
        <w:rPr>
          <w:lang w:val="en-US" w:eastAsia="en-US"/>
        </w:rPr>
      </w:pPr>
    </w:p>
    <w:p w14:paraId="7BB3D870" w14:textId="386A9362" w:rsidR="00792065" w:rsidRPr="00792065" w:rsidRDefault="00792065" w:rsidP="00792065">
      <w:pPr>
        <w:rPr>
          <w:lang w:val="en-US" w:eastAsia="en-US"/>
        </w:rPr>
      </w:pPr>
    </w:p>
    <w:p w14:paraId="437203DB" w14:textId="773F3DD2" w:rsidR="001F3E51" w:rsidRDefault="001F3E51" w:rsidP="001F3E51">
      <w:pPr>
        <w:pStyle w:val="Heading3"/>
      </w:pPr>
      <w:bookmarkStart w:id="66" w:name="_Ref151966049"/>
      <w:bookmarkStart w:id="67" w:name="_Toc152340767"/>
      <w:r>
        <w:t>UC</w:t>
      </w:r>
      <w:r>
        <w:rPr>
          <w:lang w:val="vi-VN"/>
        </w:rPr>
        <w:t xml:space="preserve"> 3: </w:t>
      </w:r>
      <w:r>
        <w:t xml:space="preserve">Lưu </w:t>
      </w:r>
      <w:proofErr w:type="spellStart"/>
      <w:r>
        <w:t>nháp</w:t>
      </w:r>
      <w:bookmarkEnd w:id="66"/>
      <w:bookmarkEnd w:id="67"/>
      <w:proofErr w:type="spellEnd"/>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B51DC9" w:rsidRPr="00516C12" w14:paraId="45365012" w14:textId="77777777" w:rsidTr="00826C12">
        <w:tc>
          <w:tcPr>
            <w:tcW w:w="957" w:type="pct"/>
            <w:shd w:val="clear" w:color="auto" w:fill="D9D9D9" w:themeFill="background1" w:themeFillShade="D9"/>
          </w:tcPr>
          <w:p w14:paraId="788FD06A" w14:textId="77777777" w:rsidR="00B51DC9" w:rsidRPr="00516C12" w:rsidRDefault="00B51DC9" w:rsidP="00826C12">
            <w:pPr>
              <w:rPr>
                <w:rFonts w:cs="Arial"/>
                <w:b/>
              </w:rPr>
            </w:pPr>
            <w:r w:rsidRPr="00516C12">
              <w:rPr>
                <w:rFonts w:cs="Arial"/>
                <w:b/>
              </w:rPr>
              <w:t>Objective</w:t>
            </w:r>
          </w:p>
        </w:tc>
        <w:tc>
          <w:tcPr>
            <w:tcW w:w="4043" w:type="pct"/>
          </w:tcPr>
          <w:p w14:paraId="403B7CFA" w14:textId="04E90EC4" w:rsidR="00B51DC9" w:rsidRPr="005E3B3E" w:rsidRDefault="00B51DC9" w:rsidP="00826C12">
            <w:pPr>
              <w:rPr>
                <w:rFonts w:cs="Arial"/>
                <w:lang w:val="vi-VN"/>
              </w:rPr>
            </w:pPr>
            <w:proofErr w:type="spellStart"/>
            <w:r>
              <w:rPr>
                <w:rFonts w:cs="Arial"/>
                <w:lang w:val="en-US"/>
              </w:rPr>
              <w:t>Tính</w:t>
            </w:r>
            <w:proofErr w:type="spellEnd"/>
            <w:r>
              <w:rPr>
                <w:rFonts w:cs="Arial"/>
                <w:lang w:val="vi-VN"/>
              </w:rPr>
              <w:t xml:space="preserve"> năng này cho phép NSD có thể lưu nháp đơn xuất/nhập kho</w:t>
            </w:r>
          </w:p>
        </w:tc>
      </w:tr>
      <w:tr w:rsidR="00B51DC9" w:rsidRPr="00516C12" w14:paraId="49D770D6" w14:textId="77777777" w:rsidTr="00826C12">
        <w:tc>
          <w:tcPr>
            <w:tcW w:w="957" w:type="pct"/>
            <w:shd w:val="clear" w:color="auto" w:fill="D9D9D9" w:themeFill="background1" w:themeFillShade="D9"/>
          </w:tcPr>
          <w:p w14:paraId="4FAAA6CB" w14:textId="77777777" w:rsidR="00B51DC9" w:rsidRPr="00516C12" w:rsidRDefault="00B51DC9" w:rsidP="00826C12">
            <w:pPr>
              <w:rPr>
                <w:rFonts w:cs="Arial"/>
                <w:b/>
              </w:rPr>
            </w:pPr>
            <w:r w:rsidRPr="00516C12">
              <w:rPr>
                <w:rFonts w:cs="Arial"/>
                <w:b/>
              </w:rPr>
              <w:t>Actor</w:t>
            </w:r>
          </w:p>
        </w:tc>
        <w:tc>
          <w:tcPr>
            <w:tcW w:w="4043" w:type="pct"/>
          </w:tcPr>
          <w:p w14:paraId="60CD94EF" w14:textId="178E98AE" w:rsidR="00B51DC9" w:rsidRPr="005E3B3E" w:rsidRDefault="00B51DC9" w:rsidP="00826C12">
            <w:pPr>
              <w:rPr>
                <w:rFonts w:cs="Arial"/>
                <w:lang w:val="vi-VN"/>
              </w:rPr>
            </w:pPr>
            <w:r>
              <w:rPr>
                <w:rFonts w:cs="Arial"/>
                <w:lang w:val="vi-VN"/>
              </w:rPr>
              <w:t>Nhân viên quản lý kho</w:t>
            </w:r>
          </w:p>
        </w:tc>
      </w:tr>
      <w:tr w:rsidR="00B51DC9" w:rsidRPr="00516C12" w14:paraId="239A4ACE" w14:textId="77777777" w:rsidTr="00826C12">
        <w:tc>
          <w:tcPr>
            <w:tcW w:w="957" w:type="pct"/>
            <w:shd w:val="clear" w:color="auto" w:fill="D9D9D9" w:themeFill="background1" w:themeFillShade="D9"/>
          </w:tcPr>
          <w:p w14:paraId="69109DAD" w14:textId="77777777" w:rsidR="00B51DC9" w:rsidRPr="00516C12" w:rsidRDefault="00B51DC9" w:rsidP="00826C12">
            <w:pPr>
              <w:rPr>
                <w:rFonts w:cs="Arial"/>
                <w:b/>
              </w:rPr>
            </w:pPr>
            <w:r w:rsidRPr="00516C12">
              <w:rPr>
                <w:rFonts w:cs="Arial"/>
                <w:b/>
              </w:rPr>
              <w:t>Trigger</w:t>
            </w:r>
          </w:p>
        </w:tc>
        <w:tc>
          <w:tcPr>
            <w:tcW w:w="4043" w:type="pct"/>
          </w:tcPr>
          <w:p w14:paraId="3D7DF12E" w14:textId="04DE680E" w:rsidR="00B51DC9" w:rsidRPr="005E3B3E" w:rsidRDefault="00B51DC9" w:rsidP="00826C12">
            <w:pPr>
              <w:rPr>
                <w:rFonts w:cs="Arial"/>
                <w:lang w:val="vi-VN"/>
              </w:rPr>
            </w:pPr>
            <w:r>
              <w:rPr>
                <w:rFonts w:cs="Arial"/>
              </w:rPr>
              <w:t>NSD</w:t>
            </w:r>
            <w:r>
              <w:rPr>
                <w:rFonts w:cs="Arial"/>
                <w:lang w:val="vi-VN"/>
              </w:rPr>
              <w:t xml:space="preserve"> click vào button “Lưu nháp” trên màn hình &lt;&lt;Tạo mới đơn xuất kho&gt;&gt; Và màn hình &lt;&lt; Tạo mới đơn nhập kho&gt;&gt;</w:t>
            </w:r>
          </w:p>
        </w:tc>
      </w:tr>
      <w:tr w:rsidR="00B51DC9" w:rsidRPr="00516C12" w14:paraId="738C2DFD" w14:textId="77777777" w:rsidTr="00826C12">
        <w:tc>
          <w:tcPr>
            <w:tcW w:w="957" w:type="pct"/>
            <w:shd w:val="clear" w:color="auto" w:fill="D9D9D9" w:themeFill="background1" w:themeFillShade="D9"/>
          </w:tcPr>
          <w:p w14:paraId="7134732F" w14:textId="77777777" w:rsidR="00B51DC9" w:rsidRPr="00516C12" w:rsidRDefault="00B51DC9" w:rsidP="00826C12">
            <w:pPr>
              <w:rPr>
                <w:rFonts w:cs="Arial"/>
                <w:b/>
              </w:rPr>
            </w:pPr>
            <w:r w:rsidRPr="00516C12">
              <w:rPr>
                <w:rFonts w:cs="Arial"/>
                <w:b/>
              </w:rPr>
              <w:t>Pre-conditions</w:t>
            </w:r>
          </w:p>
        </w:tc>
        <w:tc>
          <w:tcPr>
            <w:tcW w:w="4043" w:type="pct"/>
          </w:tcPr>
          <w:p w14:paraId="5372BB67" w14:textId="2C3FC2C3" w:rsidR="00B51DC9" w:rsidRPr="005E3B3E" w:rsidRDefault="00B51DC9" w:rsidP="00B51DC9">
            <w:pPr>
              <w:pStyle w:val="BulletList1"/>
            </w:pPr>
            <w:r w:rsidRPr="005E3B3E">
              <w:t xml:space="preserve">Login </w:t>
            </w:r>
            <w:proofErr w:type="spellStart"/>
            <w:r w:rsidRPr="005E3B3E">
              <w:t>vào</w:t>
            </w:r>
            <w:proofErr w:type="spellEnd"/>
            <w:r w:rsidRPr="005E3B3E">
              <w:t xml:space="preserve"> </w:t>
            </w:r>
            <w:proofErr w:type="spellStart"/>
            <w:r w:rsidRPr="005E3B3E">
              <w:t>hệ</w:t>
            </w:r>
            <w:proofErr w:type="spellEnd"/>
            <w:r w:rsidRPr="005E3B3E">
              <w:t xml:space="preserve"> </w:t>
            </w:r>
            <w:proofErr w:type="spellStart"/>
            <w:r w:rsidRPr="005E3B3E">
              <w:t>thống</w:t>
            </w:r>
            <w:proofErr w:type="spellEnd"/>
            <w:r w:rsidRPr="005E3B3E">
              <w:t xml:space="preserve"> </w:t>
            </w:r>
            <w:proofErr w:type="spellStart"/>
            <w:r w:rsidRPr="005E3B3E">
              <w:t>với</w:t>
            </w:r>
            <w:proofErr w:type="spellEnd"/>
            <w:r w:rsidRPr="005E3B3E">
              <w:t xml:space="preserve"> actor </w:t>
            </w:r>
            <w:proofErr w:type="spellStart"/>
            <w:r w:rsidRPr="005E3B3E">
              <w:t>bên</w:t>
            </w:r>
            <w:proofErr w:type="spellEnd"/>
            <w:r w:rsidRPr="005E3B3E">
              <w:t xml:space="preserve"> </w:t>
            </w:r>
            <w:proofErr w:type="spellStart"/>
            <w:r w:rsidRPr="005E3B3E">
              <w:t>trên</w:t>
            </w:r>
            <w:proofErr w:type="spellEnd"/>
          </w:p>
        </w:tc>
      </w:tr>
      <w:tr w:rsidR="00B51DC9" w:rsidRPr="00516C12" w14:paraId="566FD8FB" w14:textId="77777777" w:rsidTr="00826C12">
        <w:tc>
          <w:tcPr>
            <w:tcW w:w="957" w:type="pct"/>
            <w:shd w:val="clear" w:color="auto" w:fill="D9D9D9" w:themeFill="background1" w:themeFillShade="D9"/>
          </w:tcPr>
          <w:p w14:paraId="63CD3F5D" w14:textId="77777777" w:rsidR="00B51DC9" w:rsidRPr="00516C12" w:rsidRDefault="00B51DC9" w:rsidP="00826C12">
            <w:pPr>
              <w:rPr>
                <w:rFonts w:cs="Arial"/>
                <w:b/>
              </w:rPr>
            </w:pPr>
            <w:r w:rsidRPr="00516C12">
              <w:rPr>
                <w:rFonts w:cs="Arial"/>
                <w:b/>
              </w:rPr>
              <w:t>Post-condition</w:t>
            </w:r>
          </w:p>
        </w:tc>
        <w:tc>
          <w:tcPr>
            <w:tcW w:w="4043" w:type="pct"/>
          </w:tcPr>
          <w:p w14:paraId="5404C7BF" w14:textId="55A9247D" w:rsidR="00B51DC9" w:rsidRPr="00BD77BF" w:rsidRDefault="00B51DC9" w:rsidP="00826C12">
            <w:pPr>
              <w:rPr>
                <w:rFonts w:cs="Arial"/>
                <w:lang w:val="vi-VN"/>
              </w:rPr>
            </w:pPr>
            <w:r>
              <w:rPr>
                <w:rFonts w:cs="Arial"/>
                <w:lang w:val="vi-VN"/>
              </w:rPr>
              <w:t>Đơn xuất/nhập kho được lưu nháp thành công trong hệ thống</w:t>
            </w:r>
          </w:p>
        </w:tc>
      </w:tr>
    </w:tbl>
    <w:p w14:paraId="1BE3F2EC" w14:textId="77777777" w:rsidR="00B51DC9" w:rsidRPr="00BD77BF" w:rsidRDefault="00B51DC9" w:rsidP="00B51DC9">
      <w:pPr>
        <w:rPr>
          <w:b/>
          <w:bCs/>
          <w:color w:val="1F4E79" w:themeColor="accent1" w:themeShade="80"/>
          <w:sz w:val="22"/>
          <w:szCs w:val="22"/>
          <w:lang w:val="vi-VN" w:eastAsia="en-US"/>
        </w:rPr>
      </w:pPr>
      <w:r w:rsidRPr="00BD77BF">
        <w:rPr>
          <w:b/>
          <w:bCs/>
          <w:color w:val="1F4E79" w:themeColor="accent1" w:themeShade="80"/>
          <w:sz w:val="22"/>
          <w:szCs w:val="22"/>
          <w:lang w:val="en-US" w:eastAsia="en-US"/>
        </w:rPr>
        <w:t>Activity</w:t>
      </w:r>
      <w:r w:rsidRPr="00BD77BF">
        <w:rPr>
          <w:b/>
          <w:bCs/>
          <w:color w:val="1F4E79" w:themeColor="accent1" w:themeShade="80"/>
          <w:sz w:val="22"/>
          <w:szCs w:val="22"/>
          <w:lang w:val="vi-VN" w:eastAsia="en-US"/>
        </w:rPr>
        <w:t xml:space="preserve"> Flow</w:t>
      </w:r>
    </w:p>
    <w:p w14:paraId="12EB0421" w14:textId="1C6209BC" w:rsidR="00B51DC9" w:rsidRPr="00BD77BF" w:rsidRDefault="00B51DC9" w:rsidP="00B51DC9">
      <w:pPr>
        <w:jc w:val="center"/>
        <w:rPr>
          <w:b/>
          <w:bCs/>
          <w:sz w:val="22"/>
          <w:szCs w:val="22"/>
          <w:lang w:val="vi-VN" w:eastAsia="en-US"/>
        </w:rPr>
      </w:pPr>
      <w:r w:rsidRPr="00B51DC9">
        <w:rPr>
          <w:b/>
          <w:bCs/>
          <w:noProof/>
          <w:sz w:val="22"/>
          <w:szCs w:val="22"/>
          <w:lang w:val="vi-VN" w:eastAsia="en-US"/>
        </w:rPr>
        <w:drawing>
          <wp:inline distT="0" distB="0" distL="0" distR="0" wp14:anchorId="353727E7" wp14:editId="20028982">
            <wp:extent cx="3700490" cy="3281386"/>
            <wp:effectExtent l="0" t="0" r="0" b="0"/>
            <wp:docPr id="965712047"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2047" name="Picture 1" descr="A diagram of a system&#10;&#10;Description automatically generated"/>
                    <pic:cNvPicPr/>
                  </pic:nvPicPr>
                  <pic:blipFill>
                    <a:blip r:embed="rId43"/>
                    <a:stretch>
                      <a:fillRect/>
                    </a:stretch>
                  </pic:blipFill>
                  <pic:spPr>
                    <a:xfrm>
                      <a:off x="0" y="0"/>
                      <a:ext cx="3700490" cy="3281386"/>
                    </a:xfrm>
                    <a:prstGeom prst="rect">
                      <a:avLst/>
                    </a:prstGeom>
                  </pic:spPr>
                </pic:pic>
              </a:graphicData>
            </a:graphic>
          </wp:inline>
        </w:drawing>
      </w:r>
    </w:p>
    <w:p w14:paraId="5D0A28E6" w14:textId="77777777" w:rsidR="00B51DC9" w:rsidRPr="00516C12" w:rsidRDefault="00B51DC9" w:rsidP="00B51DC9">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022"/>
        <w:gridCol w:w="1023"/>
        <w:gridCol w:w="7285"/>
      </w:tblGrid>
      <w:tr w:rsidR="00B51DC9" w:rsidRPr="00516C12" w14:paraId="0D9F47DE" w14:textId="77777777" w:rsidTr="00826C12">
        <w:trPr>
          <w:trHeight w:val="253"/>
        </w:trPr>
        <w:tc>
          <w:tcPr>
            <w:tcW w:w="548" w:type="pct"/>
            <w:shd w:val="clear" w:color="auto" w:fill="D9D9D9" w:themeFill="background1" w:themeFillShade="D9"/>
          </w:tcPr>
          <w:p w14:paraId="69CFE142" w14:textId="77777777" w:rsidR="00B51DC9" w:rsidRPr="00516C12" w:rsidRDefault="00B51DC9" w:rsidP="00826C12">
            <w:pPr>
              <w:rPr>
                <w:rFonts w:cs="Arial"/>
                <w:b/>
                <w:szCs w:val="20"/>
                <w:lang w:eastAsia="en-US"/>
              </w:rPr>
            </w:pPr>
            <w:r w:rsidRPr="00516C12">
              <w:rPr>
                <w:rFonts w:cs="Arial"/>
                <w:b/>
                <w:szCs w:val="20"/>
                <w:lang w:eastAsia="en-US"/>
              </w:rPr>
              <w:lastRenderedPageBreak/>
              <w:t>Step</w:t>
            </w:r>
          </w:p>
        </w:tc>
        <w:tc>
          <w:tcPr>
            <w:tcW w:w="548" w:type="pct"/>
            <w:shd w:val="clear" w:color="auto" w:fill="D9D9D9" w:themeFill="background1" w:themeFillShade="D9"/>
            <w:hideMark/>
          </w:tcPr>
          <w:p w14:paraId="67019BC8" w14:textId="77777777" w:rsidR="00B51DC9" w:rsidRPr="00516C12" w:rsidRDefault="00B51DC9" w:rsidP="00826C12">
            <w:pPr>
              <w:rPr>
                <w:rFonts w:cs="Arial"/>
                <w:b/>
                <w:bCs/>
                <w:szCs w:val="20"/>
                <w:lang w:eastAsia="en-US"/>
              </w:rPr>
            </w:pPr>
            <w:r w:rsidRPr="00516C12">
              <w:rPr>
                <w:rFonts w:cs="Arial"/>
                <w:b/>
                <w:szCs w:val="20"/>
                <w:lang w:eastAsia="en-US"/>
              </w:rPr>
              <w:t>BR Code</w:t>
            </w:r>
          </w:p>
        </w:tc>
        <w:tc>
          <w:tcPr>
            <w:tcW w:w="3904" w:type="pct"/>
            <w:shd w:val="clear" w:color="auto" w:fill="D9D9D9" w:themeFill="background1" w:themeFillShade="D9"/>
          </w:tcPr>
          <w:p w14:paraId="43C23CB2" w14:textId="77777777" w:rsidR="00B51DC9" w:rsidRPr="00516C12" w:rsidRDefault="00B51DC9" w:rsidP="00826C12">
            <w:pPr>
              <w:rPr>
                <w:rFonts w:cs="Arial"/>
                <w:b/>
                <w:bCs/>
                <w:szCs w:val="20"/>
                <w:lang w:eastAsia="en-US"/>
              </w:rPr>
            </w:pPr>
            <w:r w:rsidRPr="00516C12">
              <w:rPr>
                <w:rFonts w:cs="Arial"/>
                <w:b/>
                <w:szCs w:val="20"/>
                <w:lang w:eastAsia="en-US"/>
              </w:rPr>
              <w:t>Description</w:t>
            </w:r>
          </w:p>
        </w:tc>
      </w:tr>
      <w:tr w:rsidR="00B51DC9" w:rsidRPr="00516C12" w14:paraId="22D0AD78" w14:textId="77777777" w:rsidTr="00826C12">
        <w:trPr>
          <w:trHeight w:val="253"/>
        </w:trPr>
        <w:tc>
          <w:tcPr>
            <w:tcW w:w="548" w:type="pct"/>
          </w:tcPr>
          <w:p w14:paraId="4D39B44B" w14:textId="77777777" w:rsidR="00B51DC9" w:rsidRDefault="00B51DC9" w:rsidP="00826C12">
            <w:pPr>
              <w:rPr>
                <w:rFonts w:cs="Arial"/>
                <w:szCs w:val="20"/>
                <w:lang w:eastAsia="en-US"/>
              </w:rPr>
            </w:pPr>
          </w:p>
          <w:p w14:paraId="39C67B3C" w14:textId="0293E716" w:rsidR="00B51DC9" w:rsidRPr="00675555" w:rsidRDefault="00B51DC9" w:rsidP="00826C12">
            <w:pPr>
              <w:rPr>
                <w:rFonts w:cs="Arial"/>
                <w:szCs w:val="20"/>
                <w:lang w:val="vi-VN" w:eastAsia="en-US"/>
              </w:rPr>
            </w:pPr>
            <w:r>
              <w:rPr>
                <w:rFonts w:cs="Arial"/>
                <w:szCs w:val="20"/>
                <w:lang w:val="vi-VN" w:eastAsia="en-US"/>
              </w:rPr>
              <w:t>(2)</w:t>
            </w:r>
          </w:p>
        </w:tc>
        <w:tc>
          <w:tcPr>
            <w:tcW w:w="548" w:type="pct"/>
            <w:shd w:val="clear" w:color="auto" w:fill="auto"/>
          </w:tcPr>
          <w:p w14:paraId="0E728C69" w14:textId="23736D79" w:rsidR="00B51DC9" w:rsidRDefault="00B51DC9" w:rsidP="00826C12">
            <w:pPr>
              <w:pStyle w:val="Caption"/>
              <w:jc w:val="left"/>
            </w:pPr>
            <w:r>
              <w:t xml:space="preserve">BR </w:t>
            </w:r>
            <w:r>
              <w:fldChar w:fldCharType="begin"/>
            </w:r>
            <w:r>
              <w:instrText xml:space="preserve"> SEQ BR \* ARABIC </w:instrText>
            </w:r>
            <w:r>
              <w:fldChar w:fldCharType="separate"/>
            </w:r>
            <w:r w:rsidR="00201D76">
              <w:rPr>
                <w:noProof/>
              </w:rPr>
              <w:t>16</w:t>
            </w:r>
            <w:r>
              <w:fldChar w:fldCharType="end"/>
            </w:r>
          </w:p>
          <w:p w14:paraId="5B8142ED" w14:textId="77777777" w:rsidR="00B51DC9" w:rsidRDefault="00B51DC9" w:rsidP="00826C12">
            <w:pPr>
              <w:pStyle w:val="Caption"/>
              <w:jc w:val="left"/>
            </w:pPr>
          </w:p>
        </w:tc>
        <w:tc>
          <w:tcPr>
            <w:tcW w:w="3904" w:type="pct"/>
            <w:shd w:val="clear" w:color="auto" w:fill="auto"/>
          </w:tcPr>
          <w:p w14:paraId="08F17370" w14:textId="48332F5E" w:rsidR="00B51DC9" w:rsidRDefault="00B51DC9" w:rsidP="00826C12">
            <w:pPr>
              <w:rPr>
                <w:rFonts w:cs="Arial"/>
                <w:b/>
                <w:szCs w:val="20"/>
                <w:u w:val="single"/>
                <w:lang w:val="vi-VN" w:eastAsia="en-US"/>
              </w:rPr>
            </w:pPr>
            <w:r>
              <w:rPr>
                <w:rFonts w:cs="Arial"/>
                <w:b/>
                <w:szCs w:val="20"/>
                <w:u w:val="single"/>
                <w:lang w:eastAsia="en-US"/>
              </w:rPr>
              <w:t>Lưu</w:t>
            </w:r>
            <w:r>
              <w:rPr>
                <w:rFonts w:cs="Arial"/>
                <w:b/>
                <w:szCs w:val="20"/>
                <w:u w:val="single"/>
                <w:lang w:val="vi-VN" w:eastAsia="en-US"/>
              </w:rPr>
              <w:t xml:space="preserve"> nháp Rules:</w:t>
            </w:r>
          </w:p>
          <w:p w14:paraId="31E65466" w14:textId="77777777" w:rsidR="00B51DC9" w:rsidRDefault="00B51DC9" w:rsidP="00826C12">
            <w:pPr>
              <w:rPr>
                <w:lang w:val="vi-VN" w:eastAsia="en-US"/>
              </w:rPr>
            </w:pPr>
            <w:r>
              <w:rPr>
                <w:lang w:val="vi-VN" w:eastAsia="en-US"/>
              </w:rPr>
              <w:t>Hệ thống thực hiện logic sau:</w:t>
            </w:r>
          </w:p>
          <w:p w14:paraId="6C40962F" w14:textId="77777777" w:rsidR="00B51DC9" w:rsidRDefault="00B51DC9" w:rsidP="00826C12">
            <w:pPr>
              <w:pStyle w:val="BulletList1"/>
            </w:pPr>
            <w:proofErr w:type="spellStart"/>
            <w:r>
              <w:t>Cập</w:t>
            </w:r>
            <w:proofErr w:type="spellEnd"/>
            <w:r>
              <w:t xml:space="preserve"> </w:t>
            </w:r>
            <w:proofErr w:type="spellStart"/>
            <w:r>
              <w:t>nhật</w:t>
            </w:r>
            <w:proofErr w:type="spellEnd"/>
            <w:r>
              <w:t xml:space="preserve"> </w:t>
            </w:r>
            <w:proofErr w:type="spellStart"/>
            <w:r>
              <w:t>bản</w:t>
            </w:r>
            <w:proofErr w:type="spellEnd"/>
            <w:r>
              <w:t xml:space="preserve"> </w:t>
            </w:r>
            <w:proofErr w:type="spellStart"/>
            <w:r>
              <w:t>ghi</w:t>
            </w:r>
            <w:proofErr w:type="spellEnd"/>
            <w:r>
              <w:t xml:space="preserve"> </w:t>
            </w:r>
            <w:proofErr w:type="spellStart"/>
            <w:r>
              <w:t>như</w:t>
            </w:r>
            <w:proofErr w:type="spellEnd"/>
            <w:r>
              <w:t xml:space="preserve"> </w:t>
            </w:r>
            <w:proofErr w:type="spellStart"/>
            <w:r>
              <w:t>sau</w:t>
            </w:r>
            <w:proofErr w:type="spellEnd"/>
            <w:r>
              <w:t>:</w:t>
            </w:r>
          </w:p>
          <w:p w14:paraId="5627235B" w14:textId="0A5C1E4D" w:rsidR="00B51DC9" w:rsidRPr="00B51DC9" w:rsidRDefault="00B51DC9" w:rsidP="00B51DC9">
            <w:pPr>
              <w:pStyle w:val="BulletList1"/>
              <w:numPr>
                <w:ilvl w:val="0"/>
                <w:numId w:val="0"/>
              </w:numPr>
              <w:ind w:left="360"/>
              <w:rPr>
                <w:lang w:val="vi-VN"/>
              </w:rPr>
            </w:pPr>
            <w:r>
              <w:rPr>
                <w:lang w:val="vi-VN"/>
              </w:rPr>
              <w:t>[Trạng thái] của đơn xuất/nhập kho = “Đã lưu nháp”</w:t>
            </w:r>
          </w:p>
          <w:p w14:paraId="16AA6AD2" w14:textId="35B349FC" w:rsidR="00B51DC9" w:rsidRPr="00B51DC9" w:rsidRDefault="00B51DC9" w:rsidP="00B51DC9">
            <w:pPr>
              <w:pStyle w:val="BulletList1"/>
              <w:numPr>
                <w:ilvl w:val="0"/>
                <w:numId w:val="0"/>
              </w:numPr>
              <w:ind w:left="360"/>
              <w:rPr>
                <w:b/>
                <w:szCs w:val="20"/>
                <w:u w:val="single"/>
                <w:lang w:val="vi-VN"/>
              </w:rPr>
            </w:pPr>
          </w:p>
        </w:tc>
      </w:tr>
    </w:tbl>
    <w:p w14:paraId="0B95454A" w14:textId="77777777" w:rsidR="00B51DC9" w:rsidRPr="00B51DC9" w:rsidRDefault="00B51DC9" w:rsidP="00B51DC9">
      <w:pPr>
        <w:rPr>
          <w:lang w:val="en-US" w:eastAsia="en-US"/>
        </w:rPr>
      </w:pPr>
    </w:p>
    <w:p w14:paraId="06AF28A7" w14:textId="3FBDAEA7" w:rsidR="002D6741" w:rsidRPr="001F3E51" w:rsidRDefault="002D6741" w:rsidP="001F3E51">
      <w:pPr>
        <w:pStyle w:val="Heading3"/>
      </w:pPr>
      <w:bookmarkStart w:id="68" w:name="_Ref152083799"/>
      <w:bookmarkStart w:id="69" w:name="_Ref152084053"/>
      <w:bookmarkStart w:id="70" w:name="_Toc152340768"/>
      <w:r w:rsidRPr="001F3E51">
        <w:t xml:space="preserve">UC </w:t>
      </w:r>
      <w:r w:rsidR="008B26E1">
        <w:t>4</w:t>
      </w:r>
      <w:r w:rsidRPr="001F3E51">
        <w:t xml:space="preserve">: </w:t>
      </w:r>
      <w:bookmarkEnd w:id="58"/>
      <w:bookmarkEnd w:id="59"/>
      <w:bookmarkEnd w:id="62"/>
      <w:bookmarkEnd w:id="63"/>
      <w:proofErr w:type="spellStart"/>
      <w:r w:rsidRPr="001F3E51">
        <w:t>Xác</w:t>
      </w:r>
      <w:proofErr w:type="spellEnd"/>
      <w:r w:rsidRPr="001F3E51">
        <w:t xml:space="preserve"> </w:t>
      </w:r>
      <w:proofErr w:type="spellStart"/>
      <w:r w:rsidRPr="001F3E51">
        <w:t>nhận</w:t>
      </w:r>
      <w:proofErr w:type="spellEnd"/>
      <w:r w:rsidRPr="001F3E51">
        <w:t xml:space="preserve"> chi </w:t>
      </w:r>
      <w:proofErr w:type="spellStart"/>
      <w:r w:rsidRPr="001F3E51">
        <w:t>tiết</w:t>
      </w:r>
      <w:proofErr w:type="spellEnd"/>
      <w:r w:rsidRPr="001F3E51">
        <w:t xml:space="preserve"> </w:t>
      </w:r>
      <w:proofErr w:type="spellStart"/>
      <w:r w:rsidRPr="001F3E51">
        <w:t>đơn</w:t>
      </w:r>
      <w:proofErr w:type="spellEnd"/>
      <w:r w:rsidR="003442A9" w:rsidRPr="001F3E51">
        <w:t xml:space="preserve"> </w:t>
      </w:r>
      <w:proofErr w:type="spellStart"/>
      <w:r w:rsidR="007E5BBD">
        <w:t>bởi</w:t>
      </w:r>
      <w:proofErr w:type="spellEnd"/>
      <w:r w:rsidR="003442A9" w:rsidRPr="001F3E51">
        <w:t xml:space="preserve"> </w:t>
      </w:r>
      <w:proofErr w:type="spellStart"/>
      <w:r w:rsidR="003442A9" w:rsidRPr="001F3E51">
        <w:t>lái</w:t>
      </w:r>
      <w:proofErr w:type="spellEnd"/>
      <w:r w:rsidR="003442A9" w:rsidRPr="001F3E51">
        <w:t xml:space="preserve"> </w:t>
      </w:r>
      <w:proofErr w:type="spellStart"/>
      <w:r w:rsidR="003442A9" w:rsidRPr="001F3E51">
        <w:t>xe</w:t>
      </w:r>
      <w:bookmarkEnd w:id="68"/>
      <w:bookmarkEnd w:id="69"/>
      <w:bookmarkEnd w:id="70"/>
      <w:proofErr w:type="spellEnd"/>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2D6741" w:rsidRPr="00516C12" w14:paraId="40F737EF" w14:textId="77777777" w:rsidTr="00C000DF">
        <w:tc>
          <w:tcPr>
            <w:tcW w:w="957" w:type="pct"/>
            <w:shd w:val="clear" w:color="auto" w:fill="D9D9D9" w:themeFill="background1" w:themeFillShade="D9"/>
          </w:tcPr>
          <w:p w14:paraId="08B75089" w14:textId="77777777" w:rsidR="002D6741" w:rsidRPr="00516C12" w:rsidRDefault="002D6741" w:rsidP="00D2256A">
            <w:pPr>
              <w:rPr>
                <w:rFonts w:cs="Arial"/>
                <w:b/>
              </w:rPr>
            </w:pPr>
            <w:bookmarkStart w:id="71" w:name="_Toc362429628"/>
            <w:r w:rsidRPr="00516C12">
              <w:rPr>
                <w:rFonts w:cs="Arial"/>
                <w:b/>
              </w:rPr>
              <w:t>Objective</w:t>
            </w:r>
          </w:p>
        </w:tc>
        <w:tc>
          <w:tcPr>
            <w:tcW w:w="4043" w:type="pct"/>
          </w:tcPr>
          <w:p w14:paraId="7B993E48" w14:textId="77777777" w:rsidR="002D6741" w:rsidRPr="005E3B3E" w:rsidRDefault="002D6741" w:rsidP="00D2256A">
            <w:pPr>
              <w:rPr>
                <w:rFonts w:cs="Arial"/>
                <w:lang w:val="vi-VN"/>
              </w:rPr>
            </w:pPr>
            <w:proofErr w:type="spellStart"/>
            <w:r>
              <w:rPr>
                <w:rFonts w:cs="Arial"/>
                <w:lang w:val="en-US"/>
              </w:rPr>
              <w:t>Tính</w:t>
            </w:r>
            <w:proofErr w:type="spellEnd"/>
            <w:r>
              <w:rPr>
                <w:rFonts w:cs="Arial"/>
                <w:lang w:val="vi-VN"/>
              </w:rPr>
              <w:t xml:space="preserve"> năng này cho phép NSD có thể xác nhận chi tiết đơn mà họ vận chuyển </w:t>
            </w:r>
          </w:p>
        </w:tc>
      </w:tr>
      <w:tr w:rsidR="002D6741" w:rsidRPr="00516C12" w14:paraId="18B5F530" w14:textId="77777777" w:rsidTr="00C000DF">
        <w:tc>
          <w:tcPr>
            <w:tcW w:w="957" w:type="pct"/>
            <w:shd w:val="clear" w:color="auto" w:fill="D9D9D9" w:themeFill="background1" w:themeFillShade="D9"/>
          </w:tcPr>
          <w:p w14:paraId="67299554" w14:textId="77777777" w:rsidR="002D6741" w:rsidRPr="00516C12" w:rsidRDefault="002D6741" w:rsidP="00D2256A">
            <w:pPr>
              <w:rPr>
                <w:rFonts w:cs="Arial"/>
                <w:b/>
              </w:rPr>
            </w:pPr>
            <w:r w:rsidRPr="00516C12">
              <w:rPr>
                <w:rFonts w:cs="Arial"/>
                <w:b/>
              </w:rPr>
              <w:t>Actor</w:t>
            </w:r>
          </w:p>
        </w:tc>
        <w:tc>
          <w:tcPr>
            <w:tcW w:w="4043" w:type="pct"/>
          </w:tcPr>
          <w:p w14:paraId="4152989F" w14:textId="77777777" w:rsidR="002D6741" w:rsidRPr="005E3B3E" w:rsidRDefault="002D6741" w:rsidP="00D2256A">
            <w:pPr>
              <w:rPr>
                <w:rFonts w:cs="Arial"/>
                <w:lang w:val="vi-VN"/>
              </w:rPr>
            </w:pPr>
            <w:proofErr w:type="spellStart"/>
            <w:r>
              <w:rPr>
                <w:rFonts w:cs="Arial"/>
                <w:lang w:val="en-US"/>
              </w:rPr>
              <w:t>Lái</w:t>
            </w:r>
            <w:proofErr w:type="spellEnd"/>
            <w:r>
              <w:rPr>
                <w:rFonts w:cs="Arial"/>
                <w:lang w:val="vi-VN"/>
              </w:rPr>
              <w:t xml:space="preserve"> xe</w:t>
            </w:r>
          </w:p>
        </w:tc>
      </w:tr>
      <w:tr w:rsidR="002D6741" w:rsidRPr="00516C12" w14:paraId="110A31C9" w14:textId="77777777" w:rsidTr="00C000DF">
        <w:tc>
          <w:tcPr>
            <w:tcW w:w="957" w:type="pct"/>
            <w:shd w:val="clear" w:color="auto" w:fill="D9D9D9" w:themeFill="background1" w:themeFillShade="D9"/>
          </w:tcPr>
          <w:p w14:paraId="178BFBB8" w14:textId="77777777" w:rsidR="002D6741" w:rsidRPr="00516C12" w:rsidRDefault="002D6741" w:rsidP="00D2256A">
            <w:pPr>
              <w:rPr>
                <w:rFonts w:cs="Arial"/>
                <w:b/>
              </w:rPr>
            </w:pPr>
            <w:r w:rsidRPr="00516C12">
              <w:rPr>
                <w:rFonts w:cs="Arial"/>
                <w:b/>
              </w:rPr>
              <w:t>Trigger</w:t>
            </w:r>
          </w:p>
        </w:tc>
        <w:tc>
          <w:tcPr>
            <w:tcW w:w="4043" w:type="pct"/>
          </w:tcPr>
          <w:p w14:paraId="70448E0B" w14:textId="14D1AB5F" w:rsidR="002D6741" w:rsidRPr="005E3B3E" w:rsidRDefault="002D6741" w:rsidP="00D2256A">
            <w:pPr>
              <w:rPr>
                <w:rFonts w:cs="Arial"/>
                <w:lang w:val="vi-VN"/>
              </w:rPr>
            </w:pPr>
            <w:r>
              <w:rPr>
                <w:rFonts w:cs="Arial"/>
              </w:rPr>
              <w:t>NSD</w:t>
            </w:r>
            <w:r>
              <w:rPr>
                <w:rFonts w:cs="Arial"/>
                <w:lang w:val="vi-VN"/>
              </w:rPr>
              <w:t xml:space="preserve"> click vào button “Xác nhận” trên màn hình </w:t>
            </w:r>
            <w:r w:rsidR="008D1655">
              <w:rPr>
                <w:rFonts w:cs="Arial"/>
                <w:lang w:val="vi-VN"/>
              </w:rPr>
              <w:t>&lt;&lt;</w:t>
            </w:r>
            <w:r>
              <w:rPr>
                <w:rFonts w:cs="Arial"/>
                <w:lang w:val="vi-VN"/>
              </w:rPr>
              <w:t>Danh sách đơn</w:t>
            </w:r>
            <w:r w:rsidR="008D1655">
              <w:rPr>
                <w:rFonts w:cs="Arial"/>
                <w:lang w:val="vi-VN"/>
              </w:rPr>
              <w:t xml:space="preserve"> xuất/nhập kho &gt;&gt; dành cho lái xe</w:t>
            </w:r>
            <w:r>
              <w:rPr>
                <w:rFonts w:cs="Arial"/>
                <w:lang w:val="vi-VN"/>
              </w:rPr>
              <w:t xml:space="preserve"> hoặc màn hình </w:t>
            </w:r>
            <w:r w:rsidR="008D1655">
              <w:rPr>
                <w:rFonts w:cs="Arial"/>
                <w:lang w:val="vi-VN"/>
              </w:rPr>
              <w:t>&lt;&lt;</w:t>
            </w:r>
            <w:r>
              <w:rPr>
                <w:rFonts w:cs="Arial"/>
                <w:lang w:val="vi-VN"/>
              </w:rPr>
              <w:t>Xem chi tiết đơn</w:t>
            </w:r>
            <w:r w:rsidR="008D1655">
              <w:rPr>
                <w:rFonts w:cs="Arial"/>
                <w:lang w:val="vi-VN"/>
              </w:rPr>
              <w:t xml:space="preserve"> xuất/nhập kho&gt;&gt; dành cho lái xe</w:t>
            </w:r>
          </w:p>
        </w:tc>
      </w:tr>
      <w:tr w:rsidR="002D6741" w:rsidRPr="00516C12" w14:paraId="7673090B" w14:textId="77777777" w:rsidTr="00C000DF">
        <w:tc>
          <w:tcPr>
            <w:tcW w:w="957" w:type="pct"/>
            <w:shd w:val="clear" w:color="auto" w:fill="D9D9D9" w:themeFill="background1" w:themeFillShade="D9"/>
          </w:tcPr>
          <w:p w14:paraId="4F24B42D" w14:textId="77777777" w:rsidR="002D6741" w:rsidRPr="00516C12" w:rsidRDefault="002D6741" w:rsidP="00D2256A">
            <w:pPr>
              <w:rPr>
                <w:rFonts w:cs="Arial"/>
                <w:b/>
              </w:rPr>
            </w:pPr>
            <w:r w:rsidRPr="00516C12">
              <w:rPr>
                <w:rFonts w:cs="Arial"/>
                <w:b/>
              </w:rPr>
              <w:t>Pre-conditions</w:t>
            </w:r>
          </w:p>
        </w:tc>
        <w:tc>
          <w:tcPr>
            <w:tcW w:w="4043" w:type="pct"/>
          </w:tcPr>
          <w:p w14:paraId="4E20F91D" w14:textId="77777777" w:rsidR="002D6741" w:rsidRPr="005E3B3E" w:rsidRDefault="002D6741" w:rsidP="005E3B3E">
            <w:pPr>
              <w:pStyle w:val="BulletList1"/>
            </w:pPr>
            <w:r w:rsidRPr="005E3B3E">
              <w:t xml:space="preserve">Login </w:t>
            </w:r>
            <w:proofErr w:type="spellStart"/>
            <w:r w:rsidRPr="005E3B3E">
              <w:t>vào</w:t>
            </w:r>
            <w:proofErr w:type="spellEnd"/>
            <w:r w:rsidRPr="005E3B3E">
              <w:t xml:space="preserve"> </w:t>
            </w:r>
            <w:proofErr w:type="spellStart"/>
            <w:r w:rsidRPr="005E3B3E">
              <w:t>hệ</w:t>
            </w:r>
            <w:proofErr w:type="spellEnd"/>
            <w:r w:rsidRPr="005E3B3E">
              <w:t xml:space="preserve"> </w:t>
            </w:r>
            <w:proofErr w:type="spellStart"/>
            <w:r w:rsidRPr="005E3B3E">
              <w:t>thống</w:t>
            </w:r>
            <w:proofErr w:type="spellEnd"/>
            <w:r w:rsidRPr="005E3B3E">
              <w:t xml:space="preserve"> </w:t>
            </w:r>
            <w:proofErr w:type="spellStart"/>
            <w:r w:rsidRPr="005E3B3E">
              <w:t>với</w:t>
            </w:r>
            <w:proofErr w:type="spellEnd"/>
            <w:r w:rsidRPr="005E3B3E">
              <w:t xml:space="preserve"> actor </w:t>
            </w:r>
            <w:proofErr w:type="spellStart"/>
            <w:r w:rsidRPr="005E3B3E">
              <w:t>bên</w:t>
            </w:r>
            <w:proofErr w:type="spellEnd"/>
            <w:r w:rsidRPr="005E3B3E">
              <w:t xml:space="preserve"> </w:t>
            </w:r>
            <w:proofErr w:type="spellStart"/>
            <w:r w:rsidRPr="005E3B3E">
              <w:t>trên</w:t>
            </w:r>
            <w:proofErr w:type="spellEnd"/>
          </w:p>
          <w:p w14:paraId="6201B469" w14:textId="77777777" w:rsidR="002D6741" w:rsidRPr="005E3B3E" w:rsidRDefault="002D6741" w:rsidP="005E3B3E">
            <w:pPr>
              <w:pStyle w:val="BulletList1"/>
            </w:pPr>
            <w:r w:rsidRPr="005E3B3E">
              <w:t xml:space="preserve">“Chi </w:t>
            </w:r>
            <w:proofErr w:type="spellStart"/>
            <w:r w:rsidRPr="005E3B3E">
              <w:t>tiết</w:t>
            </w:r>
            <w:proofErr w:type="spellEnd"/>
            <w:r w:rsidRPr="005E3B3E">
              <w:t xml:space="preserve"> </w:t>
            </w:r>
            <w:proofErr w:type="spellStart"/>
            <w:r w:rsidRPr="005E3B3E">
              <w:t>đơn</w:t>
            </w:r>
            <w:proofErr w:type="spellEnd"/>
            <w:r w:rsidRPr="005E3B3E">
              <w:t xml:space="preserve">” </w:t>
            </w:r>
            <w:proofErr w:type="spellStart"/>
            <w:r w:rsidRPr="005E3B3E">
              <w:t>có</w:t>
            </w:r>
            <w:proofErr w:type="spellEnd"/>
            <w:r w:rsidRPr="005E3B3E">
              <w:t xml:space="preserve"> [</w:t>
            </w:r>
            <w:proofErr w:type="spellStart"/>
            <w:r>
              <w:t>Trạng</w:t>
            </w:r>
            <w:proofErr w:type="spellEnd"/>
            <w:r>
              <w:rPr>
                <w:lang w:val="vi-VN"/>
              </w:rPr>
              <w:t xml:space="preserve"> thái]</w:t>
            </w:r>
            <w:r w:rsidRPr="005E3B3E">
              <w:t xml:space="preserve"> = “</w:t>
            </w:r>
            <w:proofErr w:type="spellStart"/>
            <w:r w:rsidRPr="005E3B3E">
              <w:t>Chờ</w:t>
            </w:r>
            <w:proofErr w:type="spellEnd"/>
            <w:r w:rsidRPr="005E3B3E">
              <w:t xml:space="preserve"> </w:t>
            </w:r>
            <w:proofErr w:type="spellStart"/>
            <w:r w:rsidRPr="005E3B3E">
              <w:t>lái</w:t>
            </w:r>
            <w:proofErr w:type="spellEnd"/>
            <w:r w:rsidRPr="005E3B3E">
              <w:t xml:space="preserve"> </w:t>
            </w:r>
            <w:proofErr w:type="spellStart"/>
            <w:r w:rsidRPr="005E3B3E">
              <w:t>xe</w:t>
            </w:r>
            <w:proofErr w:type="spellEnd"/>
            <w:r w:rsidRPr="005E3B3E">
              <w:t xml:space="preserve"> </w:t>
            </w:r>
            <w:proofErr w:type="spellStart"/>
            <w:r w:rsidRPr="005E3B3E">
              <w:t>xác</w:t>
            </w:r>
            <w:proofErr w:type="spellEnd"/>
            <w:r w:rsidRPr="005E3B3E">
              <w:t xml:space="preserve"> </w:t>
            </w:r>
            <w:proofErr w:type="spellStart"/>
            <w:r w:rsidRPr="005E3B3E">
              <w:t>nhận</w:t>
            </w:r>
            <w:proofErr w:type="spellEnd"/>
            <w:r w:rsidRPr="005E3B3E">
              <w:t xml:space="preserve">” </w:t>
            </w:r>
          </w:p>
        </w:tc>
      </w:tr>
      <w:tr w:rsidR="002D6741" w:rsidRPr="00516C12" w14:paraId="6B5AD625" w14:textId="77777777" w:rsidTr="00C000DF">
        <w:tc>
          <w:tcPr>
            <w:tcW w:w="957" w:type="pct"/>
            <w:shd w:val="clear" w:color="auto" w:fill="D9D9D9" w:themeFill="background1" w:themeFillShade="D9"/>
          </w:tcPr>
          <w:p w14:paraId="362ED03A" w14:textId="77777777" w:rsidR="002D6741" w:rsidRPr="00516C12" w:rsidRDefault="002D6741" w:rsidP="00D2256A">
            <w:pPr>
              <w:rPr>
                <w:rFonts w:cs="Arial"/>
                <w:b/>
              </w:rPr>
            </w:pPr>
            <w:r w:rsidRPr="00516C12">
              <w:rPr>
                <w:rFonts w:cs="Arial"/>
                <w:b/>
              </w:rPr>
              <w:t>Post-condition</w:t>
            </w:r>
          </w:p>
        </w:tc>
        <w:tc>
          <w:tcPr>
            <w:tcW w:w="4043" w:type="pct"/>
          </w:tcPr>
          <w:p w14:paraId="3CF703D5" w14:textId="77777777" w:rsidR="002D6741" w:rsidRPr="00BD77BF" w:rsidRDefault="002D6741" w:rsidP="00D2256A">
            <w:pPr>
              <w:rPr>
                <w:rFonts w:cs="Arial"/>
                <w:lang w:val="vi-VN"/>
              </w:rPr>
            </w:pPr>
            <w:r>
              <w:rPr>
                <w:rFonts w:cs="Arial"/>
                <w:lang w:val="vi-VN"/>
              </w:rPr>
              <w:t>Chi tiết đơn được “Xác nhận” thành công trong hệ thống</w:t>
            </w:r>
          </w:p>
        </w:tc>
      </w:tr>
    </w:tbl>
    <w:p w14:paraId="16D64C7E" w14:textId="77777777" w:rsidR="002D6741" w:rsidRPr="00BD77BF" w:rsidRDefault="002D6741" w:rsidP="002D6741">
      <w:pPr>
        <w:rPr>
          <w:b/>
          <w:bCs/>
          <w:color w:val="1F4E79" w:themeColor="accent1" w:themeShade="80"/>
          <w:sz w:val="22"/>
          <w:szCs w:val="22"/>
          <w:lang w:val="vi-VN" w:eastAsia="en-US"/>
        </w:rPr>
      </w:pPr>
      <w:r w:rsidRPr="00BD77BF">
        <w:rPr>
          <w:b/>
          <w:bCs/>
          <w:color w:val="1F4E79" w:themeColor="accent1" w:themeShade="80"/>
          <w:sz w:val="22"/>
          <w:szCs w:val="22"/>
          <w:lang w:val="en-US" w:eastAsia="en-US"/>
        </w:rPr>
        <w:t>Activity</w:t>
      </w:r>
      <w:r w:rsidRPr="00BD77BF">
        <w:rPr>
          <w:b/>
          <w:bCs/>
          <w:color w:val="1F4E79" w:themeColor="accent1" w:themeShade="80"/>
          <w:sz w:val="22"/>
          <w:szCs w:val="22"/>
          <w:lang w:val="vi-VN" w:eastAsia="en-US"/>
        </w:rPr>
        <w:t xml:space="preserve"> Flow</w:t>
      </w:r>
    </w:p>
    <w:p w14:paraId="36414BC6" w14:textId="77777777" w:rsidR="002D6741" w:rsidRPr="00BD77BF" w:rsidRDefault="002D6741" w:rsidP="002D6741">
      <w:pPr>
        <w:jc w:val="center"/>
        <w:rPr>
          <w:b/>
          <w:bCs/>
          <w:sz w:val="22"/>
          <w:szCs w:val="22"/>
          <w:lang w:val="vi-VN" w:eastAsia="en-US"/>
        </w:rPr>
      </w:pPr>
      <w:r w:rsidRPr="00467C7F">
        <w:rPr>
          <w:b/>
          <w:bCs/>
          <w:noProof/>
          <w:sz w:val="22"/>
          <w:szCs w:val="22"/>
          <w:lang w:val="vi-VN" w:eastAsia="en-US"/>
        </w:rPr>
        <w:lastRenderedPageBreak/>
        <w:drawing>
          <wp:inline distT="0" distB="0" distL="0" distR="0" wp14:anchorId="57B61102" wp14:editId="7EB7707C">
            <wp:extent cx="4167218" cy="4176743"/>
            <wp:effectExtent l="0" t="0" r="5080" b="0"/>
            <wp:docPr id="92777226" name="Picture 92777226"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93747" name="Picture 1" descr="A diagram of a system&#10;&#10;Description automatically generated"/>
                    <pic:cNvPicPr/>
                  </pic:nvPicPr>
                  <pic:blipFill>
                    <a:blip r:embed="rId44"/>
                    <a:stretch>
                      <a:fillRect/>
                    </a:stretch>
                  </pic:blipFill>
                  <pic:spPr>
                    <a:xfrm>
                      <a:off x="0" y="0"/>
                      <a:ext cx="4167218" cy="4176743"/>
                    </a:xfrm>
                    <a:prstGeom prst="rect">
                      <a:avLst/>
                    </a:prstGeom>
                  </pic:spPr>
                </pic:pic>
              </a:graphicData>
            </a:graphic>
          </wp:inline>
        </w:drawing>
      </w:r>
    </w:p>
    <w:bookmarkEnd w:id="71"/>
    <w:p w14:paraId="0204C825" w14:textId="77777777" w:rsidR="002D6741" w:rsidRPr="00516C12" w:rsidRDefault="002D6741" w:rsidP="002D6741">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022"/>
        <w:gridCol w:w="1023"/>
        <w:gridCol w:w="7285"/>
      </w:tblGrid>
      <w:tr w:rsidR="002D6741" w:rsidRPr="00516C12" w14:paraId="523C2E92" w14:textId="77777777" w:rsidTr="00C000DF">
        <w:trPr>
          <w:trHeight w:val="253"/>
        </w:trPr>
        <w:tc>
          <w:tcPr>
            <w:tcW w:w="548" w:type="pct"/>
            <w:shd w:val="clear" w:color="auto" w:fill="D9D9D9" w:themeFill="background1" w:themeFillShade="D9"/>
          </w:tcPr>
          <w:p w14:paraId="0C7EE56C" w14:textId="77777777" w:rsidR="002D6741" w:rsidRPr="00516C12" w:rsidRDefault="002D6741" w:rsidP="00D2256A">
            <w:pPr>
              <w:rPr>
                <w:rFonts w:cs="Arial"/>
                <w:b/>
                <w:szCs w:val="20"/>
                <w:lang w:eastAsia="en-US"/>
              </w:rPr>
            </w:pPr>
            <w:r w:rsidRPr="00516C12">
              <w:rPr>
                <w:rFonts w:cs="Arial"/>
                <w:b/>
                <w:szCs w:val="20"/>
                <w:lang w:eastAsia="en-US"/>
              </w:rPr>
              <w:t>Step</w:t>
            </w:r>
          </w:p>
        </w:tc>
        <w:tc>
          <w:tcPr>
            <w:tcW w:w="548" w:type="pct"/>
            <w:shd w:val="clear" w:color="auto" w:fill="D9D9D9" w:themeFill="background1" w:themeFillShade="D9"/>
            <w:hideMark/>
          </w:tcPr>
          <w:p w14:paraId="7B3419A1" w14:textId="77777777" w:rsidR="002D6741" w:rsidRPr="00516C12" w:rsidRDefault="002D6741" w:rsidP="00D2256A">
            <w:pPr>
              <w:rPr>
                <w:rFonts w:cs="Arial"/>
                <w:b/>
                <w:bCs/>
                <w:szCs w:val="20"/>
                <w:lang w:eastAsia="en-US"/>
              </w:rPr>
            </w:pPr>
            <w:r w:rsidRPr="00516C12">
              <w:rPr>
                <w:rFonts w:cs="Arial"/>
                <w:b/>
                <w:szCs w:val="20"/>
                <w:lang w:eastAsia="en-US"/>
              </w:rPr>
              <w:t>BR Code</w:t>
            </w:r>
          </w:p>
        </w:tc>
        <w:tc>
          <w:tcPr>
            <w:tcW w:w="3904" w:type="pct"/>
            <w:shd w:val="clear" w:color="auto" w:fill="D9D9D9" w:themeFill="background1" w:themeFillShade="D9"/>
          </w:tcPr>
          <w:p w14:paraId="18C82B92" w14:textId="77777777" w:rsidR="002D6741" w:rsidRPr="00516C12" w:rsidRDefault="002D6741" w:rsidP="00D2256A">
            <w:pPr>
              <w:rPr>
                <w:rFonts w:cs="Arial"/>
                <w:b/>
                <w:bCs/>
                <w:szCs w:val="20"/>
                <w:lang w:eastAsia="en-US"/>
              </w:rPr>
            </w:pPr>
            <w:r w:rsidRPr="00516C12">
              <w:rPr>
                <w:rFonts w:cs="Arial"/>
                <w:b/>
                <w:szCs w:val="20"/>
                <w:lang w:eastAsia="en-US"/>
              </w:rPr>
              <w:t>Description</w:t>
            </w:r>
          </w:p>
        </w:tc>
      </w:tr>
      <w:tr w:rsidR="002D6741" w:rsidRPr="00516C12" w14:paraId="3B631ACA" w14:textId="77777777" w:rsidTr="00C000DF">
        <w:trPr>
          <w:trHeight w:val="253"/>
        </w:trPr>
        <w:tc>
          <w:tcPr>
            <w:tcW w:w="548" w:type="pct"/>
          </w:tcPr>
          <w:p w14:paraId="69D36929" w14:textId="77777777" w:rsidR="002D6741" w:rsidRPr="00516C12" w:rsidRDefault="002D6741" w:rsidP="00D2256A">
            <w:pPr>
              <w:rPr>
                <w:rFonts w:cs="Arial"/>
                <w:szCs w:val="20"/>
                <w:lang w:eastAsia="en-US"/>
              </w:rPr>
            </w:pPr>
            <w:r>
              <w:rPr>
                <w:rFonts w:cs="Arial"/>
                <w:szCs w:val="20"/>
                <w:lang w:eastAsia="en-US"/>
              </w:rPr>
              <w:t>(1)</w:t>
            </w:r>
          </w:p>
        </w:tc>
        <w:tc>
          <w:tcPr>
            <w:tcW w:w="548" w:type="pct"/>
            <w:shd w:val="clear" w:color="auto" w:fill="auto"/>
          </w:tcPr>
          <w:p w14:paraId="6E7626BA" w14:textId="18C3806F" w:rsidR="002D6741" w:rsidRDefault="002D6741" w:rsidP="00675555">
            <w:pPr>
              <w:pStyle w:val="Caption"/>
              <w:jc w:val="left"/>
            </w:pPr>
            <w:r>
              <w:t xml:space="preserve">BR </w:t>
            </w:r>
            <w:r>
              <w:fldChar w:fldCharType="begin"/>
            </w:r>
            <w:r>
              <w:instrText xml:space="preserve"> SEQ BR \* ARABIC </w:instrText>
            </w:r>
            <w:r>
              <w:fldChar w:fldCharType="separate"/>
            </w:r>
            <w:r w:rsidR="00201D76">
              <w:rPr>
                <w:noProof/>
              </w:rPr>
              <w:t>17</w:t>
            </w:r>
            <w:r>
              <w:fldChar w:fldCharType="end"/>
            </w:r>
          </w:p>
        </w:tc>
        <w:tc>
          <w:tcPr>
            <w:tcW w:w="3904" w:type="pct"/>
            <w:shd w:val="clear" w:color="auto" w:fill="auto"/>
          </w:tcPr>
          <w:p w14:paraId="45B8AFCC" w14:textId="77777777" w:rsidR="002D6741" w:rsidRDefault="002D6741" w:rsidP="00E9221F">
            <w:pPr>
              <w:rPr>
                <w:rFonts w:cs="Arial"/>
                <w:b/>
                <w:szCs w:val="20"/>
                <w:u w:val="single"/>
                <w:lang w:eastAsia="en-US"/>
              </w:rPr>
            </w:pPr>
            <w:r>
              <w:rPr>
                <w:rFonts w:cs="Arial"/>
                <w:b/>
                <w:szCs w:val="20"/>
                <w:u w:val="single"/>
                <w:lang w:eastAsia="en-US"/>
              </w:rPr>
              <w:t>Clicking on button</w:t>
            </w:r>
            <w:r w:rsidRPr="00386665">
              <w:rPr>
                <w:rFonts w:cs="Arial"/>
                <w:b/>
                <w:szCs w:val="20"/>
                <w:u w:val="single"/>
                <w:lang w:eastAsia="en-US"/>
              </w:rPr>
              <w:t>:</w:t>
            </w:r>
          </w:p>
          <w:p w14:paraId="593CF342" w14:textId="77777777" w:rsidR="002D6741" w:rsidRDefault="002D6741" w:rsidP="00E9221F">
            <w:pPr>
              <w:pStyle w:val="Body"/>
              <w:rPr>
                <w:lang w:val="vi-VN"/>
              </w:rPr>
            </w:pPr>
            <w:proofErr w:type="spellStart"/>
            <w:r>
              <w:t>Hệ</w:t>
            </w:r>
            <w:proofErr w:type="spellEnd"/>
            <w:r>
              <w:t xml:space="preserve"> </w:t>
            </w:r>
            <w:proofErr w:type="spellStart"/>
            <w:r>
              <w:t>thống</w:t>
            </w:r>
            <w:proofErr w:type="spellEnd"/>
            <w:r>
              <w:rPr>
                <w:lang w:val="vi-VN"/>
              </w:rPr>
              <w:t xml:space="preserve"> thực hiện logic sau:</w:t>
            </w:r>
          </w:p>
          <w:p w14:paraId="124D1621" w14:textId="2135F225" w:rsidR="002D6741" w:rsidRDefault="002D6741" w:rsidP="008D1655">
            <w:pPr>
              <w:pStyle w:val="Level2"/>
            </w:pPr>
            <w:r>
              <w:t xml:space="preserve">Hệ thống cho phép lái xe xác nhận “Chi tiết đơn” trên màn hình danh sách </w:t>
            </w:r>
            <w:r w:rsidR="008D1655">
              <w:t>đơn xuất/nhập kho dành cho lái xe</w:t>
            </w:r>
          </w:p>
          <w:p w14:paraId="325699B9" w14:textId="77777777" w:rsidR="002D6741" w:rsidRDefault="002D6741" w:rsidP="008D1655">
            <w:pPr>
              <w:pStyle w:val="Level2"/>
            </w:pPr>
            <w:r>
              <w:t>Trường hợp lái xe chọn ô tích ở trên tiêu đề của danh sách và click button “Xác nhận” toàn bộ chi tiết đơn ở trạng thái “Chờ lái xe xác nhận”  sẽ chuyển sang trạng thái “Xác nhận bởi lái xe”</w:t>
            </w:r>
          </w:p>
          <w:p w14:paraId="3F542EB7" w14:textId="77777777" w:rsidR="002D6741" w:rsidRDefault="002D6741" w:rsidP="008D1655">
            <w:pPr>
              <w:pStyle w:val="Level2"/>
            </w:pPr>
            <w:r>
              <w:t xml:space="preserve">Trường hợp lái xe chỉ muốn xác nhận môt số chi tiết đơn thì click vào ô checkbox bên cạnh chi tiết đơn muốn xác nhận và click button “Xác nhận”. Hệ thống sẽ thực hiện xác nhận </w:t>
            </w:r>
          </w:p>
          <w:p w14:paraId="1B90FA86" w14:textId="77777777" w:rsidR="002D6741" w:rsidRDefault="002D6741" w:rsidP="008D1655">
            <w:pPr>
              <w:pStyle w:val="Level2"/>
            </w:pPr>
            <w:r>
              <w:t>Trường hợp lái xe không chọn bất kì ô check box nào button “Xác nhận” sẽ bị disable.</w:t>
            </w:r>
          </w:p>
          <w:p w14:paraId="23E7AA91" w14:textId="77777777" w:rsidR="002D6741" w:rsidRDefault="002D6741" w:rsidP="008D1655">
            <w:pPr>
              <w:pStyle w:val="Level2"/>
            </w:pPr>
            <w:r>
              <w:t>Lái xe có thể xác nhận từng chi tiết đơn hàng bằng cách click vào icon “</w:t>
            </w:r>
            <w:r>
              <w:rPr>
                <w:noProof/>
              </w:rPr>
              <w:drawing>
                <wp:inline distT="0" distB="0" distL="0" distR="0" wp14:anchorId="185F0C34" wp14:editId="317B54F9">
                  <wp:extent cx="302821" cy="302821"/>
                  <wp:effectExtent l="0" t="0" r="2540" b="0"/>
                  <wp:docPr id="1570547841" name="Graphic 157054784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47148" name="Graphic 360247148" descr="Checkmark outline"/>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340720" cy="340720"/>
                          </a:xfrm>
                          <a:prstGeom prst="rect">
                            <a:avLst/>
                          </a:prstGeom>
                        </pic:spPr>
                      </pic:pic>
                    </a:graphicData>
                  </a:graphic>
                </wp:inline>
              </w:drawing>
            </w:r>
            <w:r>
              <w:t>”trên màn hình danh sách chi tiết đơn</w:t>
            </w:r>
          </w:p>
          <w:p w14:paraId="23839313" w14:textId="772DB362" w:rsidR="008D1655" w:rsidRDefault="008D1655" w:rsidP="008D1655">
            <w:pPr>
              <w:pStyle w:val="BulletList1"/>
            </w:pPr>
            <w:proofErr w:type="spellStart"/>
            <w:r>
              <w:lastRenderedPageBreak/>
              <w:t>Hệ</w:t>
            </w:r>
            <w:proofErr w:type="spellEnd"/>
            <w:r>
              <w:t xml:space="preserve"> </w:t>
            </w:r>
            <w:proofErr w:type="spellStart"/>
            <w:r>
              <w:t>thống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lái</w:t>
            </w:r>
            <w:proofErr w:type="spellEnd"/>
            <w:r>
              <w:t xml:space="preserve"> </w:t>
            </w:r>
            <w:proofErr w:type="spellStart"/>
            <w:r>
              <w:t>xe</w:t>
            </w:r>
            <w:proofErr w:type="spellEnd"/>
            <w:r>
              <w:t xml:space="preserve"> </w:t>
            </w:r>
            <w:proofErr w:type="spellStart"/>
            <w:r>
              <w:t>xác</w:t>
            </w:r>
            <w:proofErr w:type="spellEnd"/>
            <w:r>
              <w:t xml:space="preserve"> </w:t>
            </w:r>
            <w:proofErr w:type="spellStart"/>
            <w:r>
              <w:t>nhận</w:t>
            </w:r>
            <w:proofErr w:type="spellEnd"/>
            <w:r>
              <w:t xml:space="preserve"> “Chi </w:t>
            </w:r>
            <w:proofErr w:type="spellStart"/>
            <w:r>
              <w:t>tiết</w:t>
            </w:r>
            <w:proofErr w:type="spellEnd"/>
            <w:r>
              <w:t xml:space="preserve"> </w:t>
            </w:r>
            <w:proofErr w:type="spellStart"/>
            <w:r>
              <w:t>đơn</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xem</w:t>
            </w:r>
            <w:proofErr w:type="spellEnd"/>
            <w:r>
              <w:rPr>
                <w:lang w:val="vi-VN"/>
              </w:rPr>
              <w:t xml:space="preserve"> chi tiết </w:t>
            </w:r>
            <w:proofErr w:type="spellStart"/>
            <w:r>
              <w:t>đơn</w:t>
            </w:r>
            <w:proofErr w:type="spellEnd"/>
            <w:r>
              <w:t xml:space="preserve"> </w:t>
            </w:r>
            <w:proofErr w:type="spellStart"/>
            <w:r>
              <w:t>xuất</w:t>
            </w:r>
            <w:proofErr w:type="spellEnd"/>
            <w:r>
              <w:t>/</w:t>
            </w:r>
            <w:proofErr w:type="spellStart"/>
            <w:r>
              <w:t>nhập</w:t>
            </w:r>
            <w:proofErr w:type="spellEnd"/>
            <w:r>
              <w:t xml:space="preserve"> </w:t>
            </w:r>
            <w:proofErr w:type="spellStart"/>
            <w:r>
              <w:t>kho</w:t>
            </w:r>
            <w:proofErr w:type="spellEnd"/>
            <w:r>
              <w:t xml:space="preserve"> </w:t>
            </w:r>
            <w:proofErr w:type="spellStart"/>
            <w:r>
              <w:t>dành</w:t>
            </w:r>
            <w:proofErr w:type="spellEnd"/>
            <w:r>
              <w:t xml:space="preserve"> </w:t>
            </w:r>
            <w:proofErr w:type="spellStart"/>
            <w:r>
              <w:t>cho</w:t>
            </w:r>
            <w:proofErr w:type="spellEnd"/>
            <w:r>
              <w:t xml:space="preserve"> </w:t>
            </w:r>
            <w:proofErr w:type="spellStart"/>
            <w:r>
              <w:t>lái</w:t>
            </w:r>
            <w:proofErr w:type="spellEnd"/>
            <w:r>
              <w:t xml:space="preserve"> </w:t>
            </w:r>
            <w:proofErr w:type="spellStart"/>
            <w:r>
              <w:t>xe</w:t>
            </w:r>
            <w:proofErr w:type="spellEnd"/>
            <w:r>
              <w:rPr>
                <w:lang w:val="vi-VN"/>
              </w:rPr>
              <w:t>, khi click vào button “Xác nhận”</w:t>
            </w:r>
          </w:p>
          <w:p w14:paraId="2590B456" w14:textId="77777777" w:rsidR="002D6741" w:rsidRDefault="002D6741" w:rsidP="00D2256A">
            <w:pPr>
              <w:rPr>
                <w:rFonts w:cs="Arial"/>
                <w:b/>
                <w:szCs w:val="20"/>
                <w:u w:val="single"/>
                <w:lang w:eastAsia="en-US"/>
              </w:rPr>
            </w:pPr>
          </w:p>
        </w:tc>
      </w:tr>
      <w:tr w:rsidR="002D6741" w:rsidRPr="00516C12" w14:paraId="49DF73B5" w14:textId="77777777" w:rsidTr="00C000DF">
        <w:trPr>
          <w:trHeight w:val="253"/>
        </w:trPr>
        <w:tc>
          <w:tcPr>
            <w:tcW w:w="548" w:type="pct"/>
          </w:tcPr>
          <w:p w14:paraId="64077F2A" w14:textId="77777777" w:rsidR="002D6741" w:rsidRDefault="002D6741" w:rsidP="00D2256A">
            <w:pPr>
              <w:rPr>
                <w:rFonts w:cs="Arial"/>
                <w:szCs w:val="20"/>
                <w:lang w:val="vi-VN" w:eastAsia="en-US"/>
              </w:rPr>
            </w:pPr>
          </w:p>
          <w:p w14:paraId="0EA6488D" w14:textId="77777777" w:rsidR="002D6741" w:rsidRDefault="002D6741" w:rsidP="00D2256A">
            <w:pPr>
              <w:rPr>
                <w:rFonts w:cs="Arial"/>
                <w:szCs w:val="20"/>
                <w:lang w:eastAsia="en-US"/>
              </w:rPr>
            </w:pPr>
            <w:r w:rsidRPr="00516C12">
              <w:rPr>
                <w:rFonts w:cs="Arial"/>
                <w:szCs w:val="20"/>
                <w:lang w:eastAsia="en-US"/>
              </w:rPr>
              <w:t>(2)</w:t>
            </w:r>
          </w:p>
          <w:p w14:paraId="1C39F7FB" w14:textId="77777777" w:rsidR="002D6741" w:rsidRDefault="002D6741" w:rsidP="00D2256A">
            <w:pPr>
              <w:rPr>
                <w:rFonts w:cs="Arial"/>
                <w:szCs w:val="20"/>
                <w:lang w:val="vi-VN" w:eastAsia="en-US"/>
              </w:rPr>
            </w:pPr>
            <w:r>
              <w:rPr>
                <w:rFonts w:cs="Arial"/>
                <w:szCs w:val="20"/>
                <w:lang w:val="vi-VN" w:eastAsia="en-US"/>
              </w:rPr>
              <w:t xml:space="preserve">(2.1) </w:t>
            </w:r>
          </w:p>
          <w:p w14:paraId="76EB18D8" w14:textId="77777777" w:rsidR="002D6741" w:rsidRPr="00675555" w:rsidRDefault="002D6741" w:rsidP="00D2256A">
            <w:pPr>
              <w:rPr>
                <w:rFonts w:cs="Arial"/>
                <w:szCs w:val="20"/>
                <w:lang w:val="vi-VN" w:eastAsia="en-US"/>
              </w:rPr>
            </w:pPr>
            <w:r>
              <w:rPr>
                <w:rFonts w:cs="Arial"/>
                <w:szCs w:val="20"/>
                <w:lang w:val="vi-VN" w:eastAsia="en-US"/>
              </w:rPr>
              <w:t>(2.2)</w:t>
            </w:r>
          </w:p>
        </w:tc>
        <w:tc>
          <w:tcPr>
            <w:tcW w:w="548" w:type="pct"/>
            <w:shd w:val="clear" w:color="auto" w:fill="auto"/>
          </w:tcPr>
          <w:p w14:paraId="34250D4E" w14:textId="6779CE3E" w:rsidR="002D6741" w:rsidRDefault="002D6741" w:rsidP="00675555">
            <w:pPr>
              <w:pStyle w:val="Caption"/>
              <w:jc w:val="left"/>
            </w:pPr>
            <w:r>
              <w:t xml:space="preserve">BR </w:t>
            </w:r>
            <w:r>
              <w:fldChar w:fldCharType="begin"/>
            </w:r>
            <w:r>
              <w:instrText xml:space="preserve"> SEQ BR \* ARABIC </w:instrText>
            </w:r>
            <w:r>
              <w:fldChar w:fldCharType="separate"/>
            </w:r>
            <w:r w:rsidR="00201D76">
              <w:rPr>
                <w:noProof/>
              </w:rPr>
              <w:t>18</w:t>
            </w:r>
            <w:r>
              <w:fldChar w:fldCharType="end"/>
            </w:r>
          </w:p>
          <w:p w14:paraId="0C7C467A" w14:textId="77777777" w:rsidR="002D6741" w:rsidRPr="00516C12" w:rsidRDefault="002D6741" w:rsidP="00783874">
            <w:pPr>
              <w:pStyle w:val="BRTitle"/>
            </w:pPr>
          </w:p>
        </w:tc>
        <w:tc>
          <w:tcPr>
            <w:tcW w:w="3904" w:type="pct"/>
            <w:shd w:val="clear" w:color="auto" w:fill="auto"/>
          </w:tcPr>
          <w:p w14:paraId="16A86155" w14:textId="77777777" w:rsidR="002D6741" w:rsidRDefault="002D6741" w:rsidP="00D2256A">
            <w:pPr>
              <w:rPr>
                <w:rFonts w:cs="Arial"/>
                <w:b/>
                <w:szCs w:val="20"/>
                <w:u w:val="single"/>
                <w:lang w:eastAsia="en-US"/>
              </w:rPr>
            </w:pPr>
            <w:r>
              <w:rPr>
                <w:rFonts w:cs="Arial"/>
                <w:b/>
                <w:szCs w:val="20"/>
                <w:u w:val="single"/>
                <w:lang w:eastAsia="en-US"/>
              </w:rPr>
              <w:t>Showing</w:t>
            </w:r>
            <w:r>
              <w:rPr>
                <w:rFonts w:cs="Arial"/>
                <w:b/>
                <w:szCs w:val="20"/>
                <w:u w:val="single"/>
                <w:lang w:val="vi-VN" w:eastAsia="en-US"/>
              </w:rPr>
              <w:t xml:space="preserve"> dialog confirmation message</w:t>
            </w:r>
            <w:r>
              <w:rPr>
                <w:rFonts w:cs="Arial"/>
                <w:b/>
                <w:szCs w:val="20"/>
                <w:u w:val="single"/>
                <w:lang w:val="en-US" w:eastAsia="en-US"/>
              </w:rPr>
              <w:t xml:space="preserve"> rules</w:t>
            </w:r>
            <w:r w:rsidRPr="00386665">
              <w:rPr>
                <w:rFonts w:cs="Arial"/>
                <w:b/>
                <w:szCs w:val="20"/>
                <w:u w:val="single"/>
                <w:lang w:eastAsia="en-US"/>
              </w:rPr>
              <w:t>:</w:t>
            </w:r>
          </w:p>
          <w:p w14:paraId="54AAB765" w14:textId="77777777" w:rsidR="002D6741" w:rsidRDefault="002D6741" w:rsidP="00467C7F">
            <w:proofErr w:type="spellStart"/>
            <w:r w:rsidRPr="00467C7F">
              <w:t>Hệ</w:t>
            </w:r>
            <w:proofErr w:type="spellEnd"/>
            <w:r w:rsidRPr="00467C7F">
              <w:t xml:space="preserve"> </w:t>
            </w:r>
            <w:proofErr w:type="spellStart"/>
            <w:r w:rsidRPr="00467C7F">
              <w:t>thống</w:t>
            </w:r>
            <w:proofErr w:type="spellEnd"/>
            <w:r w:rsidRPr="00467C7F">
              <w:t xml:space="preserve"> show dialog </w:t>
            </w:r>
            <w:proofErr w:type="spellStart"/>
            <w:r w:rsidRPr="00467C7F">
              <w:t>với</w:t>
            </w:r>
            <w:proofErr w:type="spellEnd"/>
            <w:r w:rsidRPr="00467C7F">
              <w:t xml:space="preserve"> </w:t>
            </w:r>
            <w:proofErr w:type="spellStart"/>
            <w:r w:rsidRPr="00467C7F">
              <w:t>nội</w:t>
            </w:r>
            <w:proofErr w:type="spellEnd"/>
            <w:r w:rsidRPr="00467C7F">
              <w:t xml:space="preserve"> dung </w:t>
            </w:r>
            <w:proofErr w:type="spellStart"/>
            <w:r w:rsidRPr="00467C7F">
              <w:t>sau</w:t>
            </w:r>
            <w:proofErr w:type="spellEnd"/>
            <w:r w:rsidRPr="00467C7F">
              <w:t>:</w:t>
            </w:r>
          </w:p>
          <w:p w14:paraId="344A7C67" w14:textId="77777777" w:rsidR="002D6741" w:rsidRDefault="002D6741" w:rsidP="00467C7F">
            <w:pPr>
              <w:pStyle w:val="BulletList1"/>
            </w:pPr>
            <w:proofErr w:type="spellStart"/>
            <w:r>
              <w:t>Màn</w:t>
            </w:r>
            <w:proofErr w:type="spellEnd"/>
            <w:r>
              <w:t xml:space="preserve"> </w:t>
            </w:r>
            <w:proofErr w:type="spellStart"/>
            <w:r>
              <w:t>hình</w:t>
            </w:r>
            <w:proofErr w:type="spellEnd"/>
            <w:r>
              <w:t>:</w:t>
            </w:r>
          </w:p>
          <w:p w14:paraId="289345AC" w14:textId="4DFB87C2" w:rsidR="002D6741" w:rsidRDefault="00E57779" w:rsidP="00E57779">
            <w:pPr>
              <w:jc w:val="center"/>
              <w:rPr>
                <w:lang w:val="vi-VN"/>
              </w:rPr>
            </w:pPr>
            <w:r w:rsidRPr="00E57779">
              <w:rPr>
                <w:noProof/>
                <w:lang w:val="vi-VN"/>
              </w:rPr>
              <w:drawing>
                <wp:inline distT="0" distB="0" distL="0" distR="0" wp14:anchorId="459404A7" wp14:editId="5A835914">
                  <wp:extent cx="2005027" cy="1223971"/>
                  <wp:effectExtent l="0" t="0" r="0" b="0"/>
                  <wp:docPr id="33361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15839" name=""/>
                          <pic:cNvPicPr/>
                        </pic:nvPicPr>
                        <pic:blipFill>
                          <a:blip r:embed="rId45"/>
                          <a:stretch>
                            <a:fillRect/>
                          </a:stretch>
                        </pic:blipFill>
                        <pic:spPr>
                          <a:xfrm>
                            <a:off x="0" y="0"/>
                            <a:ext cx="2005027" cy="1223971"/>
                          </a:xfrm>
                          <a:prstGeom prst="rect">
                            <a:avLst/>
                          </a:prstGeom>
                        </pic:spPr>
                      </pic:pic>
                    </a:graphicData>
                  </a:graphic>
                </wp:inline>
              </w:drawing>
            </w:r>
          </w:p>
          <w:p w14:paraId="34E4B18D" w14:textId="77777777" w:rsidR="002D6741" w:rsidRDefault="002D6741" w:rsidP="00761ADF">
            <w:pPr>
              <w:pStyle w:val="Level2"/>
            </w:pPr>
            <w:r>
              <w:t>Message: “Bạn có chắc muốn xác nhận chi tiết đơn này không?”</w:t>
            </w:r>
          </w:p>
          <w:p w14:paraId="447C2E70" w14:textId="77777777" w:rsidR="002D6741" w:rsidRDefault="002D6741" w:rsidP="00761ADF">
            <w:pPr>
              <w:pStyle w:val="Level2"/>
            </w:pPr>
            <w:r>
              <w:t>Dialog Type: “Yes/Cancel”</w:t>
            </w:r>
          </w:p>
          <w:p w14:paraId="6B0E4BB6" w14:textId="77777777" w:rsidR="002D6741" w:rsidRDefault="002D6741" w:rsidP="00761ADF">
            <w:pPr>
              <w:pStyle w:val="BulletList1"/>
            </w:pPr>
            <w:r>
              <w:t xml:space="preserve">Trường </w:t>
            </w:r>
            <w:proofErr w:type="spellStart"/>
            <w:r>
              <w:t>hợp</w:t>
            </w:r>
            <w:proofErr w:type="spellEnd"/>
            <w:r>
              <w:t xml:space="preserve"> NSD click button “Yes”:</w:t>
            </w:r>
          </w:p>
          <w:p w14:paraId="1E7B7AD5" w14:textId="77777777" w:rsidR="002D6741" w:rsidRPr="00761ADF" w:rsidRDefault="002D6741" w:rsidP="00761ADF">
            <w:pPr>
              <w:pStyle w:val="Level2"/>
            </w:pPr>
            <w:r>
              <w:t>Thực hiện xác nhận</w:t>
            </w:r>
          </w:p>
          <w:p w14:paraId="0223FEA5" w14:textId="77777777" w:rsidR="002D6741" w:rsidRDefault="002D6741" w:rsidP="00761ADF">
            <w:pPr>
              <w:pStyle w:val="BulletList1"/>
            </w:pPr>
            <w:r>
              <w:t xml:space="preserve">Trường </w:t>
            </w:r>
            <w:proofErr w:type="spellStart"/>
            <w:r>
              <w:t>hợp</w:t>
            </w:r>
            <w:proofErr w:type="spellEnd"/>
            <w:r>
              <w:t xml:space="preserve"> NSD click button “Cancel”:</w:t>
            </w:r>
          </w:p>
          <w:p w14:paraId="39ECBB6F" w14:textId="77777777" w:rsidR="002D6741" w:rsidRPr="00675555" w:rsidRDefault="002D6741" w:rsidP="00675555">
            <w:pPr>
              <w:pStyle w:val="Level2"/>
            </w:pPr>
            <w:r>
              <w:t>Màn hình dialog được đóng lại</w:t>
            </w:r>
          </w:p>
        </w:tc>
      </w:tr>
      <w:tr w:rsidR="002D6741" w:rsidRPr="00516C12" w14:paraId="30FBA691" w14:textId="77777777" w:rsidTr="00C000DF">
        <w:trPr>
          <w:trHeight w:val="253"/>
        </w:trPr>
        <w:tc>
          <w:tcPr>
            <w:tcW w:w="548" w:type="pct"/>
          </w:tcPr>
          <w:p w14:paraId="1C66C431" w14:textId="77777777" w:rsidR="002D6741" w:rsidRDefault="002D6741" w:rsidP="00D2256A">
            <w:pPr>
              <w:rPr>
                <w:rFonts w:cs="Arial"/>
                <w:szCs w:val="20"/>
                <w:lang w:eastAsia="en-US"/>
              </w:rPr>
            </w:pPr>
          </w:p>
          <w:p w14:paraId="2D8152AF" w14:textId="77777777" w:rsidR="002D6741" w:rsidRPr="00675555" w:rsidRDefault="002D6741" w:rsidP="00675555">
            <w:pPr>
              <w:rPr>
                <w:rFonts w:cs="Arial"/>
                <w:szCs w:val="20"/>
                <w:lang w:val="vi-VN" w:eastAsia="en-US"/>
              </w:rPr>
            </w:pPr>
            <w:r>
              <w:rPr>
                <w:rFonts w:cs="Arial"/>
                <w:szCs w:val="20"/>
                <w:lang w:val="vi-VN" w:eastAsia="en-US"/>
              </w:rPr>
              <w:t>(3)</w:t>
            </w:r>
          </w:p>
        </w:tc>
        <w:tc>
          <w:tcPr>
            <w:tcW w:w="548" w:type="pct"/>
            <w:shd w:val="clear" w:color="auto" w:fill="auto"/>
          </w:tcPr>
          <w:p w14:paraId="554DD6F8" w14:textId="05E352D9" w:rsidR="002D6741" w:rsidRDefault="002D6741" w:rsidP="00675555">
            <w:pPr>
              <w:pStyle w:val="Caption"/>
              <w:jc w:val="left"/>
            </w:pPr>
            <w:r>
              <w:t xml:space="preserve">BR </w:t>
            </w:r>
            <w:r>
              <w:fldChar w:fldCharType="begin"/>
            </w:r>
            <w:r>
              <w:instrText xml:space="preserve"> SEQ BR \* ARABIC </w:instrText>
            </w:r>
            <w:r>
              <w:fldChar w:fldCharType="separate"/>
            </w:r>
            <w:r w:rsidR="00201D76">
              <w:rPr>
                <w:noProof/>
              </w:rPr>
              <w:t>19</w:t>
            </w:r>
            <w:r>
              <w:fldChar w:fldCharType="end"/>
            </w:r>
          </w:p>
          <w:p w14:paraId="263CC84E" w14:textId="77777777" w:rsidR="002D6741" w:rsidRDefault="002D6741" w:rsidP="00675555">
            <w:pPr>
              <w:pStyle w:val="Caption"/>
              <w:jc w:val="left"/>
            </w:pPr>
          </w:p>
        </w:tc>
        <w:tc>
          <w:tcPr>
            <w:tcW w:w="3904" w:type="pct"/>
            <w:shd w:val="clear" w:color="auto" w:fill="auto"/>
          </w:tcPr>
          <w:p w14:paraId="04DD1482" w14:textId="77777777" w:rsidR="002D6741" w:rsidRDefault="002D6741" w:rsidP="00675555">
            <w:pPr>
              <w:rPr>
                <w:rFonts w:cs="Arial"/>
                <w:b/>
                <w:szCs w:val="20"/>
                <w:u w:val="single"/>
                <w:lang w:val="vi-VN" w:eastAsia="en-US"/>
              </w:rPr>
            </w:pPr>
            <w:proofErr w:type="spellStart"/>
            <w:r>
              <w:rPr>
                <w:rFonts w:cs="Arial"/>
                <w:b/>
                <w:szCs w:val="20"/>
                <w:u w:val="single"/>
                <w:lang w:eastAsia="en-US"/>
              </w:rPr>
              <w:t>Xác</w:t>
            </w:r>
            <w:proofErr w:type="spellEnd"/>
            <w:r>
              <w:rPr>
                <w:rFonts w:cs="Arial"/>
                <w:b/>
                <w:szCs w:val="20"/>
                <w:u w:val="single"/>
                <w:lang w:val="vi-VN" w:eastAsia="en-US"/>
              </w:rPr>
              <w:t xml:space="preserve"> nhận Rules:</w:t>
            </w:r>
          </w:p>
          <w:p w14:paraId="30686D3C" w14:textId="77777777" w:rsidR="002D6741" w:rsidRDefault="002D6741" w:rsidP="00675555">
            <w:pPr>
              <w:rPr>
                <w:lang w:val="vi-VN" w:eastAsia="en-US"/>
              </w:rPr>
            </w:pPr>
            <w:r>
              <w:rPr>
                <w:lang w:val="vi-VN" w:eastAsia="en-US"/>
              </w:rPr>
              <w:t>Hệ thống thực hiện logic sau:</w:t>
            </w:r>
          </w:p>
          <w:p w14:paraId="31335E81" w14:textId="77777777" w:rsidR="002D6741" w:rsidRPr="00761ADF" w:rsidRDefault="002D6741" w:rsidP="00675555">
            <w:pPr>
              <w:pStyle w:val="BulletList1"/>
            </w:pPr>
            <w:proofErr w:type="spellStart"/>
            <w:r>
              <w:t>Cập</w:t>
            </w:r>
            <w:proofErr w:type="spellEnd"/>
            <w:r>
              <w:t xml:space="preserve"> </w:t>
            </w:r>
            <w:proofErr w:type="spellStart"/>
            <w:r>
              <w:t>nhật</w:t>
            </w:r>
            <w:proofErr w:type="spellEnd"/>
            <w:r>
              <w:t xml:space="preserve"> </w:t>
            </w:r>
            <w:proofErr w:type="spellStart"/>
            <w:r>
              <w:t>bản</w:t>
            </w:r>
            <w:proofErr w:type="spellEnd"/>
            <w:r>
              <w:t xml:space="preserve"> </w:t>
            </w:r>
            <w:proofErr w:type="spellStart"/>
            <w:r>
              <w:t>ghi</w:t>
            </w:r>
            <w:proofErr w:type="spellEnd"/>
            <w:r>
              <w:t xml:space="preserve"> </w:t>
            </w:r>
            <w:proofErr w:type="spellStart"/>
            <w:r>
              <w:t>như</w:t>
            </w:r>
            <w:proofErr w:type="spellEnd"/>
            <w:r>
              <w:t xml:space="preserve"> </w:t>
            </w:r>
            <w:proofErr w:type="spellStart"/>
            <w:r>
              <w:t>sau</w:t>
            </w:r>
            <w:proofErr w:type="spellEnd"/>
            <w:r>
              <w:t>:</w:t>
            </w:r>
          </w:p>
          <w:p w14:paraId="1ABD4E30" w14:textId="77777777" w:rsidR="002D6741" w:rsidRDefault="002D6741" w:rsidP="00675555">
            <w:pPr>
              <w:pStyle w:val="Level2"/>
            </w:pPr>
            <w:r>
              <w:t>Chi tiết đơn chuyển từ trạng thái “Chờ lái xe xác nhận” sang “Đã xác nhận bởi lái xe”</w:t>
            </w:r>
          </w:p>
          <w:p w14:paraId="6B6D3A50" w14:textId="77777777" w:rsidR="002D6741" w:rsidRDefault="002D6741" w:rsidP="00675555">
            <w:pPr>
              <w:pStyle w:val="Level2"/>
            </w:pPr>
            <w:r>
              <w:t>Đơn xuất/nhập kho chuyển sang [Trạng thái] = “Đã xác nhận 1 phần” nếu 1 phần chi tiết đơn của đơn đó có [Trạng thái] = “Đã xác nhận bởi lái xe”</w:t>
            </w:r>
          </w:p>
          <w:p w14:paraId="5862F5B7" w14:textId="37614833" w:rsidR="002D6741" w:rsidRDefault="002D6741" w:rsidP="00675555">
            <w:pPr>
              <w:pStyle w:val="Level2"/>
            </w:pPr>
            <w:r>
              <w:t>Đơn xuất/nhập kho chuyển sang [Trạng thái] = “Đã xác nhận” nếu toàn bộ chi tiết đơn của đơn đó có [Trạng thái] = “Đã xác nhận bởi lái xe”</w:t>
            </w:r>
            <w:r w:rsidR="00C65F54">
              <w:t xml:space="preserve"> Và Đơn yêu cầu vận chuyển của đơn xuất/nhập kho đó sẽ chuyển sang [trạng thái] = “Đã hoàn thành”</w:t>
            </w:r>
          </w:p>
          <w:p w14:paraId="2391057A" w14:textId="5C0E0F82" w:rsidR="008B26E1" w:rsidRDefault="008B26E1" w:rsidP="00675555">
            <w:pPr>
              <w:pStyle w:val="Level2"/>
            </w:pPr>
            <w:r>
              <w:rPr>
                <w:lang w:val="en-US"/>
              </w:rPr>
              <w:t>[</w:t>
            </w:r>
            <w:r>
              <w:t>Thời gian cập nhật</w:t>
            </w:r>
            <w:r>
              <w:rPr>
                <w:lang w:val="en-US"/>
              </w:rPr>
              <w:t>]</w:t>
            </w:r>
            <w:r>
              <w:t xml:space="preserve"> = current time</w:t>
            </w:r>
          </w:p>
          <w:p w14:paraId="1BF04BF0" w14:textId="29B26A7D" w:rsidR="00852D51" w:rsidRDefault="00852D51" w:rsidP="00675555">
            <w:pPr>
              <w:pStyle w:val="Level2"/>
            </w:pPr>
            <w:r>
              <w:t>Số lượng sản phẩm trong kho sẽ được tự động + thêm một lượng sản phẩm đã nhập nếu đó là đơn nhập</w:t>
            </w:r>
          </w:p>
          <w:p w14:paraId="4DC0DBD3" w14:textId="4C63DBA1" w:rsidR="00852D51" w:rsidRDefault="00852D51" w:rsidP="00852D51">
            <w:pPr>
              <w:pStyle w:val="Level2"/>
            </w:pPr>
            <w:r>
              <w:t xml:space="preserve">Số lượng sản phẩm trong kho sẽ được tự động </w:t>
            </w:r>
            <w:r w:rsidR="008F3552">
              <w:t>-</w:t>
            </w:r>
            <w:r>
              <w:t xml:space="preserve"> thêm một lượng sản phẩm đã nhập nếu đó là đơn nhập</w:t>
            </w:r>
          </w:p>
          <w:p w14:paraId="6779419F" w14:textId="7CD7C96E" w:rsidR="002D6741" w:rsidRPr="00667183" w:rsidRDefault="002D6741" w:rsidP="00675555">
            <w:pPr>
              <w:pStyle w:val="BulletList1"/>
            </w:pPr>
            <w:proofErr w:type="spellStart"/>
            <w:r>
              <w:t>Gửi</w:t>
            </w:r>
            <w:proofErr w:type="spellEnd"/>
            <w:r>
              <w:t xml:space="preserve"> 1 notification </w:t>
            </w:r>
            <w:r>
              <w:rPr>
                <w:lang w:val="vi-VN"/>
              </w:rPr>
              <w:t xml:space="preserve">đến quản lý kho </w:t>
            </w:r>
            <w:proofErr w:type="spellStart"/>
            <w:r>
              <w:t>theo</w:t>
            </w:r>
            <w:proofErr w:type="spellEnd"/>
            <w:r>
              <w:t xml:space="preserve"> template</w:t>
            </w:r>
            <w:r>
              <w:rPr>
                <w:lang w:val="vi-VN"/>
              </w:rPr>
              <w:t xml:space="preserve"> </w:t>
            </w:r>
            <w:r>
              <w:rPr>
                <w:lang w:val="vi-VN"/>
              </w:rPr>
              <w:fldChar w:fldCharType="begin"/>
            </w:r>
            <w:r>
              <w:rPr>
                <w:lang w:val="vi-VN"/>
              </w:rPr>
              <w:instrText xml:space="preserve"> REF _Ref151372010 \h </w:instrText>
            </w:r>
            <w:r>
              <w:rPr>
                <w:lang w:val="vi-VN"/>
              </w:rPr>
            </w:r>
            <w:r>
              <w:rPr>
                <w:lang w:val="vi-VN"/>
              </w:rPr>
              <w:fldChar w:fldCharType="separate"/>
            </w:r>
            <w:r w:rsidR="00201D76">
              <w:t xml:space="preserve">Notice </w:t>
            </w:r>
            <w:r w:rsidR="00201D76">
              <w:rPr>
                <w:noProof/>
              </w:rPr>
              <w:t>2</w:t>
            </w:r>
            <w:r w:rsidR="00201D76">
              <w:rPr>
                <w:lang w:val="vi-VN"/>
              </w:rPr>
              <w:t>. [Lái xe] đã xác nhận [Mã chi tiết đơn]</w:t>
            </w:r>
            <w:r>
              <w:rPr>
                <w:lang w:val="vi-VN"/>
              </w:rPr>
              <w:fldChar w:fldCharType="end"/>
            </w:r>
            <w:r>
              <w:rPr>
                <w:lang w:val="vi-VN"/>
              </w:rPr>
              <w:t xml:space="preserve"> trong màn hình thống báo</w:t>
            </w:r>
          </w:p>
          <w:p w14:paraId="2104E01D" w14:textId="77777777" w:rsidR="002D6741" w:rsidRDefault="002D6741" w:rsidP="00675555">
            <w:pPr>
              <w:rPr>
                <w:rFonts w:cs="Arial"/>
                <w:b/>
                <w:szCs w:val="20"/>
                <w:u w:val="single"/>
                <w:lang w:eastAsia="en-US"/>
              </w:rPr>
            </w:pPr>
            <w:r>
              <w:rPr>
                <w:noProof/>
              </w:rPr>
              <w:lastRenderedPageBreak/>
              <w:drawing>
                <wp:inline distT="0" distB="0" distL="0" distR="0" wp14:anchorId="17F5B43E" wp14:editId="48105EDA">
                  <wp:extent cx="3324249" cy="4533933"/>
                  <wp:effectExtent l="0" t="0" r="9525" b="0"/>
                  <wp:docPr id="111230869" name="Picture 111230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66018" name="Picture 1507166018"/>
                          <pic:cNvPicPr/>
                        </pic:nvPicPr>
                        <pic:blipFill>
                          <a:blip r:embed="rId40">
                            <a:extLst>
                              <a:ext uri="{28A0092B-C50C-407E-A947-70E740481C1C}">
                                <a14:useLocalDpi xmlns:a14="http://schemas.microsoft.com/office/drawing/2010/main" val="0"/>
                              </a:ext>
                            </a:extLst>
                          </a:blip>
                          <a:stretch>
                            <a:fillRect/>
                          </a:stretch>
                        </pic:blipFill>
                        <pic:spPr>
                          <a:xfrm>
                            <a:off x="0" y="0"/>
                            <a:ext cx="3324249" cy="4533933"/>
                          </a:xfrm>
                          <a:prstGeom prst="rect">
                            <a:avLst/>
                          </a:prstGeom>
                        </pic:spPr>
                      </pic:pic>
                    </a:graphicData>
                  </a:graphic>
                </wp:inline>
              </w:drawing>
            </w:r>
          </w:p>
          <w:p w14:paraId="1FEA136A" w14:textId="04989C30" w:rsidR="008B26E1" w:rsidRPr="008B26E1" w:rsidRDefault="008B26E1" w:rsidP="008B26E1">
            <w:pPr>
              <w:pStyle w:val="Level2"/>
            </w:pPr>
            <w:r>
              <w:t>Khi NSD click vào bản ghi đã được xác nhận thì hệ thống sẽ hiển thị chi tiết đơn xuất/nhập kho đã được xác nhận</w:t>
            </w:r>
          </w:p>
          <w:p w14:paraId="31D7704A" w14:textId="5F11293F" w:rsidR="00C4067F" w:rsidRDefault="00C4067F" w:rsidP="00C4067F">
            <w:pPr>
              <w:pStyle w:val="BulletList1"/>
              <w:rPr>
                <w:b/>
                <w:szCs w:val="20"/>
                <w:u w:val="single"/>
              </w:rPr>
            </w:pPr>
            <w:r>
              <w:t>Khi</w:t>
            </w:r>
            <w:r>
              <w:rPr>
                <w:lang w:val="vi-VN"/>
              </w:rPr>
              <w:t xml:space="preserve"> xác nhận thành công, hệ thống sẽ gửi một thông </w:t>
            </w:r>
            <w:proofErr w:type="gramStart"/>
            <w:r>
              <w:rPr>
                <w:lang w:val="vi-VN"/>
              </w:rPr>
              <w:t>báo :</w:t>
            </w:r>
            <w:proofErr w:type="gramEnd"/>
            <w:r>
              <w:rPr>
                <w:lang w:val="vi-VN"/>
              </w:rPr>
              <w:t xml:space="preserve"> </w:t>
            </w:r>
            <w:r>
              <w:rPr>
                <w:lang w:val="vi-VN"/>
              </w:rPr>
              <w:fldChar w:fldCharType="begin"/>
            </w:r>
            <w:r>
              <w:rPr>
                <w:lang w:val="vi-VN"/>
              </w:rPr>
              <w:instrText xml:space="preserve"> REF _Ref152013833 \h </w:instrText>
            </w:r>
            <w:r>
              <w:rPr>
                <w:lang w:val="vi-VN"/>
              </w:rPr>
            </w:r>
            <w:r>
              <w:rPr>
                <w:lang w:val="vi-VN"/>
              </w:rPr>
              <w:fldChar w:fldCharType="separate"/>
            </w:r>
            <w:r w:rsidR="00201D76">
              <w:t xml:space="preserve">Notice </w:t>
            </w:r>
            <w:r w:rsidR="00201D76">
              <w:rPr>
                <w:noProof/>
              </w:rPr>
              <w:t>5</w:t>
            </w:r>
            <w:r w:rsidR="00201D76">
              <w:rPr>
                <w:lang w:val="vi-VN"/>
              </w:rPr>
              <w:t>. Bạn vừa xác nhận thành công!</w:t>
            </w:r>
            <w:r>
              <w:rPr>
                <w:lang w:val="vi-VN"/>
              </w:rPr>
              <w:fldChar w:fldCharType="end"/>
            </w:r>
          </w:p>
        </w:tc>
      </w:tr>
    </w:tbl>
    <w:p w14:paraId="4131E0CB" w14:textId="3F4FAC6A" w:rsidR="002D6741" w:rsidRPr="00516C12" w:rsidRDefault="002D6741" w:rsidP="002D6741">
      <w:pPr>
        <w:pStyle w:val="Heading3"/>
        <w:spacing w:line="360" w:lineRule="auto"/>
        <w:rPr>
          <w:rFonts w:cs="Arial"/>
          <w:sz w:val="20"/>
          <w:szCs w:val="20"/>
        </w:rPr>
      </w:pPr>
      <w:bookmarkStart w:id="72" w:name="_Ref152083930"/>
      <w:bookmarkStart w:id="73" w:name="_Toc152340769"/>
      <w:bookmarkStart w:id="74" w:name="_Toc525758030"/>
      <w:r w:rsidRPr="00516C12">
        <w:rPr>
          <w:rFonts w:cs="Arial"/>
          <w:sz w:val="20"/>
          <w:szCs w:val="20"/>
        </w:rPr>
        <w:lastRenderedPageBreak/>
        <w:t>UC</w:t>
      </w:r>
      <w:r w:rsidR="008B26E1">
        <w:rPr>
          <w:rFonts w:cs="Arial"/>
          <w:sz w:val="20"/>
          <w:szCs w:val="20"/>
          <w:lang w:val="vi-VN"/>
        </w:rPr>
        <w:t xml:space="preserve"> 5</w:t>
      </w:r>
      <w:r w:rsidRPr="00516C12">
        <w:rPr>
          <w:rFonts w:cs="Arial"/>
          <w:sz w:val="20"/>
          <w:szCs w:val="20"/>
        </w:rPr>
        <w:t xml:space="preserve">: </w:t>
      </w:r>
      <w:proofErr w:type="spellStart"/>
      <w:r>
        <w:rPr>
          <w:rFonts w:cs="Arial"/>
          <w:sz w:val="20"/>
          <w:szCs w:val="20"/>
        </w:rPr>
        <w:t>Từ</w:t>
      </w:r>
      <w:proofErr w:type="spellEnd"/>
      <w:r>
        <w:rPr>
          <w:rFonts w:cs="Arial"/>
          <w:sz w:val="20"/>
          <w:szCs w:val="20"/>
          <w:lang w:val="vi-VN"/>
        </w:rPr>
        <w:t xml:space="preserve"> chối chi tiết đơn</w:t>
      </w:r>
      <w:bookmarkEnd w:id="72"/>
      <w:r w:rsidR="007E5BBD">
        <w:rPr>
          <w:rFonts w:cs="Arial"/>
          <w:sz w:val="20"/>
          <w:szCs w:val="20"/>
          <w:lang w:val="vi-VN"/>
        </w:rPr>
        <w:t xml:space="preserve"> dành cho lái xe</w:t>
      </w:r>
      <w:bookmarkEnd w:id="73"/>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2D6741" w:rsidRPr="00516C12" w14:paraId="2C0E9384" w14:textId="77777777" w:rsidTr="00A255AE">
        <w:tc>
          <w:tcPr>
            <w:tcW w:w="957" w:type="pct"/>
            <w:shd w:val="clear" w:color="auto" w:fill="D9D9D9" w:themeFill="background1" w:themeFillShade="D9"/>
          </w:tcPr>
          <w:p w14:paraId="3189969A" w14:textId="77777777" w:rsidR="002D6741" w:rsidRPr="00516C12" w:rsidRDefault="002D6741" w:rsidP="00D2256A">
            <w:pPr>
              <w:rPr>
                <w:rFonts w:cs="Arial"/>
                <w:b/>
              </w:rPr>
            </w:pPr>
            <w:r w:rsidRPr="00516C12">
              <w:rPr>
                <w:rFonts w:cs="Arial"/>
                <w:b/>
              </w:rPr>
              <w:t>Objective</w:t>
            </w:r>
          </w:p>
        </w:tc>
        <w:tc>
          <w:tcPr>
            <w:tcW w:w="4043" w:type="pct"/>
          </w:tcPr>
          <w:p w14:paraId="06635708" w14:textId="77777777" w:rsidR="002D6741" w:rsidRPr="00783874" w:rsidRDefault="002D6741" w:rsidP="00D2256A">
            <w:pPr>
              <w:rPr>
                <w:rFonts w:cs="Arial"/>
                <w:lang w:val="vi-VN"/>
              </w:rPr>
            </w:pPr>
            <w:proofErr w:type="spellStart"/>
            <w:r>
              <w:rPr>
                <w:rFonts w:cs="Arial"/>
                <w:szCs w:val="20"/>
                <w:lang w:val="en-SG"/>
              </w:rPr>
              <w:t>Tính</w:t>
            </w:r>
            <w:proofErr w:type="spellEnd"/>
            <w:r>
              <w:rPr>
                <w:rFonts w:cs="Arial"/>
                <w:szCs w:val="20"/>
                <w:lang w:val="en-SG"/>
              </w:rPr>
              <w:t xml:space="preserve"> </w:t>
            </w:r>
            <w:proofErr w:type="spellStart"/>
            <w:r>
              <w:rPr>
                <w:rFonts w:cs="Arial"/>
                <w:szCs w:val="20"/>
                <w:lang w:val="en-SG"/>
              </w:rPr>
              <w:t>năng</w:t>
            </w:r>
            <w:proofErr w:type="spellEnd"/>
            <w:r>
              <w:rPr>
                <w:rFonts w:cs="Arial"/>
                <w:szCs w:val="20"/>
                <w:lang w:val="en-SG"/>
              </w:rPr>
              <w:t xml:space="preserve"> </w:t>
            </w:r>
            <w:proofErr w:type="spellStart"/>
            <w:r>
              <w:rPr>
                <w:rFonts w:cs="Arial"/>
                <w:szCs w:val="20"/>
                <w:lang w:val="en-SG"/>
              </w:rPr>
              <w:t>này</w:t>
            </w:r>
            <w:proofErr w:type="spellEnd"/>
            <w:r>
              <w:rPr>
                <w:rFonts w:cs="Arial"/>
                <w:szCs w:val="20"/>
                <w:lang w:val="en-SG"/>
              </w:rPr>
              <w:t xml:space="preserve"> </w:t>
            </w:r>
            <w:proofErr w:type="spellStart"/>
            <w:r>
              <w:rPr>
                <w:rFonts w:cs="Arial"/>
                <w:szCs w:val="20"/>
                <w:lang w:val="en-SG"/>
              </w:rPr>
              <w:t>cho</w:t>
            </w:r>
            <w:proofErr w:type="spellEnd"/>
            <w:r>
              <w:rPr>
                <w:rFonts w:cs="Arial"/>
                <w:szCs w:val="20"/>
                <w:lang w:val="en-SG"/>
              </w:rPr>
              <w:t xml:space="preserve"> </w:t>
            </w:r>
            <w:proofErr w:type="spellStart"/>
            <w:r>
              <w:rPr>
                <w:rFonts w:cs="Arial"/>
                <w:szCs w:val="20"/>
                <w:lang w:val="en-SG"/>
              </w:rPr>
              <w:t>phép</w:t>
            </w:r>
            <w:proofErr w:type="spellEnd"/>
            <w:r>
              <w:rPr>
                <w:rFonts w:cs="Arial"/>
                <w:szCs w:val="20"/>
                <w:lang w:val="en-SG"/>
              </w:rPr>
              <w:t xml:space="preserve"> NSD </w:t>
            </w:r>
            <w:proofErr w:type="spellStart"/>
            <w:r>
              <w:rPr>
                <w:rFonts w:cs="Arial"/>
                <w:szCs w:val="20"/>
                <w:lang w:val="en-SG"/>
              </w:rPr>
              <w:t>từ</w:t>
            </w:r>
            <w:proofErr w:type="spellEnd"/>
            <w:r>
              <w:rPr>
                <w:rFonts w:cs="Arial"/>
                <w:szCs w:val="20"/>
                <w:lang w:val="vi-VN"/>
              </w:rPr>
              <w:t xml:space="preserve"> chối chi tiết đơn</w:t>
            </w:r>
          </w:p>
        </w:tc>
      </w:tr>
      <w:tr w:rsidR="002D6741" w:rsidRPr="00516C12" w14:paraId="61742395" w14:textId="77777777" w:rsidTr="00A255AE">
        <w:tc>
          <w:tcPr>
            <w:tcW w:w="957" w:type="pct"/>
            <w:shd w:val="clear" w:color="auto" w:fill="D9D9D9" w:themeFill="background1" w:themeFillShade="D9"/>
          </w:tcPr>
          <w:p w14:paraId="463DFEFA" w14:textId="77777777" w:rsidR="002D6741" w:rsidRPr="00516C12" w:rsidRDefault="002D6741" w:rsidP="00D2256A">
            <w:pPr>
              <w:rPr>
                <w:rFonts w:cs="Arial"/>
                <w:b/>
              </w:rPr>
            </w:pPr>
            <w:r w:rsidRPr="00516C12">
              <w:rPr>
                <w:rFonts w:cs="Arial"/>
                <w:b/>
              </w:rPr>
              <w:t>Actor</w:t>
            </w:r>
          </w:p>
        </w:tc>
        <w:tc>
          <w:tcPr>
            <w:tcW w:w="4043" w:type="pct"/>
          </w:tcPr>
          <w:p w14:paraId="536B965C" w14:textId="77777777" w:rsidR="002D6741" w:rsidRPr="00783874" w:rsidRDefault="002D6741" w:rsidP="00D2256A">
            <w:pPr>
              <w:rPr>
                <w:rFonts w:cs="Arial"/>
                <w:lang w:val="vi-VN"/>
              </w:rPr>
            </w:pPr>
            <w:proofErr w:type="spellStart"/>
            <w:r>
              <w:rPr>
                <w:rFonts w:cs="Arial"/>
              </w:rPr>
              <w:t>Lái</w:t>
            </w:r>
            <w:proofErr w:type="spellEnd"/>
            <w:r>
              <w:rPr>
                <w:rFonts w:cs="Arial"/>
                <w:lang w:val="vi-VN"/>
              </w:rPr>
              <w:t xml:space="preserve"> xe</w:t>
            </w:r>
          </w:p>
        </w:tc>
      </w:tr>
      <w:tr w:rsidR="002D6741" w:rsidRPr="00516C12" w14:paraId="6BE4F031" w14:textId="77777777" w:rsidTr="00A255AE">
        <w:tc>
          <w:tcPr>
            <w:tcW w:w="957" w:type="pct"/>
            <w:shd w:val="clear" w:color="auto" w:fill="D9D9D9" w:themeFill="background1" w:themeFillShade="D9"/>
          </w:tcPr>
          <w:p w14:paraId="3F85F501" w14:textId="77777777" w:rsidR="002D6741" w:rsidRPr="00516C12" w:rsidRDefault="002D6741" w:rsidP="00D2256A">
            <w:pPr>
              <w:rPr>
                <w:rFonts w:cs="Arial"/>
                <w:b/>
              </w:rPr>
            </w:pPr>
            <w:r w:rsidRPr="00516C12">
              <w:rPr>
                <w:rFonts w:cs="Arial"/>
                <w:b/>
              </w:rPr>
              <w:t>Trigger</w:t>
            </w:r>
          </w:p>
        </w:tc>
        <w:tc>
          <w:tcPr>
            <w:tcW w:w="4043" w:type="pct"/>
          </w:tcPr>
          <w:p w14:paraId="1114F418" w14:textId="667E2B64" w:rsidR="002D6741" w:rsidRPr="00783874" w:rsidRDefault="002D6741" w:rsidP="00D2256A">
            <w:pPr>
              <w:rPr>
                <w:rFonts w:cs="Arial"/>
                <w:lang w:val="vi-VN"/>
              </w:rPr>
            </w:pPr>
            <w:r w:rsidRPr="00C000DF">
              <w:rPr>
                <w:rFonts w:cs="Arial"/>
              </w:rPr>
              <w:t xml:space="preserve">User select </w:t>
            </w:r>
            <w:proofErr w:type="spellStart"/>
            <w:r w:rsidRPr="00C000DF">
              <w:rPr>
                <w:rFonts w:cs="Arial"/>
              </w:rPr>
              <w:t>vào</w:t>
            </w:r>
            <w:proofErr w:type="spellEnd"/>
            <w:r w:rsidRPr="00C000DF">
              <w:rPr>
                <w:rFonts w:cs="Arial"/>
              </w:rPr>
              <w:t xml:space="preserve"> button “</w:t>
            </w:r>
            <w:r>
              <w:rPr>
                <w:rFonts w:cs="Arial"/>
                <w:lang w:val="vi-VN"/>
              </w:rPr>
              <w:t>Từ chối</w:t>
            </w:r>
            <w:r w:rsidRPr="00C000DF">
              <w:rPr>
                <w:rFonts w:cs="Arial"/>
              </w:rPr>
              <w:t xml:space="preserve">” </w:t>
            </w:r>
            <w:proofErr w:type="spellStart"/>
            <w:r w:rsidRPr="00C000DF">
              <w:rPr>
                <w:rFonts w:cs="Arial"/>
              </w:rPr>
              <w:t>trên</w:t>
            </w:r>
            <w:proofErr w:type="spellEnd"/>
            <w:r w:rsidRPr="00C000DF">
              <w:rPr>
                <w:rFonts w:cs="Arial"/>
              </w:rPr>
              <w:t xml:space="preserve"> </w:t>
            </w:r>
            <w:proofErr w:type="spellStart"/>
            <w:r w:rsidRPr="00C000DF">
              <w:rPr>
                <w:rFonts w:cs="Arial"/>
              </w:rPr>
              <w:t>màn</w:t>
            </w:r>
            <w:proofErr w:type="spellEnd"/>
            <w:r w:rsidRPr="00C000DF">
              <w:rPr>
                <w:rFonts w:cs="Arial"/>
              </w:rPr>
              <w:t xml:space="preserve"> </w:t>
            </w:r>
            <w:proofErr w:type="spellStart"/>
            <w:r w:rsidRPr="00C000DF">
              <w:rPr>
                <w:rFonts w:cs="Arial"/>
              </w:rPr>
              <w:t>hình</w:t>
            </w:r>
            <w:proofErr w:type="spellEnd"/>
            <w:r w:rsidRPr="00C000DF">
              <w:rPr>
                <w:rFonts w:cs="Arial"/>
              </w:rPr>
              <w:t xml:space="preserve"> </w:t>
            </w:r>
            <w:r w:rsidR="008D1655">
              <w:rPr>
                <w:rFonts w:cs="Arial"/>
                <w:lang w:val="vi-VN"/>
              </w:rPr>
              <w:t>&lt;&lt;</w:t>
            </w:r>
            <w:r>
              <w:rPr>
                <w:rFonts w:cs="Arial"/>
                <w:lang w:val="vi-VN"/>
              </w:rPr>
              <w:t xml:space="preserve">danh sách </w:t>
            </w:r>
            <w:r w:rsidR="008D1655">
              <w:rPr>
                <w:rFonts w:cs="Arial"/>
                <w:lang w:val="vi-VN"/>
              </w:rPr>
              <w:t xml:space="preserve">đơn xuất/nhập kho&gt;&gt; dành cho lái xe </w:t>
            </w:r>
            <w:r>
              <w:rPr>
                <w:rFonts w:cs="Arial"/>
                <w:lang w:val="vi-VN"/>
              </w:rPr>
              <w:t xml:space="preserve"> hoặc màn hình </w:t>
            </w:r>
            <w:r w:rsidR="008D1655">
              <w:rPr>
                <w:rFonts w:cs="Arial"/>
                <w:lang w:val="vi-VN"/>
              </w:rPr>
              <w:t xml:space="preserve">&lt;&lt;Chi tiết đơn xuất/nhập kho&gt;&gt; </w:t>
            </w:r>
            <w:r>
              <w:rPr>
                <w:rFonts w:cs="Arial"/>
                <w:lang w:val="vi-VN"/>
              </w:rPr>
              <w:t xml:space="preserve">dành cho </w:t>
            </w:r>
            <w:r w:rsidR="008D1655">
              <w:rPr>
                <w:rFonts w:cs="Arial"/>
                <w:lang w:val="vi-VN"/>
              </w:rPr>
              <w:t>lái xe</w:t>
            </w:r>
          </w:p>
        </w:tc>
      </w:tr>
      <w:tr w:rsidR="002D6741" w:rsidRPr="00516C12" w14:paraId="7EAD594C" w14:textId="77777777" w:rsidTr="00A255AE">
        <w:tc>
          <w:tcPr>
            <w:tcW w:w="957" w:type="pct"/>
            <w:shd w:val="clear" w:color="auto" w:fill="D9D9D9" w:themeFill="background1" w:themeFillShade="D9"/>
          </w:tcPr>
          <w:p w14:paraId="48DF7FD6" w14:textId="77777777" w:rsidR="002D6741" w:rsidRPr="00516C12" w:rsidRDefault="002D6741" w:rsidP="00D2256A">
            <w:pPr>
              <w:rPr>
                <w:rFonts w:cs="Arial"/>
                <w:b/>
              </w:rPr>
            </w:pPr>
            <w:r w:rsidRPr="00516C12">
              <w:rPr>
                <w:rFonts w:cs="Arial"/>
                <w:b/>
              </w:rPr>
              <w:t>Pre-conditions</w:t>
            </w:r>
          </w:p>
        </w:tc>
        <w:tc>
          <w:tcPr>
            <w:tcW w:w="4043" w:type="pct"/>
          </w:tcPr>
          <w:p w14:paraId="41380E48" w14:textId="77777777" w:rsidR="002D6741" w:rsidRPr="00783874" w:rsidRDefault="002D6741" w:rsidP="00783874">
            <w:pPr>
              <w:pStyle w:val="BulletList1"/>
            </w:pPr>
            <w:r w:rsidRPr="00783874">
              <w:t xml:space="preserve">User logged in </w:t>
            </w:r>
            <w:proofErr w:type="spellStart"/>
            <w:r w:rsidRPr="00783874">
              <w:t>vào</w:t>
            </w:r>
            <w:proofErr w:type="spellEnd"/>
            <w:r w:rsidRPr="00783874">
              <w:t xml:space="preserve"> </w:t>
            </w:r>
            <w:proofErr w:type="spellStart"/>
            <w:r w:rsidRPr="00783874">
              <w:t>hệ</w:t>
            </w:r>
            <w:proofErr w:type="spellEnd"/>
            <w:r w:rsidRPr="00783874">
              <w:t xml:space="preserve"> </w:t>
            </w:r>
            <w:proofErr w:type="spellStart"/>
            <w:r w:rsidRPr="00783874">
              <w:t>thống</w:t>
            </w:r>
            <w:proofErr w:type="spellEnd"/>
            <w:r w:rsidRPr="00783874">
              <w:t xml:space="preserve"> </w:t>
            </w:r>
            <w:proofErr w:type="spellStart"/>
            <w:r w:rsidRPr="00783874">
              <w:t>với</w:t>
            </w:r>
            <w:proofErr w:type="spellEnd"/>
            <w:r w:rsidRPr="00783874">
              <w:t xml:space="preserve"> actor </w:t>
            </w:r>
            <w:proofErr w:type="spellStart"/>
            <w:r w:rsidRPr="00783874">
              <w:t>bên</w:t>
            </w:r>
            <w:proofErr w:type="spellEnd"/>
            <w:r w:rsidRPr="00783874">
              <w:t xml:space="preserve"> </w:t>
            </w:r>
            <w:proofErr w:type="spellStart"/>
            <w:r w:rsidRPr="00783874">
              <w:t>trên</w:t>
            </w:r>
            <w:proofErr w:type="spellEnd"/>
            <w:r w:rsidRPr="00783874">
              <w:t>.</w:t>
            </w:r>
          </w:p>
          <w:p w14:paraId="1E88BC52" w14:textId="77777777" w:rsidR="002D6741" w:rsidRPr="00783874" w:rsidRDefault="002D6741" w:rsidP="00783874">
            <w:pPr>
              <w:pStyle w:val="BulletList1"/>
              <w:rPr>
                <w:lang w:val="vi-VN"/>
              </w:rPr>
            </w:pPr>
            <w:proofErr w:type="spellStart"/>
            <w:r w:rsidRPr="00783874">
              <w:t>Trạng</w:t>
            </w:r>
            <w:proofErr w:type="spellEnd"/>
            <w:r w:rsidRPr="00783874">
              <w:t xml:space="preserve"> </w:t>
            </w:r>
            <w:proofErr w:type="spellStart"/>
            <w:r w:rsidRPr="00783874">
              <w:t>thái</w:t>
            </w:r>
            <w:proofErr w:type="spellEnd"/>
            <w:r w:rsidRPr="00783874">
              <w:t xml:space="preserve"> </w:t>
            </w:r>
            <w:proofErr w:type="spellStart"/>
            <w:r w:rsidRPr="00783874">
              <w:t>của</w:t>
            </w:r>
            <w:proofErr w:type="spellEnd"/>
            <w:r w:rsidRPr="00783874">
              <w:t xml:space="preserve"> chi </w:t>
            </w:r>
            <w:proofErr w:type="spellStart"/>
            <w:r w:rsidRPr="00783874">
              <w:t>tiết</w:t>
            </w:r>
            <w:proofErr w:type="spellEnd"/>
            <w:r w:rsidRPr="00783874">
              <w:t xml:space="preserve"> </w:t>
            </w:r>
            <w:proofErr w:type="spellStart"/>
            <w:r w:rsidRPr="00783874">
              <w:t>đơn</w:t>
            </w:r>
            <w:proofErr w:type="spellEnd"/>
            <w:r w:rsidRPr="00783874">
              <w:t xml:space="preserve"> </w:t>
            </w:r>
            <w:proofErr w:type="spellStart"/>
            <w:r w:rsidRPr="00783874">
              <w:t>là</w:t>
            </w:r>
            <w:proofErr w:type="spellEnd"/>
            <w:r w:rsidRPr="00783874">
              <w:t xml:space="preserve"> “</w:t>
            </w:r>
            <w:proofErr w:type="spellStart"/>
            <w:r w:rsidRPr="00783874">
              <w:t>Chờ</w:t>
            </w:r>
            <w:proofErr w:type="spellEnd"/>
            <w:r w:rsidRPr="00783874">
              <w:t xml:space="preserve"> </w:t>
            </w:r>
            <w:proofErr w:type="spellStart"/>
            <w:r w:rsidRPr="00783874">
              <w:t>xác</w:t>
            </w:r>
            <w:proofErr w:type="spellEnd"/>
            <w:r w:rsidRPr="00783874">
              <w:t xml:space="preserve"> </w:t>
            </w:r>
            <w:proofErr w:type="spellStart"/>
            <w:r w:rsidRPr="00783874">
              <w:t>nhận</w:t>
            </w:r>
            <w:proofErr w:type="spellEnd"/>
            <w:r w:rsidRPr="00783874">
              <w:t>”</w:t>
            </w:r>
          </w:p>
        </w:tc>
      </w:tr>
      <w:tr w:rsidR="002D6741" w:rsidRPr="00516C12" w14:paraId="05A3D553" w14:textId="77777777" w:rsidTr="00A255AE">
        <w:tc>
          <w:tcPr>
            <w:tcW w:w="957" w:type="pct"/>
            <w:shd w:val="clear" w:color="auto" w:fill="D9D9D9" w:themeFill="background1" w:themeFillShade="D9"/>
          </w:tcPr>
          <w:p w14:paraId="5B47ABB3" w14:textId="77777777" w:rsidR="002D6741" w:rsidRPr="00516C12" w:rsidRDefault="002D6741" w:rsidP="00D2256A">
            <w:pPr>
              <w:rPr>
                <w:rFonts w:cs="Arial"/>
                <w:b/>
              </w:rPr>
            </w:pPr>
            <w:r w:rsidRPr="00516C12">
              <w:rPr>
                <w:rFonts w:cs="Arial"/>
                <w:b/>
              </w:rPr>
              <w:t>Post-condition</w:t>
            </w:r>
          </w:p>
        </w:tc>
        <w:tc>
          <w:tcPr>
            <w:tcW w:w="4043" w:type="pct"/>
          </w:tcPr>
          <w:p w14:paraId="6792CBDD" w14:textId="77777777" w:rsidR="002D6741" w:rsidRPr="00783874" w:rsidRDefault="002D6741" w:rsidP="00D2256A">
            <w:pPr>
              <w:rPr>
                <w:rFonts w:cs="Arial"/>
                <w:lang w:val="vi-VN"/>
              </w:rPr>
            </w:pPr>
            <w:r>
              <w:rPr>
                <w:rFonts w:cs="Arial"/>
                <w:lang w:val="vi-VN"/>
              </w:rPr>
              <w:t>Chi tiết đơn được từ chối thành công</w:t>
            </w:r>
            <w:r>
              <w:rPr>
                <w:rFonts w:cs="Arial"/>
              </w:rPr>
              <w:t>.</w:t>
            </w:r>
          </w:p>
        </w:tc>
      </w:tr>
    </w:tbl>
    <w:p w14:paraId="793B842D" w14:textId="77777777" w:rsidR="002D6741" w:rsidRDefault="002D6741" w:rsidP="002D6741">
      <w:pPr>
        <w:rPr>
          <w:rFonts w:eastAsiaTheme="majorEastAsia" w:cs="Arial"/>
          <w:b/>
          <w:color w:val="1F3864" w:themeColor="accent5" w:themeShade="80"/>
          <w:sz w:val="22"/>
          <w:lang w:val="vi-VN" w:eastAsia="en-US"/>
        </w:rPr>
      </w:pPr>
      <w:r>
        <w:rPr>
          <w:rFonts w:eastAsiaTheme="majorEastAsia" w:cs="Arial"/>
          <w:b/>
          <w:color w:val="1F3864" w:themeColor="accent5" w:themeShade="80"/>
          <w:sz w:val="22"/>
          <w:lang w:val="en-US" w:eastAsia="en-US"/>
        </w:rPr>
        <w:t>Activity</w:t>
      </w:r>
      <w:r>
        <w:rPr>
          <w:rFonts w:eastAsiaTheme="majorEastAsia" w:cs="Arial"/>
          <w:b/>
          <w:color w:val="1F3864" w:themeColor="accent5" w:themeShade="80"/>
          <w:sz w:val="22"/>
          <w:lang w:val="vi-VN" w:eastAsia="en-US"/>
        </w:rPr>
        <w:t xml:space="preserve"> Flow</w:t>
      </w:r>
    </w:p>
    <w:p w14:paraId="7B4AA6EF" w14:textId="77777777" w:rsidR="002D6741" w:rsidRPr="00783874" w:rsidRDefault="002D6741" w:rsidP="002D6741">
      <w:pPr>
        <w:jc w:val="center"/>
        <w:rPr>
          <w:rFonts w:eastAsiaTheme="majorEastAsia" w:cs="Arial"/>
          <w:b/>
          <w:color w:val="1F3864" w:themeColor="accent5" w:themeShade="80"/>
          <w:sz w:val="22"/>
          <w:lang w:val="vi-VN" w:eastAsia="en-US"/>
        </w:rPr>
      </w:pPr>
      <w:r w:rsidRPr="006C2128">
        <w:rPr>
          <w:rFonts w:eastAsiaTheme="majorEastAsia" w:cs="Arial"/>
          <w:b/>
          <w:noProof/>
          <w:color w:val="1F3864" w:themeColor="accent5" w:themeShade="80"/>
          <w:sz w:val="22"/>
          <w:lang w:val="vi-VN" w:eastAsia="en-US"/>
        </w:rPr>
        <w:lastRenderedPageBreak/>
        <w:drawing>
          <wp:inline distT="0" distB="0" distL="0" distR="0" wp14:anchorId="1B036DD3" wp14:editId="6D98FCCF">
            <wp:extent cx="3767165" cy="3919566"/>
            <wp:effectExtent l="0" t="0" r="5080" b="5080"/>
            <wp:docPr id="1546605800" name="Picture 1546605800"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88142" name="Picture 1" descr="A diagram of a system&#10;&#10;Description automatically generated"/>
                    <pic:cNvPicPr/>
                  </pic:nvPicPr>
                  <pic:blipFill>
                    <a:blip r:embed="rId46"/>
                    <a:stretch>
                      <a:fillRect/>
                    </a:stretch>
                  </pic:blipFill>
                  <pic:spPr>
                    <a:xfrm>
                      <a:off x="0" y="0"/>
                      <a:ext cx="3767165" cy="3919566"/>
                    </a:xfrm>
                    <a:prstGeom prst="rect">
                      <a:avLst/>
                    </a:prstGeom>
                  </pic:spPr>
                </pic:pic>
              </a:graphicData>
            </a:graphic>
          </wp:inline>
        </w:drawing>
      </w:r>
    </w:p>
    <w:p w14:paraId="79F310F0" w14:textId="77777777" w:rsidR="002D6741" w:rsidRPr="00516C12" w:rsidRDefault="002D6741" w:rsidP="002D6741">
      <w:pPr>
        <w:rPr>
          <w:rFonts w:cs="Arial"/>
          <w:lang w:val="en-US" w:eastAsia="en-US"/>
        </w:rPr>
      </w:pPr>
    </w:p>
    <w:p w14:paraId="7CDDB99A" w14:textId="77777777" w:rsidR="002D6741" w:rsidRPr="00516C12" w:rsidRDefault="002D6741" w:rsidP="002D6741">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5297"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022"/>
        <w:gridCol w:w="1022"/>
        <w:gridCol w:w="7840"/>
      </w:tblGrid>
      <w:tr w:rsidR="002D6741" w:rsidRPr="00516C12" w14:paraId="79154189" w14:textId="77777777" w:rsidTr="006C2128">
        <w:trPr>
          <w:trHeight w:val="253"/>
        </w:trPr>
        <w:tc>
          <w:tcPr>
            <w:tcW w:w="517" w:type="pct"/>
            <w:shd w:val="clear" w:color="auto" w:fill="D9D9D9" w:themeFill="background1" w:themeFillShade="D9"/>
          </w:tcPr>
          <w:p w14:paraId="612630DF" w14:textId="77777777" w:rsidR="002D6741" w:rsidRPr="00516C12" w:rsidRDefault="002D6741" w:rsidP="00D2256A">
            <w:pPr>
              <w:rPr>
                <w:rFonts w:cs="Arial"/>
                <w:b/>
                <w:szCs w:val="20"/>
                <w:lang w:eastAsia="en-US"/>
              </w:rPr>
            </w:pPr>
            <w:r w:rsidRPr="00516C12">
              <w:rPr>
                <w:rFonts w:cs="Arial"/>
                <w:b/>
                <w:szCs w:val="20"/>
                <w:lang w:eastAsia="en-US"/>
              </w:rPr>
              <w:t>Step</w:t>
            </w:r>
          </w:p>
        </w:tc>
        <w:tc>
          <w:tcPr>
            <w:tcW w:w="517" w:type="pct"/>
            <w:shd w:val="clear" w:color="auto" w:fill="D9D9D9" w:themeFill="background1" w:themeFillShade="D9"/>
            <w:hideMark/>
          </w:tcPr>
          <w:p w14:paraId="112DB275" w14:textId="77777777" w:rsidR="002D6741" w:rsidRPr="00516C12" w:rsidRDefault="002D6741" w:rsidP="00D2256A">
            <w:pPr>
              <w:rPr>
                <w:rFonts w:cs="Arial"/>
                <w:b/>
                <w:bCs/>
                <w:szCs w:val="20"/>
                <w:lang w:eastAsia="en-US"/>
              </w:rPr>
            </w:pPr>
            <w:r w:rsidRPr="00516C12">
              <w:rPr>
                <w:rFonts w:cs="Arial"/>
                <w:b/>
                <w:szCs w:val="20"/>
                <w:lang w:eastAsia="en-US"/>
              </w:rPr>
              <w:t>BR Code</w:t>
            </w:r>
          </w:p>
        </w:tc>
        <w:tc>
          <w:tcPr>
            <w:tcW w:w="3966" w:type="pct"/>
            <w:shd w:val="clear" w:color="auto" w:fill="D9D9D9" w:themeFill="background1" w:themeFillShade="D9"/>
          </w:tcPr>
          <w:p w14:paraId="2123E502" w14:textId="77777777" w:rsidR="002D6741" w:rsidRPr="00516C12" w:rsidRDefault="002D6741" w:rsidP="00D2256A">
            <w:pPr>
              <w:rPr>
                <w:rFonts w:cs="Arial"/>
                <w:b/>
                <w:bCs/>
                <w:szCs w:val="20"/>
                <w:lang w:eastAsia="en-US"/>
              </w:rPr>
            </w:pPr>
            <w:r w:rsidRPr="00516C12">
              <w:rPr>
                <w:rFonts w:cs="Arial"/>
                <w:b/>
                <w:szCs w:val="20"/>
                <w:lang w:eastAsia="en-US"/>
              </w:rPr>
              <w:t>Description</w:t>
            </w:r>
          </w:p>
        </w:tc>
      </w:tr>
      <w:tr w:rsidR="002D6741" w:rsidRPr="00516C12" w14:paraId="774414F0" w14:textId="77777777" w:rsidTr="006C2128">
        <w:trPr>
          <w:trHeight w:val="253"/>
        </w:trPr>
        <w:tc>
          <w:tcPr>
            <w:tcW w:w="517" w:type="pct"/>
          </w:tcPr>
          <w:p w14:paraId="3F800D5F" w14:textId="77777777" w:rsidR="002D6741" w:rsidRDefault="002D6741" w:rsidP="00D2256A">
            <w:pPr>
              <w:rPr>
                <w:rFonts w:cs="Arial"/>
                <w:szCs w:val="20"/>
                <w:lang w:eastAsia="en-US"/>
              </w:rPr>
            </w:pPr>
            <w:r w:rsidRPr="00516C12">
              <w:rPr>
                <w:rFonts w:cs="Arial"/>
                <w:szCs w:val="20"/>
                <w:lang w:eastAsia="en-US"/>
              </w:rPr>
              <w:t>(</w:t>
            </w:r>
            <w:r>
              <w:rPr>
                <w:rFonts w:cs="Arial"/>
                <w:szCs w:val="20"/>
                <w:lang w:eastAsia="en-US"/>
              </w:rPr>
              <w:t>2</w:t>
            </w:r>
            <w:r w:rsidRPr="00516C12">
              <w:rPr>
                <w:rFonts w:cs="Arial"/>
                <w:szCs w:val="20"/>
                <w:lang w:eastAsia="en-US"/>
              </w:rPr>
              <w:t>)</w:t>
            </w:r>
          </w:p>
          <w:p w14:paraId="2E8DBEDE" w14:textId="77777777" w:rsidR="002D6741" w:rsidRDefault="002D6741" w:rsidP="00D2256A">
            <w:pPr>
              <w:rPr>
                <w:rFonts w:cs="Arial"/>
                <w:szCs w:val="20"/>
                <w:lang w:val="vi-VN" w:eastAsia="en-US"/>
              </w:rPr>
            </w:pPr>
            <w:r>
              <w:rPr>
                <w:rFonts w:cs="Arial"/>
                <w:szCs w:val="20"/>
                <w:lang w:val="vi-VN" w:eastAsia="en-US"/>
              </w:rPr>
              <w:t>(2.1)</w:t>
            </w:r>
          </w:p>
          <w:p w14:paraId="0EE01DD2" w14:textId="77777777" w:rsidR="002D6741" w:rsidRDefault="002D6741" w:rsidP="00D2256A">
            <w:pPr>
              <w:rPr>
                <w:rFonts w:cs="Arial"/>
                <w:szCs w:val="20"/>
                <w:lang w:val="vi-VN" w:eastAsia="en-US"/>
              </w:rPr>
            </w:pPr>
            <w:r>
              <w:rPr>
                <w:rFonts w:cs="Arial"/>
                <w:szCs w:val="20"/>
                <w:lang w:val="vi-VN" w:eastAsia="en-US"/>
              </w:rPr>
              <w:t>(2.2)</w:t>
            </w:r>
          </w:p>
          <w:p w14:paraId="46E4CC98" w14:textId="77777777" w:rsidR="002D6741" w:rsidRDefault="002D6741" w:rsidP="00D2256A">
            <w:pPr>
              <w:rPr>
                <w:rFonts w:cs="Arial"/>
                <w:szCs w:val="20"/>
                <w:lang w:val="vi-VN" w:eastAsia="en-US"/>
              </w:rPr>
            </w:pPr>
            <w:r>
              <w:rPr>
                <w:rFonts w:cs="Arial"/>
                <w:szCs w:val="20"/>
                <w:lang w:val="vi-VN" w:eastAsia="en-US"/>
              </w:rPr>
              <w:t>(3)</w:t>
            </w:r>
          </w:p>
          <w:p w14:paraId="5289ABC0" w14:textId="77777777" w:rsidR="002D6741" w:rsidRPr="006C2128" w:rsidRDefault="002D6741" w:rsidP="00D2256A">
            <w:pPr>
              <w:rPr>
                <w:rFonts w:cs="Arial"/>
                <w:szCs w:val="20"/>
                <w:lang w:val="vi-VN" w:eastAsia="en-US"/>
              </w:rPr>
            </w:pPr>
            <w:r>
              <w:rPr>
                <w:rFonts w:cs="Arial"/>
                <w:szCs w:val="20"/>
                <w:lang w:val="vi-VN" w:eastAsia="en-US"/>
              </w:rPr>
              <w:t>(3.2)</w:t>
            </w:r>
          </w:p>
        </w:tc>
        <w:tc>
          <w:tcPr>
            <w:tcW w:w="517" w:type="pct"/>
          </w:tcPr>
          <w:p w14:paraId="068EB800" w14:textId="2CCECEB7" w:rsidR="002D6741" w:rsidRDefault="002D6741" w:rsidP="00675555">
            <w:pPr>
              <w:pStyle w:val="Caption"/>
              <w:jc w:val="left"/>
            </w:pPr>
            <w:r>
              <w:t xml:space="preserve">BR </w:t>
            </w:r>
            <w:r>
              <w:fldChar w:fldCharType="begin"/>
            </w:r>
            <w:r>
              <w:instrText xml:space="preserve"> SEQ BR \* ARABIC </w:instrText>
            </w:r>
            <w:r>
              <w:fldChar w:fldCharType="separate"/>
            </w:r>
            <w:r w:rsidR="00201D76">
              <w:rPr>
                <w:noProof/>
              </w:rPr>
              <w:t>20</w:t>
            </w:r>
            <w:r>
              <w:fldChar w:fldCharType="end"/>
            </w:r>
          </w:p>
          <w:p w14:paraId="2C3583E9" w14:textId="77777777" w:rsidR="002D6741" w:rsidRPr="00516C12" w:rsidRDefault="002D6741" w:rsidP="00D2256A">
            <w:pPr>
              <w:rPr>
                <w:rFonts w:cs="Arial"/>
              </w:rPr>
            </w:pPr>
          </w:p>
        </w:tc>
        <w:tc>
          <w:tcPr>
            <w:tcW w:w="3966" w:type="pct"/>
          </w:tcPr>
          <w:p w14:paraId="1C12460E" w14:textId="77777777" w:rsidR="002D6741" w:rsidRPr="00A73D23" w:rsidRDefault="002D6741" w:rsidP="00D2256A">
            <w:pPr>
              <w:rPr>
                <w:rFonts w:cs="Arial"/>
                <w:b/>
                <w:u w:val="single"/>
              </w:rPr>
            </w:pPr>
            <w:r>
              <w:rPr>
                <w:rFonts w:cs="Arial"/>
                <w:b/>
                <w:u w:val="single"/>
              </w:rPr>
              <w:t>Showing</w:t>
            </w:r>
            <w:r>
              <w:rPr>
                <w:rFonts w:cs="Arial"/>
                <w:b/>
                <w:u w:val="single"/>
                <w:lang w:val="vi-VN"/>
              </w:rPr>
              <w:t xml:space="preserve"> confirmation message</w:t>
            </w:r>
            <w:r>
              <w:rPr>
                <w:rFonts w:cs="Arial"/>
                <w:b/>
                <w:u w:val="single"/>
              </w:rPr>
              <w:t>:</w:t>
            </w:r>
          </w:p>
          <w:p w14:paraId="04165AB6" w14:textId="77777777" w:rsidR="002D6741" w:rsidRDefault="002D6741" w:rsidP="00341139">
            <w:pPr>
              <w:pStyle w:val="Body"/>
            </w:pPr>
            <w:proofErr w:type="spellStart"/>
            <w:r>
              <w:t>Hệ</w:t>
            </w:r>
            <w:proofErr w:type="spellEnd"/>
            <w:r>
              <w:t xml:space="preserve"> </w:t>
            </w:r>
            <w:proofErr w:type="spellStart"/>
            <w:r>
              <w:t>thống</w:t>
            </w:r>
            <w:proofErr w:type="spellEnd"/>
            <w:r>
              <w:t xml:space="preserve"> show dialog </w:t>
            </w:r>
            <w:proofErr w:type="spellStart"/>
            <w:r>
              <w:t>với</w:t>
            </w:r>
            <w:proofErr w:type="spellEnd"/>
            <w:r>
              <w:t xml:space="preserve"> </w:t>
            </w:r>
            <w:proofErr w:type="spellStart"/>
            <w:r>
              <w:t>màn</w:t>
            </w:r>
            <w:proofErr w:type="spellEnd"/>
            <w:r>
              <w:t xml:space="preserve"> </w:t>
            </w:r>
            <w:proofErr w:type="spellStart"/>
            <w:r>
              <w:t>hình</w:t>
            </w:r>
            <w:proofErr w:type="spellEnd"/>
            <w:r>
              <w:t xml:space="preserve"> </w:t>
            </w:r>
            <w:proofErr w:type="spellStart"/>
            <w:r>
              <w:t>sau</w:t>
            </w:r>
            <w:proofErr w:type="spellEnd"/>
            <w:r>
              <w:t>:</w:t>
            </w:r>
          </w:p>
          <w:p w14:paraId="68A2A080" w14:textId="77777777" w:rsidR="002D6741" w:rsidRPr="00341139" w:rsidRDefault="002D6741" w:rsidP="00341139">
            <w:pPr>
              <w:pStyle w:val="BulletList1"/>
            </w:pPr>
            <w:proofErr w:type="spellStart"/>
            <w:r w:rsidRPr="00341139">
              <w:t>Màn</w:t>
            </w:r>
            <w:proofErr w:type="spellEnd"/>
            <w:r w:rsidRPr="00341139">
              <w:t xml:space="preserve"> </w:t>
            </w:r>
            <w:proofErr w:type="spellStart"/>
            <w:r w:rsidRPr="00341139">
              <w:t>hình</w:t>
            </w:r>
            <w:proofErr w:type="spellEnd"/>
          </w:p>
          <w:p w14:paraId="41F44B08" w14:textId="77777777" w:rsidR="002D6741" w:rsidRDefault="002D6741" w:rsidP="00FE1021">
            <w:pPr>
              <w:pStyle w:val="BulletList1"/>
              <w:keepNext/>
              <w:numPr>
                <w:ilvl w:val="0"/>
                <w:numId w:val="0"/>
              </w:numPr>
              <w:spacing w:line="360" w:lineRule="auto"/>
              <w:ind w:left="360"/>
              <w:rPr>
                <w:bCs/>
              </w:rPr>
            </w:pPr>
            <w:r w:rsidRPr="00844304">
              <w:rPr>
                <w:bCs/>
                <w:noProof/>
              </w:rPr>
              <w:drawing>
                <wp:inline distT="0" distB="0" distL="0" distR="0" wp14:anchorId="0F349037" wp14:editId="6E8D5349">
                  <wp:extent cx="3200423" cy="1833576"/>
                  <wp:effectExtent l="0" t="0" r="0" b="0"/>
                  <wp:docPr id="671099857" name="Picture 671099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51494" name=""/>
                          <pic:cNvPicPr/>
                        </pic:nvPicPr>
                        <pic:blipFill>
                          <a:blip r:embed="rId47"/>
                          <a:stretch>
                            <a:fillRect/>
                          </a:stretch>
                        </pic:blipFill>
                        <pic:spPr>
                          <a:xfrm>
                            <a:off x="0" y="0"/>
                            <a:ext cx="3200423" cy="1833576"/>
                          </a:xfrm>
                          <a:prstGeom prst="rect">
                            <a:avLst/>
                          </a:prstGeom>
                        </pic:spPr>
                      </pic:pic>
                    </a:graphicData>
                  </a:graphic>
                </wp:inline>
              </w:drawing>
            </w:r>
          </w:p>
          <w:p w14:paraId="53EF4766" w14:textId="77777777" w:rsidR="002D6741" w:rsidRDefault="002D6741" w:rsidP="00341139">
            <w:pPr>
              <w:pStyle w:val="Level2"/>
            </w:pPr>
            <w:r>
              <w:t>Title: “Điền lý do”</w:t>
            </w:r>
          </w:p>
          <w:p w14:paraId="1D92F790" w14:textId="77777777" w:rsidR="002D6741" w:rsidRDefault="002D6741" w:rsidP="00341139">
            <w:pPr>
              <w:pStyle w:val="Level2"/>
            </w:pPr>
            <w:r>
              <w:t>Message: “Xin hãy điền lý do và xác nhận từ chối”</w:t>
            </w:r>
          </w:p>
          <w:p w14:paraId="2A300B2F" w14:textId="77777777" w:rsidR="002D6741" w:rsidRDefault="002D6741" w:rsidP="00341139">
            <w:pPr>
              <w:pStyle w:val="Level2"/>
            </w:pPr>
            <w:r>
              <w:t>Dialog Type: “Ok/Cancel”</w:t>
            </w:r>
          </w:p>
          <w:p w14:paraId="1029C293" w14:textId="61F13FD6" w:rsidR="002D6741" w:rsidRPr="00341139" w:rsidRDefault="002D6741" w:rsidP="00341139">
            <w:pPr>
              <w:pStyle w:val="BulletList1"/>
            </w:pPr>
            <w:r w:rsidRPr="00341139">
              <w:lastRenderedPageBreak/>
              <w:t xml:space="preserve">Trường </w:t>
            </w:r>
            <w:proofErr w:type="spellStart"/>
            <w:r w:rsidRPr="00341139">
              <w:t>hợp</w:t>
            </w:r>
            <w:proofErr w:type="spellEnd"/>
            <w:r w:rsidRPr="00341139">
              <w:t xml:space="preserve"> NSD click button “Ok” </w:t>
            </w:r>
            <w:proofErr w:type="spellStart"/>
            <w:r w:rsidRPr="00341139">
              <w:t>và</w:t>
            </w:r>
            <w:proofErr w:type="spellEnd"/>
            <w:r w:rsidRPr="00341139">
              <w:t xml:space="preserve"> </w:t>
            </w:r>
            <w:proofErr w:type="spellStart"/>
            <w:r w:rsidRPr="00341139">
              <w:t>không</w:t>
            </w:r>
            <w:proofErr w:type="spellEnd"/>
            <w:r w:rsidRPr="00341139">
              <w:t xml:space="preserve"> </w:t>
            </w:r>
            <w:proofErr w:type="spellStart"/>
            <w:r w:rsidRPr="00341139">
              <w:t>điền</w:t>
            </w:r>
            <w:proofErr w:type="spellEnd"/>
            <w:r w:rsidRPr="00341139">
              <w:t xml:space="preserve"> </w:t>
            </w:r>
            <w:proofErr w:type="spellStart"/>
            <w:r w:rsidRPr="00341139">
              <w:t>lý</w:t>
            </w:r>
            <w:proofErr w:type="spellEnd"/>
            <w:r w:rsidRPr="00341139">
              <w:t xml:space="preserve"> do </w:t>
            </w:r>
            <w:proofErr w:type="spellStart"/>
            <w:r w:rsidRPr="00341139">
              <w:t>hệ</w:t>
            </w:r>
            <w:proofErr w:type="spellEnd"/>
            <w:r w:rsidRPr="00341139">
              <w:t xml:space="preserve"> </w:t>
            </w:r>
            <w:proofErr w:type="spellStart"/>
            <w:r w:rsidRPr="00341139">
              <w:t>thống</w:t>
            </w:r>
            <w:proofErr w:type="spellEnd"/>
            <w:r w:rsidRPr="00341139">
              <w:t xml:space="preserve"> </w:t>
            </w:r>
            <w:proofErr w:type="spellStart"/>
            <w:r w:rsidRPr="00341139">
              <w:t>hiển</w:t>
            </w:r>
            <w:proofErr w:type="spellEnd"/>
            <w:r w:rsidRPr="00341139">
              <w:t xml:space="preserve"> </w:t>
            </w:r>
            <w:proofErr w:type="spellStart"/>
            <w:r w:rsidRPr="00341139">
              <w:t>thị</w:t>
            </w:r>
            <w:proofErr w:type="spellEnd"/>
            <w:r w:rsidRPr="00341139">
              <w:t xml:space="preserve"> </w:t>
            </w:r>
            <w:proofErr w:type="spellStart"/>
            <w:r w:rsidRPr="00341139">
              <w:t>thông</w:t>
            </w:r>
            <w:proofErr w:type="spellEnd"/>
            <w:r w:rsidRPr="00341139">
              <w:t xml:space="preserve"> </w:t>
            </w:r>
            <w:proofErr w:type="spellStart"/>
            <w:r w:rsidRPr="00341139">
              <w:t>báo</w:t>
            </w:r>
            <w:proofErr w:type="spellEnd"/>
            <w:r w:rsidRPr="00341139">
              <w:t xml:space="preserve"> </w:t>
            </w:r>
            <w:proofErr w:type="spellStart"/>
            <w:r w:rsidRPr="00341139">
              <w:t>lỗi</w:t>
            </w:r>
            <w:proofErr w:type="spellEnd"/>
            <w:r w:rsidRPr="00341139">
              <w:t xml:space="preserve"> </w:t>
            </w:r>
            <w:r w:rsidRPr="00341139">
              <w:fldChar w:fldCharType="begin"/>
            </w:r>
            <w:r w:rsidRPr="00341139">
              <w:instrText xml:space="preserve"> REF _Ref151368894 \h </w:instrText>
            </w:r>
            <w:r>
              <w:instrText xml:space="preserve"> \* MERGEFORMAT </w:instrText>
            </w:r>
            <w:r w:rsidRPr="00341139">
              <w:fldChar w:fldCharType="separate"/>
            </w:r>
            <w:r w:rsidR="00201D76">
              <w:t>MSG 1</w:t>
            </w:r>
            <w:r w:rsidR="00201D76" w:rsidRPr="00201D76">
              <w:t>. “</w:t>
            </w:r>
            <w:proofErr w:type="spellStart"/>
            <w:r w:rsidR="00201D76" w:rsidRPr="00201D76">
              <w:t>Đây</w:t>
            </w:r>
            <w:proofErr w:type="spellEnd"/>
            <w:r w:rsidR="00201D76" w:rsidRPr="00201D76">
              <w:t xml:space="preserve"> </w:t>
            </w:r>
            <w:proofErr w:type="spellStart"/>
            <w:r w:rsidR="00201D76" w:rsidRPr="00201D76">
              <w:t>là</w:t>
            </w:r>
            <w:proofErr w:type="spellEnd"/>
            <w:r w:rsidR="00201D76" w:rsidRPr="00201D76">
              <w:t xml:space="preserve"> </w:t>
            </w:r>
            <w:proofErr w:type="spellStart"/>
            <w:r w:rsidR="00201D76" w:rsidRPr="00201D76">
              <w:t>trường</w:t>
            </w:r>
            <w:proofErr w:type="spellEnd"/>
            <w:r w:rsidR="00201D76" w:rsidRPr="00201D76">
              <w:t xml:space="preserve"> </w:t>
            </w:r>
            <w:proofErr w:type="spellStart"/>
            <w:r w:rsidR="00201D76" w:rsidRPr="00201D76">
              <w:t>dữ</w:t>
            </w:r>
            <w:proofErr w:type="spellEnd"/>
            <w:r w:rsidR="00201D76" w:rsidRPr="00201D76">
              <w:t xml:space="preserve"> </w:t>
            </w:r>
            <w:proofErr w:type="spellStart"/>
            <w:r w:rsidR="00201D76" w:rsidRPr="00201D76">
              <w:t>liệu</w:t>
            </w:r>
            <w:proofErr w:type="spellEnd"/>
            <w:r w:rsidR="00201D76" w:rsidRPr="00201D76">
              <w:t xml:space="preserve"> </w:t>
            </w:r>
            <w:proofErr w:type="spellStart"/>
            <w:r w:rsidR="00201D76" w:rsidRPr="00201D76">
              <w:t>bắt</w:t>
            </w:r>
            <w:proofErr w:type="spellEnd"/>
            <w:r w:rsidR="00201D76" w:rsidRPr="00201D76">
              <w:t xml:space="preserve"> </w:t>
            </w:r>
            <w:proofErr w:type="spellStart"/>
            <w:r w:rsidR="00201D76" w:rsidRPr="00201D76">
              <w:t>buộc</w:t>
            </w:r>
            <w:proofErr w:type="spellEnd"/>
            <w:r w:rsidR="00201D76" w:rsidRPr="00201D76">
              <w:t xml:space="preserve"> </w:t>
            </w:r>
            <w:proofErr w:type="spellStart"/>
            <w:r w:rsidR="00201D76" w:rsidRPr="00201D76">
              <w:t>phải</w:t>
            </w:r>
            <w:proofErr w:type="spellEnd"/>
            <w:r w:rsidR="00201D76" w:rsidRPr="00201D76">
              <w:t xml:space="preserve"> </w:t>
            </w:r>
            <w:proofErr w:type="spellStart"/>
            <w:r w:rsidR="00201D76" w:rsidRPr="00201D76">
              <w:t>điền</w:t>
            </w:r>
            <w:proofErr w:type="spellEnd"/>
            <w:r w:rsidR="00201D76" w:rsidRPr="00201D76">
              <w:t>”</w:t>
            </w:r>
            <w:r w:rsidRPr="00341139">
              <w:fldChar w:fldCharType="end"/>
            </w:r>
            <w:r w:rsidRPr="00341139">
              <w:t xml:space="preserve"> </w:t>
            </w:r>
            <w:proofErr w:type="spellStart"/>
            <w:r w:rsidRPr="00341139">
              <w:t>và</w:t>
            </w:r>
            <w:proofErr w:type="spellEnd"/>
            <w:r w:rsidRPr="00341139">
              <w:t xml:space="preserve"> </w:t>
            </w:r>
            <w:proofErr w:type="spellStart"/>
            <w:r w:rsidRPr="00341139">
              <w:t>dùng</w:t>
            </w:r>
            <w:proofErr w:type="spellEnd"/>
            <w:r w:rsidRPr="00341139">
              <w:t xml:space="preserve"> </w:t>
            </w:r>
            <w:proofErr w:type="spellStart"/>
            <w:r w:rsidRPr="00341139">
              <w:t>xử</w:t>
            </w:r>
            <w:proofErr w:type="spellEnd"/>
            <w:r w:rsidRPr="00341139">
              <w:t xml:space="preserve"> </w:t>
            </w:r>
            <w:proofErr w:type="spellStart"/>
            <w:r w:rsidRPr="00341139">
              <w:t>lý</w:t>
            </w:r>
            <w:proofErr w:type="spellEnd"/>
          </w:p>
          <w:p w14:paraId="2D1A333B" w14:textId="77777777" w:rsidR="002D6741" w:rsidRPr="00341139" w:rsidRDefault="002D6741" w:rsidP="00341139">
            <w:pPr>
              <w:pStyle w:val="BulletList1"/>
            </w:pPr>
            <w:r w:rsidRPr="00341139">
              <w:t xml:space="preserve">Trường </w:t>
            </w:r>
            <w:proofErr w:type="spellStart"/>
            <w:r w:rsidRPr="00341139">
              <w:t>hợp</w:t>
            </w:r>
            <w:proofErr w:type="spellEnd"/>
            <w:r w:rsidRPr="00341139">
              <w:t xml:space="preserve"> NSD click button “Ok” </w:t>
            </w:r>
            <w:proofErr w:type="spellStart"/>
            <w:r w:rsidRPr="00341139">
              <w:t>và</w:t>
            </w:r>
            <w:proofErr w:type="spellEnd"/>
            <w:r w:rsidRPr="00341139">
              <w:t xml:space="preserve"> </w:t>
            </w:r>
            <w:proofErr w:type="spellStart"/>
            <w:r w:rsidRPr="00341139">
              <w:t>điền</w:t>
            </w:r>
            <w:proofErr w:type="spellEnd"/>
            <w:r w:rsidRPr="00341139">
              <w:t xml:space="preserve"> </w:t>
            </w:r>
            <w:proofErr w:type="spellStart"/>
            <w:r w:rsidRPr="00341139">
              <w:t>đầy</w:t>
            </w:r>
            <w:proofErr w:type="spellEnd"/>
            <w:r w:rsidRPr="00341139">
              <w:t xml:space="preserve"> </w:t>
            </w:r>
            <w:proofErr w:type="spellStart"/>
            <w:r w:rsidRPr="00341139">
              <w:t>đủ</w:t>
            </w:r>
            <w:proofErr w:type="spellEnd"/>
            <w:r w:rsidRPr="00341139">
              <w:t xml:space="preserve"> </w:t>
            </w:r>
            <w:proofErr w:type="spellStart"/>
            <w:r w:rsidRPr="00341139">
              <w:t>lý</w:t>
            </w:r>
            <w:proofErr w:type="spellEnd"/>
            <w:r w:rsidRPr="00341139">
              <w:t xml:space="preserve"> do </w:t>
            </w:r>
            <w:proofErr w:type="spellStart"/>
            <w:r w:rsidRPr="00341139">
              <w:t>thì</w:t>
            </w:r>
            <w:proofErr w:type="spellEnd"/>
            <w:r w:rsidRPr="00341139">
              <w:t xml:space="preserve"> </w:t>
            </w:r>
            <w:proofErr w:type="spellStart"/>
            <w:r w:rsidRPr="00341139">
              <w:t>thực</w:t>
            </w:r>
            <w:proofErr w:type="spellEnd"/>
            <w:r w:rsidRPr="00341139">
              <w:t xml:space="preserve"> </w:t>
            </w:r>
            <w:proofErr w:type="spellStart"/>
            <w:r w:rsidRPr="00341139">
              <w:t>hiên</w:t>
            </w:r>
            <w:proofErr w:type="spellEnd"/>
            <w:r w:rsidRPr="00341139">
              <w:t xml:space="preserve"> </w:t>
            </w:r>
            <w:proofErr w:type="spellStart"/>
            <w:r w:rsidRPr="00341139">
              <w:t>từ</w:t>
            </w:r>
            <w:proofErr w:type="spellEnd"/>
            <w:r w:rsidRPr="00341139">
              <w:t xml:space="preserve"> </w:t>
            </w:r>
            <w:proofErr w:type="spellStart"/>
            <w:r w:rsidRPr="00341139">
              <w:t>chối</w:t>
            </w:r>
            <w:proofErr w:type="spellEnd"/>
            <w:r w:rsidRPr="00341139">
              <w:t xml:space="preserve"> </w:t>
            </w:r>
          </w:p>
          <w:p w14:paraId="612C3041" w14:textId="77777777" w:rsidR="002D6741" w:rsidRPr="00341139" w:rsidRDefault="002D6741" w:rsidP="00341139">
            <w:pPr>
              <w:pStyle w:val="BulletList1"/>
            </w:pPr>
            <w:r w:rsidRPr="00341139">
              <w:t xml:space="preserve">Trường </w:t>
            </w:r>
            <w:proofErr w:type="spellStart"/>
            <w:r w:rsidRPr="00341139">
              <w:t>hợp</w:t>
            </w:r>
            <w:proofErr w:type="spellEnd"/>
            <w:r w:rsidRPr="00341139">
              <w:t xml:space="preserve"> NSD click </w:t>
            </w:r>
            <w:proofErr w:type="spellStart"/>
            <w:r w:rsidRPr="00341139">
              <w:t>vào</w:t>
            </w:r>
            <w:proofErr w:type="spellEnd"/>
            <w:r w:rsidRPr="00341139">
              <w:t xml:space="preserve"> “x” </w:t>
            </w:r>
            <w:proofErr w:type="spellStart"/>
            <w:r w:rsidRPr="00341139">
              <w:t>hoặc</w:t>
            </w:r>
            <w:proofErr w:type="spellEnd"/>
            <w:r w:rsidRPr="00341139">
              <w:t xml:space="preserve"> button “Cancel” dialog </w:t>
            </w:r>
            <w:proofErr w:type="spellStart"/>
            <w:r w:rsidRPr="00341139">
              <w:t>sẽ</w:t>
            </w:r>
            <w:proofErr w:type="spellEnd"/>
            <w:r w:rsidRPr="00341139">
              <w:t xml:space="preserve"> </w:t>
            </w:r>
            <w:proofErr w:type="spellStart"/>
            <w:r w:rsidRPr="00341139">
              <w:t>được</w:t>
            </w:r>
            <w:proofErr w:type="spellEnd"/>
            <w:r w:rsidRPr="00341139">
              <w:t xml:space="preserve"> </w:t>
            </w:r>
            <w:proofErr w:type="spellStart"/>
            <w:r w:rsidRPr="00341139">
              <w:t>đóng</w:t>
            </w:r>
            <w:proofErr w:type="spellEnd"/>
            <w:r w:rsidRPr="00341139">
              <w:t xml:space="preserve"> </w:t>
            </w:r>
            <w:proofErr w:type="spellStart"/>
            <w:r w:rsidRPr="00341139">
              <w:t>lại</w:t>
            </w:r>
            <w:proofErr w:type="spellEnd"/>
          </w:p>
        </w:tc>
      </w:tr>
      <w:tr w:rsidR="002D6741" w:rsidRPr="00516C12" w14:paraId="0928A996" w14:textId="77777777" w:rsidTr="006C2128">
        <w:trPr>
          <w:trHeight w:val="253"/>
        </w:trPr>
        <w:tc>
          <w:tcPr>
            <w:tcW w:w="517" w:type="pct"/>
          </w:tcPr>
          <w:p w14:paraId="09E4278A" w14:textId="77777777" w:rsidR="002D6741" w:rsidRPr="006C2128" w:rsidRDefault="002D6741" w:rsidP="00D2256A">
            <w:pPr>
              <w:rPr>
                <w:rFonts w:cs="Arial"/>
                <w:szCs w:val="20"/>
                <w:lang w:val="vi-VN" w:eastAsia="en-US"/>
              </w:rPr>
            </w:pPr>
            <w:r>
              <w:rPr>
                <w:rFonts w:cs="Arial"/>
                <w:szCs w:val="20"/>
                <w:lang w:val="vi-VN" w:eastAsia="en-US"/>
              </w:rPr>
              <w:lastRenderedPageBreak/>
              <w:t>(3.2)</w:t>
            </w:r>
          </w:p>
        </w:tc>
        <w:tc>
          <w:tcPr>
            <w:tcW w:w="517" w:type="pct"/>
          </w:tcPr>
          <w:p w14:paraId="10CD7F6D" w14:textId="1E487C8D" w:rsidR="002D6741" w:rsidRDefault="002D6741" w:rsidP="00675555">
            <w:pPr>
              <w:pStyle w:val="Caption"/>
              <w:jc w:val="left"/>
            </w:pPr>
            <w:r>
              <w:t xml:space="preserve">BR </w:t>
            </w:r>
            <w:r>
              <w:fldChar w:fldCharType="begin"/>
            </w:r>
            <w:r>
              <w:instrText xml:space="preserve"> SEQ BR \* ARABIC </w:instrText>
            </w:r>
            <w:r>
              <w:fldChar w:fldCharType="separate"/>
            </w:r>
            <w:r w:rsidR="00201D76">
              <w:rPr>
                <w:noProof/>
              </w:rPr>
              <w:t>21</w:t>
            </w:r>
            <w:r>
              <w:fldChar w:fldCharType="end"/>
            </w:r>
          </w:p>
        </w:tc>
        <w:tc>
          <w:tcPr>
            <w:tcW w:w="3966" w:type="pct"/>
          </w:tcPr>
          <w:p w14:paraId="369E251B" w14:textId="77777777" w:rsidR="002D6741" w:rsidRDefault="002D6741" w:rsidP="00D2256A">
            <w:pPr>
              <w:rPr>
                <w:rFonts w:cs="Arial"/>
                <w:b/>
                <w:u w:val="single"/>
                <w:lang w:val="vi-VN"/>
              </w:rPr>
            </w:pPr>
            <w:proofErr w:type="spellStart"/>
            <w:r>
              <w:rPr>
                <w:rFonts w:cs="Arial"/>
                <w:b/>
                <w:u w:val="single"/>
              </w:rPr>
              <w:t>Từ</w:t>
            </w:r>
            <w:proofErr w:type="spellEnd"/>
            <w:r>
              <w:rPr>
                <w:rFonts w:cs="Arial"/>
                <w:b/>
                <w:u w:val="single"/>
                <w:lang w:val="vi-VN"/>
              </w:rPr>
              <w:t xml:space="preserve"> chối rule:</w:t>
            </w:r>
          </w:p>
          <w:p w14:paraId="6C025299" w14:textId="77777777" w:rsidR="002D6741" w:rsidRDefault="002D6741" w:rsidP="006C2128">
            <w:pPr>
              <w:pStyle w:val="Body"/>
            </w:pP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hiện</w:t>
            </w:r>
            <w:proofErr w:type="spellEnd"/>
            <w:r>
              <w:t xml:space="preserve"> logic </w:t>
            </w:r>
            <w:proofErr w:type="spellStart"/>
            <w:r>
              <w:t>sau</w:t>
            </w:r>
            <w:proofErr w:type="spellEnd"/>
            <w:r>
              <w:t>:</w:t>
            </w:r>
          </w:p>
          <w:p w14:paraId="3027B6F6" w14:textId="77777777" w:rsidR="002D6741" w:rsidRDefault="002D6741" w:rsidP="00C4067F">
            <w:pPr>
              <w:pStyle w:val="BulletList1"/>
            </w:pPr>
            <w:proofErr w:type="spellStart"/>
            <w:r>
              <w:t>Cập</w:t>
            </w:r>
            <w:proofErr w:type="spellEnd"/>
            <w:r>
              <w:t xml:space="preserve"> </w:t>
            </w:r>
            <w:proofErr w:type="spellStart"/>
            <w:r>
              <w:t>nhật</w:t>
            </w:r>
            <w:proofErr w:type="spellEnd"/>
            <w:r>
              <w:t xml:space="preserve"> </w:t>
            </w:r>
            <w:proofErr w:type="spellStart"/>
            <w:r>
              <w:t>bản</w:t>
            </w:r>
            <w:proofErr w:type="spellEnd"/>
            <w:r>
              <w:t xml:space="preserve"> </w:t>
            </w:r>
            <w:proofErr w:type="spellStart"/>
            <w:r>
              <w:t>ghi</w:t>
            </w:r>
            <w:proofErr w:type="spellEnd"/>
            <w:r>
              <w:t xml:space="preserve"> </w:t>
            </w:r>
            <w:proofErr w:type="spellStart"/>
            <w:r>
              <w:t>như</w:t>
            </w:r>
            <w:proofErr w:type="spellEnd"/>
            <w:r>
              <w:t xml:space="preserve"> </w:t>
            </w:r>
            <w:proofErr w:type="spellStart"/>
            <w:r>
              <w:t>sau</w:t>
            </w:r>
            <w:proofErr w:type="spellEnd"/>
            <w:r>
              <w:t>:</w:t>
            </w:r>
          </w:p>
          <w:p w14:paraId="7EA2CD1C" w14:textId="77777777" w:rsidR="002D6741" w:rsidRDefault="002D6741" w:rsidP="00C4067F">
            <w:pPr>
              <w:pStyle w:val="Level2"/>
            </w:pPr>
            <w:r>
              <w:t>[Lý do] = Lý do được điền trên dialog</w:t>
            </w:r>
          </w:p>
          <w:p w14:paraId="46A3B1E5" w14:textId="77777777" w:rsidR="002D6741" w:rsidRDefault="002D6741" w:rsidP="00C4067F">
            <w:pPr>
              <w:pStyle w:val="Level2"/>
            </w:pPr>
            <w:r>
              <w:t>[Trạng thái] = “Đã bị từ chối bởi lái xe”</w:t>
            </w:r>
          </w:p>
          <w:p w14:paraId="586FB77A" w14:textId="257E7C3E" w:rsidR="002D6741" w:rsidRDefault="002D6741" w:rsidP="00C4067F">
            <w:pPr>
              <w:pStyle w:val="BulletList1"/>
            </w:pPr>
            <w:proofErr w:type="spellStart"/>
            <w:r>
              <w:t>Gửi</w:t>
            </w:r>
            <w:proofErr w:type="spellEnd"/>
            <w:r>
              <w:t xml:space="preserve"> 1 notification </w:t>
            </w:r>
            <w:proofErr w:type="spellStart"/>
            <w:r>
              <w:t>đến</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kho</w:t>
            </w:r>
            <w:proofErr w:type="spellEnd"/>
            <w:r>
              <w:t xml:space="preserve"> </w:t>
            </w:r>
            <w:proofErr w:type="spellStart"/>
            <w:r>
              <w:t>theo</w:t>
            </w:r>
            <w:proofErr w:type="spellEnd"/>
            <w:r>
              <w:t xml:space="preserve"> template  </w:t>
            </w:r>
            <w:r>
              <w:fldChar w:fldCharType="begin"/>
            </w:r>
            <w:r>
              <w:instrText xml:space="preserve"> REF _Ref151372128 \h </w:instrText>
            </w:r>
            <w:r w:rsidR="00C4067F">
              <w:instrText xml:space="preserve"> \* MERGEFORMAT </w:instrText>
            </w:r>
            <w:r>
              <w:fldChar w:fldCharType="separate"/>
            </w:r>
            <w:r w:rsidR="00201D76">
              <w:t xml:space="preserve">Notice </w:t>
            </w:r>
            <w:r w:rsidR="00201D76">
              <w:rPr>
                <w:noProof/>
              </w:rPr>
              <w:t>3</w:t>
            </w:r>
            <w:r w:rsidR="00201D76" w:rsidRPr="00201D76">
              <w:rPr>
                <w:noProof/>
              </w:rPr>
              <w:t>.</w:t>
            </w:r>
            <w:r w:rsidR="00201D76" w:rsidRPr="00201D76">
              <w:t xml:space="preserve"> [</w:t>
            </w:r>
            <w:proofErr w:type="spellStart"/>
            <w:r w:rsidR="00201D76" w:rsidRPr="00201D76">
              <w:t>Lái</w:t>
            </w:r>
            <w:proofErr w:type="spellEnd"/>
            <w:r w:rsidR="00201D76" w:rsidRPr="00201D76">
              <w:t xml:space="preserve"> </w:t>
            </w:r>
            <w:proofErr w:type="spellStart"/>
            <w:r w:rsidR="00201D76" w:rsidRPr="00201D76">
              <w:t>xe</w:t>
            </w:r>
            <w:proofErr w:type="spellEnd"/>
            <w:r w:rsidR="00201D76" w:rsidRPr="00201D76">
              <w:t xml:space="preserve">] </w:t>
            </w:r>
            <w:proofErr w:type="spellStart"/>
            <w:r w:rsidR="00201D76" w:rsidRPr="00201D76">
              <w:t>đã</w:t>
            </w:r>
            <w:proofErr w:type="spellEnd"/>
            <w:r w:rsidR="00201D76" w:rsidRPr="00201D76">
              <w:t xml:space="preserve"> </w:t>
            </w:r>
            <w:proofErr w:type="spellStart"/>
            <w:r w:rsidR="00201D76" w:rsidRPr="00201D76">
              <w:t>từ</w:t>
            </w:r>
            <w:proofErr w:type="spellEnd"/>
            <w:r w:rsidR="00201D76" w:rsidRPr="00201D76">
              <w:t xml:space="preserve"> </w:t>
            </w:r>
            <w:proofErr w:type="spellStart"/>
            <w:r w:rsidR="00201D76" w:rsidRPr="00201D76">
              <w:t>chối</w:t>
            </w:r>
            <w:proofErr w:type="spellEnd"/>
            <w:r w:rsidR="00201D76" w:rsidRPr="00201D76">
              <w:t xml:space="preserve"> [</w:t>
            </w:r>
            <w:proofErr w:type="spellStart"/>
            <w:r w:rsidR="00201D76" w:rsidRPr="00201D76">
              <w:t>Mã</w:t>
            </w:r>
            <w:proofErr w:type="spellEnd"/>
            <w:r w:rsidR="00201D76" w:rsidRPr="00201D76">
              <w:t xml:space="preserve"> chi </w:t>
            </w:r>
            <w:proofErr w:type="spellStart"/>
            <w:r w:rsidR="00201D76" w:rsidRPr="00201D76">
              <w:t>tiết</w:t>
            </w:r>
            <w:proofErr w:type="spellEnd"/>
            <w:r w:rsidR="00201D76" w:rsidRPr="00201D76">
              <w:t xml:space="preserve"> </w:t>
            </w:r>
            <w:proofErr w:type="spellStart"/>
            <w:r w:rsidR="00201D76" w:rsidRPr="00201D76">
              <w:t>đơn</w:t>
            </w:r>
            <w:proofErr w:type="spellEnd"/>
            <w:r w:rsidR="00201D76" w:rsidRPr="00201D76">
              <w:t>]</w:t>
            </w:r>
            <w:r>
              <w:fldChar w:fldCharType="end"/>
            </w:r>
            <w:r>
              <w:t xml:space="preserve"> </w:t>
            </w:r>
            <w:proofErr w:type="spellStart"/>
            <w:r>
              <w:t>trong</w:t>
            </w:r>
            <w:proofErr w:type="spellEnd"/>
            <w:r>
              <w:t xml:space="preserve"> </w:t>
            </w:r>
            <w:proofErr w:type="spellStart"/>
            <w:r>
              <w:t>màn</w:t>
            </w:r>
            <w:proofErr w:type="spellEnd"/>
            <w:r>
              <w:t xml:space="preserve"> </w:t>
            </w:r>
            <w:proofErr w:type="spellStart"/>
            <w:r>
              <w:t>hình</w:t>
            </w:r>
            <w:proofErr w:type="spellEnd"/>
            <w:r>
              <w:t xml:space="preserve"> </w:t>
            </w:r>
            <w:proofErr w:type="spellStart"/>
            <w:r>
              <w:t>thông</w:t>
            </w:r>
            <w:proofErr w:type="spellEnd"/>
            <w:r>
              <w:t xml:space="preserve"> </w:t>
            </w:r>
            <w:proofErr w:type="spellStart"/>
            <w:r>
              <w:t>báo</w:t>
            </w:r>
            <w:proofErr w:type="spellEnd"/>
            <w:r>
              <w:t>:</w:t>
            </w:r>
          </w:p>
          <w:p w14:paraId="5E347351" w14:textId="4A144A0D" w:rsidR="008D1655" w:rsidRDefault="008D1655" w:rsidP="00C4067F">
            <w:pPr>
              <w:pStyle w:val="BulletList1"/>
            </w:pPr>
            <w:r>
              <w:rPr>
                <w:noProof/>
              </w:rPr>
              <w:drawing>
                <wp:inline distT="0" distB="0" distL="0" distR="0" wp14:anchorId="0769C1D2" wp14:editId="7F3D5ABE">
                  <wp:extent cx="3324249" cy="4533933"/>
                  <wp:effectExtent l="0" t="0" r="9525" b="0"/>
                  <wp:docPr id="864081352" name="Picture 86408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66018" name="Picture 1507166018"/>
                          <pic:cNvPicPr/>
                        </pic:nvPicPr>
                        <pic:blipFill>
                          <a:blip r:embed="rId40">
                            <a:extLst>
                              <a:ext uri="{28A0092B-C50C-407E-A947-70E740481C1C}">
                                <a14:useLocalDpi xmlns:a14="http://schemas.microsoft.com/office/drawing/2010/main" val="0"/>
                              </a:ext>
                            </a:extLst>
                          </a:blip>
                          <a:stretch>
                            <a:fillRect/>
                          </a:stretch>
                        </pic:blipFill>
                        <pic:spPr>
                          <a:xfrm>
                            <a:off x="0" y="0"/>
                            <a:ext cx="3324249" cy="4533933"/>
                          </a:xfrm>
                          <a:prstGeom prst="rect">
                            <a:avLst/>
                          </a:prstGeom>
                        </pic:spPr>
                      </pic:pic>
                    </a:graphicData>
                  </a:graphic>
                </wp:inline>
              </w:drawing>
            </w:r>
          </w:p>
          <w:p w14:paraId="3EE1470E" w14:textId="3A4EE379" w:rsidR="008D1655" w:rsidRPr="008D1655" w:rsidRDefault="008D1655" w:rsidP="005924B5">
            <w:pPr>
              <w:pStyle w:val="Level2"/>
            </w:pPr>
            <w:r>
              <w:t>Khi nhân viên quản lý kho click vào bản ghi bị từ chối trên box thông báo hệ thống sẽ hiển thị màn hình chi tiết đơn</w:t>
            </w:r>
            <w:r w:rsidR="008B26E1">
              <w:t xml:space="preserve"> xuất/nhập </w:t>
            </w:r>
            <w:r>
              <w:t xml:space="preserve"> bị từ chối kèm theo lý do</w:t>
            </w:r>
          </w:p>
          <w:p w14:paraId="1E22259C" w14:textId="6BAFED8B" w:rsidR="00C4067F" w:rsidRDefault="00C4067F" w:rsidP="00C4067F">
            <w:pPr>
              <w:pStyle w:val="BulletList1"/>
            </w:pPr>
            <w:r>
              <w:t>Khi</w:t>
            </w:r>
            <w:r>
              <w:rPr>
                <w:lang w:val="vi-VN"/>
              </w:rPr>
              <w:t xml:space="preserve"> từ chối thành công, hệ thống sẽ gửi một thông </w:t>
            </w:r>
            <w:proofErr w:type="gramStart"/>
            <w:r>
              <w:rPr>
                <w:lang w:val="vi-VN"/>
              </w:rPr>
              <w:t>báo :</w:t>
            </w:r>
            <w:proofErr w:type="gramEnd"/>
            <w:r>
              <w:rPr>
                <w:lang w:val="vi-VN"/>
              </w:rPr>
              <w:t xml:space="preserve"> </w:t>
            </w:r>
            <w:r>
              <w:rPr>
                <w:lang w:val="vi-VN"/>
              </w:rPr>
              <w:fldChar w:fldCharType="begin"/>
            </w:r>
            <w:r>
              <w:rPr>
                <w:lang w:val="vi-VN"/>
              </w:rPr>
              <w:instrText xml:space="preserve"> REF _Ref152014020 \h </w:instrText>
            </w:r>
            <w:r>
              <w:rPr>
                <w:lang w:val="vi-VN"/>
              </w:rPr>
            </w:r>
            <w:r>
              <w:rPr>
                <w:lang w:val="vi-VN"/>
              </w:rPr>
              <w:fldChar w:fldCharType="separate"/>
            </w:r>
            <w:r w:rsidR="00201D76">
              <w:t xml:space="preserve">Notice </w:t>
            </w:r>
            <w:r w:rsidR="00201D76">
              <w:rPr>
                <w:noProof/>
              </w:rPr>
              <w:t>6</w:t>
            </w:r>
            <w:r w:rsidR="00201D76">
              <w:rPr>
                <w:lang w:val="vi-VN"/>
              </w:rPr>
              <w:t>. Bạn vừa từ chối thành công!</w:t>
            </w:r>
            <w:r>
              <w:rPr>
                <w:lang w:val="vi-VN"/>
              </w:rPr>
              <w:fldChar w:fldCharType="end"/>
            </w:r>
          </w:p>
          <w:p w14:paraId="50DEA9E5" w14:textId="2A049BC8" w:rsidR="002D6741" w:rsidRPr="00DC29B8" w:rsidRDefault="002D6741" w:rsidP="006C2128">
            <w:pPr>
              <w:pStyle w:val="Body"/>
              <w:rPr>
                <w:lang w:val="vi-VN"/>
              </w:rPr>
            </w:pPr>
          </w:p>
        </w:tc>
      </w:tr>
    </w:tbl>
    <w:p w14:paraId="5BE5FF28" w14:textId="7E7825B4" w:rsidR="002D6741" w:rsidRPr="00516C12" w:rsidRDefault="002D6741" w:rsidP="002D6741">
      <w:pPr>
        <w:pStyle w:val="Heading3"/>
        <w:spacing w:line="360" w:lineRule="auto"/>
        <w:rPr>
          <w:rFonts w:cs="Arial"/>
          <w:sz w:val="20"/>
          <w:szCs w:val="20"/>
        </w:rPr>
      </w:pPr>
      <w:bookmarkStart w:id="75" w:name="_Ref151993505"/>
      <w:bookmarkStart w:id="76" w:name="_Toc152340770"/>
      <w:r w:rsidRPr="00516C12">
        <w:rPr>
          <w:rFonts w:cs="Arial"/>
          <w:sz w:val="20"/>
          <w:szCs w:val="20"/>
        </w:rPr>
        <w:lastRenderedPageBreak/>
        <w:t xml:space="preserve">UC </w:t>
      </w:r>
      <w:r w:rsidR="008B26E1">
        <w:rPr>
          <w:rFonts w:cs="Arial"/>
          <w:sz w:val="20"/>
          <w:szCs w:val="20"/>
        </w:rPr>
        <w:t>6</w:t>
      </w:r>
      <w:r w:rsidRPr="00516C12">
        <w:rPr>
          <w:rFonts w:cs="Arial"/>
          <w:sz w:val="20"/>
          <w:szCs w:val="20"/>
        </w:rPr>
        <w:t xml:space="preserve">: </w:t>
      </w:r>
      <w:r>
        <w:rPr>
          <w:sz w:val="20"/>
          <w:szCs w:val="20"/>
        </w:rPr>
        <w:t xml:space="preserve">Xem </w:t>
      </w:r>
      <w:proofErr w:type="spellStart"/>
      <w:r>
        <w:rPr>
          <w:sz w:val="20"/>
          <w:szCs w:val="20"/>
        </w:rPr>
        <w:t>danh</w:t>
      </w:r>
      <w:proofErr w:type="spellEnd"/>
      <w:r>
        <w:rPr>
          <w:sz w:val="20"/>
          <w:szCs w:val="20"/>
        </w:rPr>
        <w:t xml:space="preserve"> </w:t>
      </w:r>
      <w:proofErr w:type="spellStart"/>
      <w:r>
        <w:rPr>
          <w:sz w:val="20"/>
          <w:szCs w:val="20"/>
        </w:rPr>
        <w:t>sách</w:t>
      </w:r>
      <w:proofErr w:type="spellEnd"/>
      <w:r>
        <w:rPr>
          <w:sz w:val="20"/>
          <w:szCs w:val="20"/>
        </w:rPr>
        <w:t xml:space="preserve"> </w:t>
      </w:r>
      <w:proofErr w:type="spellStart"/>
      <w:r>
        <w:rPr>
          <w:sz w:val="20"/>
          <w:szCs w:val="20"/>
        </w:rPr>
        <w:t>đơn</w:t>
      </w:r>
      <w:proofErr w:type="spellEnd"/>
      <w:r>
        <w:rPr>
          <w:sz w:val="20"/>
          <w:szCs w:val="20"/>
        </w:rPr>
        <w:t xml:space="preserve"> </w:t>
      </w:r>
      <w:proofErr w:type="spellStart"/>
      <w:r>
        <w:rPr>
          <w:sz w:val="20"/>
          <w:szCs w:val="20"/>
        </w:rPr>
        <w:t>nhập</w:t>
      </w:r>
      <w:proofErr w:type="spellEnd"/>
      <w:r>
        <w:rPr>
          <w:sz w:val="20"/>
          <w:szCs w:val="20"/>
        </w:rPr>
        <w:t>/</w:t>
      </w:r>
      <w:proofErr w:type="spellStart"/>
      <w:r>
        <w:rPr>
          <w:sz w:val="20"/>
          <w:szCs w:val="20"/>
        </w:rPr>
        <w:t>xuất</w:t>
      </w:r>
      <w:proofErr w:type="spellEnd"/>
      <w:r>
        <w:rPr>
          <w:sz w:val="20"/>
          <w:szCs w:val="20"/>
        </w:rPr>
        <w:t xml:space="preserve"> </w:t>
      </w:r>
      <w:proofErr w:type="spellStart"/>
      <w:r>
        <w:rPr>
          <w:sz w:val="20"/>
          <w:szCs w:val="20"/>
        </w:rPr>
        <w:t>kho</w:t>
      </w:r>
      <w:proofErr w:type="spellEnd"/>
      <w:r>
        <w:rPr>
          <w:rFonts w:cs="Arial"/>
          <w:sz w:val="20"/>
          <w:szCs w:val="20"/>
        </w:rPr>
        <w:t xml:space="preserve"> </w:t>
      </w:r>
      <w:r w:rsidR="00FF1127">
        <w:rPr>
          <w:rFonts w:cs="Arial"/>
          <w:sz w:val="20"/>
          <w:szCs w:val="20"/>
          <w:lang w:val="vi-VN"/>
        </w:rPr>
        <w:t xml:space="preserve"> dành cho nhân viên quản lý kho</w:t>
      </w:r>
      <w:bookmarkEnd w:id="75"/>
      <w:bookmarkEnd w:id="76"/>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2D6741" w:rsidRPr="00516C12" w14:paraId="00078FB4" w14:textId="77777777" w:rsidTr="00390D5B">
        <w:tc>
          <w:tcPr>
            <w:tcW w:w="957" w:type="pct"/>
            <w:shd w:val="clear" w:color="auto" w:fill="D9D9D9" w:themeFill="background1" w:themeFillShade="D9"/>
          </w:tcPr>
          <w:p w14:paraId="217A97FF" w14:textId="77777777" w:rsidR="002D6741" w:rsidRPr="00516C12" w:rsidRDefault="002D6741" w:rsidP="00A704C2">
            <w:pPr>
              <w:rPr>
                <w:rFonts w:cs="Arial"/>
                <w:b/>
              </w:rPr>
            </w:pPr>
            <w:r w:rsidRPr="00516C12">
              <w:rPr>
                <w:rFonts w:cs="Arial"/>
                <w:b/>
              </w:rPr>
              <w:t>Objective</w:t>
            </w:r>
          </w:p>
        </w:tc>
        <w:tc>
          <w:tcPr>
            <w:tcW w:w="4043" w:type="pct"/>
          </w:tcPr>
          <w:p w14:paraId="7725CBC7" w14:textId="77777777" w:rsidR="002D6741" w:rsidRPr="00516C12" w:rsidRDefault="002D6741" w:rsidP="00A704C2">
            <w:pPr>
              <w:rPr>
                <w:rFonts w:cs="Arial"/>
              </w:rPr>
            </w:pPr>
            <w:proofErr w:type="spellStart"/>
            <w:r w:rsidRPr="003405A1">
              <w:t>Tính</w:t>
            </w:r>
            <w:proofErr w:type="spellEnd"/>
            <w:r w:rsidRPr="003405A1">
              <w:t xml:space="preserve"> </w:t>
            </w:r>
            <w:proofErr w:type="spellStart"/>
            <w:r w:rsidRPr="003405A1">
              <w:t>năng</w:t>
            </w:r>
            <w:proofErr w:type="spellEnd"/>
            <w:r w:rsidRPr="003405A1">
              <w:t xml:space="preserve"> </w:t>
            </w:r>
            <w:proofErr w:type="spellStart"/>
            <w:r w:rsidRPr="003405A1">
              <w:t>này</w:t>
            </w:r>
            <w:proofErr w:type="spellEnd"/>
            <w:r w:rsidRPr="003405A1">
              <w:t xml:space="preserve"> </w:t>
            </w:r>
            <w:proofErr w:type="spellStart"/>
            <w:r w:rsidRPr="003405A1">
              <w:t>cho</w:t>
            </w:r>
            <w:proofErr w:type="spellEnd"/>
            <w:r w:rsidRPr="003405A1">
              <w:t xml:space="preserve"> </w:t>
            </w:r>
            <w:proofErr w:type="spellStart"/>
            <w:r w:rsidRPr="003405A1">
              <w:t>phép</w:t>
            </w:r>
            <w:proofErr w:type="spellEnd"/>
            <w:r w:rsidRPr="003405A1">
              <w:t xml:space="preserve"> NSD </w:t>
            </w:r>
            <w:proofErr w:type="spellStart"/>
            <w:r w:rsidRPr="003405A1">
              <w:t>xem</w:t>
            </w:r>
            <w:proofErr w:type="spellEnd"/>
            <w:r w:rsidRPr="003405A1">
              <w:t xml:space="preserve"> </w:t>
            </w:r>
            <w:proofErr w:type="spellStart"/>
            <w:r>
              <w:t>danh</w:t>
            </w:r>
            <w:proofErr w:type="spellEnd"/>
            <w:r>
              <w:t xml:space="preserve"> </w:t>
            </w:r>
            <w:proofErr w:type="spellStart"/>
            <w:r>
              <w:t>sách</w:t>
            </w:r>
            <w:proofErr w:type="spellEnd"/>
            <w:r>
              <w:t xml:space="preserve"> </w:t>
            </w:r>
            <w:proofErr w:type="spellStart"/>
            <w:r w:rsidRPr="003405A1">
              <w:t>đơn</w:t>
            </w:r>
            <w:proofErr w:type="spellEnd"/>
            <w:r w:rsidRPr="003405A1">
              <w:t xml:space="preserve"> </w:t>
            </w:r>
            <w:proofErr w:type="spellStart"/>
            <w:r w:rsidRPr="003405A1">
              <w:t>nhập</w:t>
            </w:r>
            <w:proofErr w:type="spellEnd"/>
            <w:r w:rsidRPr="003405A1">
              <w:t>/</w:t>
            </w:r>
            <w:proofErr w:type="spellStart"/>
            <w:r>
              <w:t>xuất</w:t>
            </w:r>
            <w:proofErr w:type="spellEnd"/>
            <w:r>
              <w:t xml:space="preserve"> </w:t>
            </w:r>
            <w:proofErr w:type="spellStart"/>
            <w:r w:rsidRPr="003405A1">
              <w:t>kho</w:t>
            </w:r>
            <w:proofErr w:type="spellEnd"/>
          </w:p>
        </w:tc>
      </w:tr>
      <w:tr w:rsidR="002D6741" w:rsidRPr="00516C12" w14:paraId="3ECA3DBE" w14:textId="77777777" w:rsidTr="00390D5B">
        <w:tc>
          <w:tcPr>
            <w:tcW w:w="957" w:type="pct"/>
            <w:shd w:val="clear" w:color="auto" w:fill="D9D9D9" w:themeFill="background1" w:themeFillShade="D9"/>
          </w:tcPr>
          <w:p w14:paraId="3D2089FD" w14:textId="77777777" w:rsidR="002D6741" w:rsidRPr="00516C12" w:rsidRDefault="002D6741" w:rsidP="00A704C2">
            <w:pPr>
              <w:rPr>
                <w:rFonts w:cs="Arial"/>
                <w:b/>
              </w:rPr>
            </w:pPr>
            <w:r w:rsidRPr="00516C12">
              <w:rPr>
                <w:rFonts w:cs="Arial"/>
                <w:b/>
              </w:rPr>
              <w:t>Actor</w:t>
            </w:r>
          </w:p>
        </w:tc>
        <w:tc>
          <w:tcPr>
            <w:tcW w:w="4043" w:type="pct"/>
          </w:tcPr>
          <w:p w14:paraId="245A7F16" w14:textId="3455FA9A" w:rsidR="002D6741" w:rsidRPr="008B26E1" w:rsidRDefault="002D6741" w:rsidP="00A704C2">
            <w:pPr>
              <w:rPr>
                <w:rFonts w:cs="Arial"/>
                <w:lang w:val="vi-VN"/>
              </w:rPr>
            </w:pPr>
            <w:proofErr w:type="spellStart"/>
            <w:r w:rsidRPr="003405A1">
              <w:t>Nhân</w:t>
            </w:r>
            <w:proofErr w:type="spellEnd"/>
            <w:r w:rsidRPr="003405A1">
              <w:t xml:space="preserve"> </w:t>
            </w:r>
            <w:proofErr w:type="spellStart"/>
            <w:r w:rsidRPr="003405A1">
              <w:t>viên</w:t>
            </w:r>
            <w:proofErr w:type="spellEnd"/>
            <w:r w:rsidRPr="003405A1">
              <w:t xml:space="preserve"> </w:t>
            </w:r>
            <w:proofErr w:type="spellStart"/>
            <w:r w:rsidRPr="003405A1">
              <w:t>quản</w:t>
            </w:r>
            <w:proofErr w:type="spellEnd"/>
            <w:r w:rsidRPr="003405A1">
              <w:t xml:space="preserve"> </w:t>
            </w:r>
            <w:proofErr w:type="spellStart"/>
            <w:r w:rsidRPr="003405A1">
              <w:t>lý</w:t>
            </w:r>
            <w:proofErr w:type="spellEnd"/>
            <w:r w:rsidRPr="003405A1">
              <w:t xml:space="preserve"> </w:t>
            </w:r>
            <w:proofErr w:type="spellStart"/>
            <w:r w:rsidR="008B26E1">
              <w:t>kho</w:t>
            </w:r>
            <w:proofErr w:type="spellEnd"/>
            <w:r w:rsidR="008B26E1">
              <w:rPr>
                <w:lang w:val="vi-VN"/>
              </w:rPr>
              <w:t>, System administrator</w:t>
            </w:r>
          </w:p>
        </w:tc>
      </w:tr>
      <w:tr w:rsidR="008E4A8B" w:rsidRPr="00516C12" w14:paraId="3477B1D4" w14:textId="77777777" w:rsidTr="00390D5B">
        <w:tc>
          <w:tcPr>
            <w:tcW w:w="957" w:type="pct"/>
            <w:shd w:val="clear" w:color="auto" w:fill="D9D9D9" w:themeFill="background1" w:themeFillShade="D9"/>
          </w:tcPr>
          <w:p w14:paraId="6FAF7830" w14:textId="77777777" w:rsidR="008E4A8B" w:rsidRPr="00516C12" w:rsidRDefault="008E4A8B" w:rsidP="008E4A8B">
            <w:pPr>
              <w:rPr>
                <w:rFonts w:cs="Arial"/>
                <w:b/>
              </w:rPr>
            </w:pPr>
            <w:r w:rsidRPr="00516C12">
              <w:rPr>
                <w:rFonts w:cs="Arial"/>
                <w:b/>
              </w:rPr>
              <w:t>Trigger</w:t>
            </w:r>
          </w:p>
        </w:tc>
        <w:tc>
          <w:tcPr>
            <w:tcW w:w="4043" w:type="pct"/>
          </w:tcPr>
          <w:p w14:paraId="00F6872E" w14:textId="11B19BD8" w:rsidR="008E4A8B" w:rsidRDefault="008E4A8B" w:rsidP="008E4A8B">
            <w:pPr>
              <w:pStyle w:val="BulletList1"/>
            </w:pPr>
            <w:r>
              <w:t xml:space="preserve">NSD click </w:t>
            </w:r>
            <w:proofErr w:type="spellStart"/>
            <w:r>
              <w:t>vào</w:t>
            </w:r>
            <w:proofErr w:type="spellEnd"/>
            <w:r>
              <w:t xml:space="preserve"> “</w:t>
            </w:r>
            <w:proofErr w:type="spellStart"/>
            <w:r>
              <w:t>Đơn</w:t>
            </w:r>
            <w:proofErr w:type="spellEnd"/>
            <w:r>
              <w:t xml:space="preserve"> </w:t>
            </w:r>
            <w:proofErr w:type="spellStart"/>
            <w:r>
              <w:t>nhập</w:t>
            </w:r>
            <w:proofErr w:type="spellEnd"/>
            <w:r>
              <w:t xml:space="preserve"> </w:t>
            </w:r>
            <w:proofErr w:type="spellStart"/>
            <w:r>
              <w:t>kho</w:t>
            </w:r>
            <w:proofErr w:type="spellEnd"/>
            <w:r>
              <w:t>”</w:t>
            </w:r>
            <w:r w:rsidR="00F23515">
              <w:rPr>
                <w:lang w:val="vi-VN"/>
              </w:rPr>
              <w:t xml:space="preserve"> ở left menu</w:t>
            </w:r>
            <w:r>
              <w:t xml:space="preserve"> </w:t>
            </w:r>
            <w:proofErr w:type="spellStart"/>
            <w:r>
              <w:t>nếu</w:t>
            </w:r>
            <w:proofErr w:type="spellEnd"/>
            <w:r>
              <w:t xml:space="preserve"> </w:t>
            </w:r>
            <w:proofErr w:type="spellStart"/>
            <w:r>
              <w:t>muốn</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r>
              <w:t>nhập</w:t>
            </w:r>
            <w:proofErr w:type="spellEnd"/>
            <w:r>
              <w:t xml:space="preserve"> </w:t>
            </w:r>
            <w:proofErr w:type="spellStart"/>
            <w:r>
              <w:t>kho</w:t>
            </w:r>
            <w:proofErr w:type="spellEnd"/>
          </w:p>
          <w:p w14:paraId="39A2C54B" w14:textId="07860325" w:rsidR="008E4A8B" w:rsidRPr="00C000DF" w:rsidRDefault="008E4A8B" w:rsidP="008E4A8B">
            <w:pPr>
              <w:rPr>
                <w:rFonts w:cs="Arial"/>
              </w:rPr>
            </w:pPr>
            <w:r>
              <w:t xml:space="preserve">NSD click </w:t>
            </w:r>
            <w:proofErr w:type="spellStart"/>
            <w:r>
              <w:t>vào</w:t>
            </w:r>
            <w:proofErr w:type="spellEnd"/>
            <w:r>
              <w:t xml:space="preserve"> “</w:t>
            </w:r>
            <w:proofErr w:type="spellStart"/>
            <w:r>
              <w:t>Đơn</w:t>
            </w:r>
            <w:proofErr w:type="spellEnd"/>
            <w:r>
              <w:t xml:space="preserve"> </w:t>
            </w:r>
            <w:proofErr w:type="spellStart"/>
            <w:r>
              <w:t>xuất</w:t>
            </w:r>
            <w:proofErr w:type="spellEnd"/>
            <w:r>
              <w:t xml:space="preserve"> </w:t>
            </w:r>
            <w:proofErr w:type="spellStart"/>
            <w:r>
              <w:t>kho</w:t>
            </w:r>
            <w:proofErr w:type="spellEnd"/>
            <w:r>
              <w:t xml:space="preserve">” </w:t>
            </w:r>
            <w:r w:rsidR="00F23515">
              <w:t>ở</w:t>
            </w:r>
            <w:r w:rsidR="00F23515">
              <w:rPr>
                <w:lang w:val="vi-VN"/>
              </w:rPr>
              <w:t xml:space="preserve"> left menu </w:t>
            </w:r>
            <w:proofErr w:type="spellStart"/>
            <w:r>
              <w:t>nếu</w:t>
            </w:r>
            <w:proofErr w:type="spellEnd"/>
            <w:r>
              <w:t xml:space="preserve"> </w:t>
            </w:r>
            <w:proofErr w:type="spellStart"/>
            <w:r>
              <w:t>muốn</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r>
              <w:t>xuất</w:t>
            </w:r>
            <w:proofErr w:type="spellEnd"/>
            <w:r>
              <w:t xml:space="preserve"> </w:t>
            </w:r>
            <w:proofErr w:type="spellStart"/>
            <w:r>
              <w:t>kho</w:t>
            </w:r>
            <w:proofErr w:type="spellEnd"/>
          </w:p>
        </w:tc>
      </w:tr>
      <w:tr w:rsidR="008E4A8B" w:rsidRPr="00516C12" w14:paraId="16B76E78" w14:textId="77777777" w:rsidTr="00390D5B">
        <w:tc>
          <w:tcPr>
            <w:tcW w:w="957" w:type="pct"/>
            <w:shd w:val="clear" w:color="auto" w:fill="D9D9D9" w:themeFill="background1" w:themeFillShade="D9"/>
          </w:tcPr>
          <w:p w14:paraId="6EEDD4D9" w14:textId="77777777" w:rsidR="008E4A8B" w:rsidRPr="00516C12" w:rsidRDefault="008E4A8B" w:rsidP="008E4A8B">
            <w:pPr>
              <w:rPr>
                <w:rFonts w:cs="Arial"/>
                <w:b/>
              </w:rPr>
            </w:pPr>
            <w:r w:rsidRPr="00516C12">
              <w:rPr>
                <w:rFonts w:cs="Arial"/>
                <w:b/>
              </w:rPr>
              <w:t>Pre-conditions</w:t>
            </w:r>
          </w:p>
        </w:tc>
        <w:tc>
          <w:tcPr>
            <w:tcW w:w="4043" w:type="pct"/>
          </w:tcPr>
          <w:p w14:paraId="350B89EF" w14:textId="77777777" w:rsidR="008E4A8B" w:rsidRPr="00516C12" w:rsidRDefault="008E4A8B" w:rsidP="008E4A8B">
            <w:pPr>
              <w:pStyle w:val="BulletList1"/>
              <w:numPr>
                <w:ilvl w:val="0"/>
                <w:numId w:val="0"/>
              </w:numPr>
              <w:spacing w:line="360" w:lineRule="auto"/>
            </w:pPr>
            <w:r w:rsidRPr="003405A1">
              <w:t xml:space="preserve">User logged in </w:t>
            </w:r>
            <w:proofErr w:type="spellStart"/>
            <w:r w:rsidRPr="003405A1">
              <w:t>vào</w:t>
            </w:r>
            <w:proofErr w:type="spellEnd"/>
            <w:r w:rsidRPr="003405A1">
              <w:t xml:space="preserve"> </w:t>
            </w:r>
            <w:proofErr w:type="spellStart"/>
            <w:r w:rsidRPr="003405A1">
              <w:t>hệ</w:t>
            </w:r>
            <w:proofErr w:type="spellEnd"/>
            <w:r w:rsidRPr="003405A1">
              <w:t xml:space="preserve"> </w:t>
            </w:r>
            <w:proofErr w:type="spellStart"/>
            <w:r w:rsidRPr="003405A1">
              <w:t>thống</w:t>
            </w:r>
            <w:proofErr w:type="spellEnd"/>
            <w:r w:rsidRPr="003405A1">
              <w:t xml:space="preserve"> </w:t>
            </w:r>
            <w:proofErr w:type="spellStart"/>
            <w:r w:rsidRPr="003405A1">
              <w:t>với</w:t>
            </w:r>
            <w:proofErr w:type="spellEnd"/>
            <w:r w:rsidRPr="003405A1">
              <w:t xml:space="preserve"> actor </w:t>
            </w:r>
            <w:proofErr w:type="spellStart"/>
            <w:r w:rsidRPr="003405A1">
              <w:t>bên</w:t>
            </w:r>
            <w:proofErr w:type="spellEnd"/>
            <w:r w:rsidRPr="003405A1">
              <w:t xml:space="preserve"> </w:t>
            </w:r>
            <w:proofErr w:type="spellStart"/>
            <w:r w:rsidRPr="003405A1">
              <w:t>trên</w:t>
            </w:r>
            <w:proofErr w:type="spellEnd"/>
            <w:r w:rsidRPr="003405A1">
              <w:t>.</w:t>
            </w:r>
          </w:p>
        </w:tc>
      </w:tr>
      <w:tr w:rsidR="008E4A8B" w:rsidRPr="00516C12" w14:paraId="635836AD" w14:textId="77777777" w:rsidTr="00390D5B">
        <w:tc>
          <w:tcPr>
            <w:tcW w:w="957" w:type="pct"/>
            <w:shd w:val="clear" w:color="auto" w:fill="D9D9D9" w:themeFill="background1" w:themeFillShade="D9"/>
          </w:tcPr>
          <w:p w14:paraId="1615A080" w14:textId="77777777" w:rsidR="008E4A8B" w:rsidRPr="00516C12" w:rsidRDefault="008E4A8B" w:rsidP="008E4A8B">
            <w:pPr>
              <w:rPr>
                <w:rFonts w:cs="Arial"/>
                <w:b/>
              </w:rPr>
            </w:pPr>
            <w:r w:rsidRPr="00516C12">
              <w:rPr>
                <w:rFonts w:cs="Arial"/>
                <w:b/>
              </w:rPr>
              <w:t>Post-condition</w:t>
            </w:r>
          </w:p>
        </w:tc>
        <w:tc>
          <w:tcPr>
            <w:tcW w:w="4043" w:type="pct"/>
          </w:tcPr>
          <w:p w14:paraId="56BB1D19" w14:textId="77777777" w:rsidR="008E4A8B" w:rsidRPr="00516C12" w:rsidRDefault="008E4A8B" w:rsidP="008E4A8B">
            <w:pPr>
              <w:rPr>
                <w:rFonts w:cs="Arial"/>
              </w:rPr>
            </w:pPr>
            <w:r>
              <w:t xml:space="preserve">Danh </w:t>
            </w:r>
            <w:proofErr w:type="spellStart"/>
            <w:r>
              <w:t>sách</w:t>
            </w:r>
            <w:proofErr w:type="spellEnd"/>
            <w:r w:rsidRPr="003405A1">
              <w:t xml:space="preserve"> </w:t>
            </w:r>
            <w:proofErr w:type="spellStart"/>
            <w:r w:rsidRPr="003405A1">
              <w:t>của</w:t>
            </w:r>
            <w:proofErr w:type="spellEnd"/>
            <w:r w:rsidRPr="003405A1">
              <w:t xml:space="preserve"> </w:t>
            </w:r>
            <w:proofErr w:type="spellStart"/>
            <w:r w:rsidRPr="003405A1">
              <w:t>đơn</w:t>
            </w:r>
            <w:proofErr w:type="spellEnd"/>
            <w:r w:rsidRPr="003405A1">
              <w:t xml:space="preserve"> </w:t>
            </w:r>
            <w:proofErr w:type="spellStart"/>
            <w:r w:rsidRPr="003405A1">
              <w:t>nhập</w:t>
            </w:r>
            <w:proofErr w:type="spellEnd"/>
            <w:r w:rsidRPr="003405A1">
              <w:t>/</w:t>
            </w:r>
            <w:proofErr w:type="spellStart"/>
            <w:r w:rsidRPr="003405A1">
              <w:t>xuất</w:t>
            </w:r>
            <w:proofErr w:type="spellEnd"/>
            <w:r w:rsidRPr="003405A1">
              <w:t xml:space="preserve"> </w:t>
            </w:r>
            <w:proofErr w:type="spellStart"/>
            <w:r w:rsidRPr="003405A1">
              <w:t>kho</w:t>
            </w:r>
            <w:proofErr w:type="spellEnd"/>
            <w:r w:rsidRPr="003405A1">
              <w:t xml:space="preserve"> </w:t>
            </w:r>
            <w:proofErr w:type="spellStart"/>
            <w:r w:rsidRPr="003405A1">
              <w:t>được</w:t>
            </w:r>
            <w:proofErr w:type="spellEnd"/>
            <w:r w:rsidRPr="003405A1">
              <w:t xml:space="preserve"> </w:t>
            </w:r>
            <w:proofErr w:type="spellStart"/>
            <w:r w:rsidRPr="003405A1">
              <w:t>chọn</w:t>
            </w:r>
            <w:proofErr w:type="spellEnd"/>
            <w:r w:rsidRPr="003405A1">
              <w:t xml:space="preserve"> </w:t>
            </w:r>
            <w:proofErr w:type="spellStart"/>
            <w:r w:rsidRPr="003405A1">
              <w:t>được</w:t>
            </w:r>
            <w:proofErr w:type="spellEnd"/>
            <w:r w:rsidRPr="003405A1">
              <w:t xml:space="preserve"> </w:t>
            </w:r>
            <w:proofErr w:type="spellStart"/>
            <w:r w:rsidRPr="003405A1">
              <w:t>hiển</w:t>
            </w:r>
            <w:proofErr w:type="spellEnd"/>
            <w:r w:rsidRPr="003405A1">
              <w:t xml:space="preserve"> </w:t>
            </w:r>
            <w:proofErr w:type="spellStart"/>
            <w:r w:rsidRPr="003405A1">
              <w:t>thị</w:t>
            </w:r>
            <w:proofErr w:type="spellEnd"/>
            <w:r w:rsidRPr="003405A1">
              <w:t xml:space="preserve"> </w:t>
            </w:r>
            <w:proofErr w:type="spellStart"/>
            <w:r w:rsidRPr="003405A1">
              <w:t>trên</w:t>
            </w:r>
            <w:proofErr w:type="spellEnd"/>
            <w:r w:rsidRPr="003405A1">
              <w:t xml:space="preserve"> </w:t>
            </w:r>
            <w:proofErr w:type="spellStart"/>
            <w:r w:rsidRPr="003405A1">
              <w:t>màn</w:t>
            </w:r>
            <w:proofErr w:type="spellEnd"/>
            <w:r w:rsidRPr="003405A1">
              <w:t xml:space="preserve"> </w:t>
            </w:r>
            <w:proofErr w:type="spellStart"/>
            <w:r w:rsidRPr="003405A1">
              <w:t>hình</w:t>
            </w:r>
            <w:proofErr w:type="spellEnd"/>
          </w:p>
        </w:tc>
      </w:tr>
    </w:tbl>
    <w:p w14:paraId="4A366895" w14:textId="77777777" w:rsidR="002D6741" w:rsidRPr="00A704C2" w:rsidRDefault="002D6741" w:rsidP="002D6741">
      <w:pPr>
        <w:rPr>
          <w:rFonts w:eastAsiaTheme="majorEastAsia" w:cs="Arial"/>
          <w:b/>
          <w:color w:val="1F3864" w:themeColor="accent5" w:themeShade="80"/>
          <w:sz w:val="22"/>
          <w:lang w:val="vi-VN" w:eastAsia="en-US"/>
        </w:rPr>
      </w:pPr>
      <w:r>
        <w:rPr>
          <w:rFonts w:eastAsiaTheme="majorEastAsia" w:cs="Arial"/>
          <w:b/>
          <w:color w:val="1F3864" w:themeColor="accent5" w:themeShade="80"/>
          <w:sz w:val="22"/>
          <w:lang w:val="en-US" w:eastAsia="en-US"/>
        </w:rPr>
        <w:t>Activity</w:t>
      </w:r>
      <w:r>
        <w:rPr>
          <w:rFonts w:eastAsiaTheme="majorEastAsia" w:cs="Arial"/>
          <w:b/>
          <w:color w:val="1F3864" w:themeColor="accent5" w:themeShade="80"/>
          <w:sz w:val="22"/>
          <w:lang w:val="vi-VN" w:eastAsia="en-US"/>
        </w:rPr>
        <w:t xml:space="preserve"> Flow</w:t>
      </w:r>
    </w:p>
    <w:p w14:paraId="2456FEE3" w14:textId="77777777" w:rsidR="002D6741" w:rsidRDefault="002D6741" w:rsidP="002D6741">
      <w:pPr>
        <w:rPr>
          <w:rFonts w:cs="Arial"/>
          <w:lang w:val="en-US" w:eastAsia="en-US"/>
        </w:rPr>
      </w:pPr>
      <w:r w:rsidRPr="00A704C2">
        <w:rPr>
          <w:rFonts w:cs="Arial"/>
          <w:noProof/>
          <w:lang w:val="en-US" w:eastAsia="en-US"/>
        </w:rPr>
        <w:drawing>
          <wp:inline distT="0" distB="0" distL="0" distR="0" wp14:anchorId="40657A53" wp14:editId="1012A43D">
            <wp:extent cx="5303980" cy="3040643"/>
            <wp:effectExtent l="0" t="0" r="0" b="7620"/>
            <wp:docPr id="1703427306" name="Picture 170342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86135" name=""/>
                    <pic:cNvPicPr/>
                  </pic:nvPicPr>
                  <pic:blipFill>
                    <a:blip r:embed="rId48"/>
                    <a:stretch>
                      <a:fillRect/>
                    </a:stretch>
                  </pic:blipFill>
                  <pic:spPr>
                    <a:xfrm>
                      <a:off x="0" y="0"/>
                      <a:ext cx="5303980" cy="3040643"/>
                    </a:xfrm>
                    <a:prstGeom prst="rect">
                      <a:avLst/>
                    </a:prstGeom>
                  </pic:spPr>
                </pic:pic>
              </a:graphicData>
            </a:graphic>
          </wp:inline>
        </w:drawing>
      </w:r>
    </w:p>
    <w:p w14:paraId="387D0D60" w14:textId="77777777" w:rsidR="002D6741" w:rsidRDefault="002D6741" w:rsidP="002D6741">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933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022"/>
        <w:gridCol w:w="1023"/>
        <w:gridCol w:w="7285"/>
      </w:tblGrid>
      <w:tr w:rsidR="002D6741" w14:paraId="2C98E577" w14:textId="77777777" w:rsidTr="00046FE6">
        <w:trPr>
          <w:trHeight w:val="253"/>
        </w:trPr>
        <w:tc>
          <w:tcPr>
            <w:tcW w:w="1022" w:type="dxa"/>
            <w:shd w:val="clear" w:color="auto" w:fill="D9D9D9"/>
          </w:tcPr>
          <w:p w14:paraId="3076FD95" w14:textId="77777777" w:rsidR="002D6741" w:rsidRDefault="002D6741" w:rsidP="00046FE6">
            <w:pPr>
              <w:rPr>
                <w:b/>
              </w:rPr>
            </w:pPr>
            <w:r>
              <w:rPr>
                <w:b/>
              </w:rPr>
              <w:t>Step</w:t>
            </w:r>
          </w:p>
        </w:tc>
        <w:tc>
          <w:tcPr>
            <w:tcW w:w="1023" w:type="dxa"/>
            <w:shd w:val="clear" w:color="auto" w:fill="D9D9D9"/>
          </w:tcPr>
          <w:p w14:paraId="5FEB1192" w14:textId="77777777" w:rsidR="002D6741" w:rsidRDefault="002D6741" w:rsidP="00046FE6">
            <w:pPr>
              <w:rPr>
                <w:b/>
              </w:rPr>
            </w:pPr>
            <w:r>
              <w:rPr>
                <w:b/>
              </w:rPr>
              <w:t>BR Code</w:t>
            </w:r>
          </w:p>
        </w:tc>
        <w:tc>
          <w:tcPr>
            <w:tcW w:w="7285" w:type="dxa"/>
            <w:shd w:val="clear" w:color="auto" w:fill="D9D9D9"/>
          </w:tcPr>
          <w:p w14:paraId="580E0313" w14:textId="77777777" w:rsidR="002D6741" w:rsidRDefault="002D6741" w:rsidP="00046FE6">
            <w:pPr>
              <w:rPr>
                <w:b/>
              </w:rPr>
            </w:pPr>
            <w:r>
              <w:rPr>
                <w:b/>
              </w:rPr>
              <w:t>Description</w:t>
            </w:r>
          </w:p>
        </w:tc>
      </w:tr>
      <w:tr w:rsidR="002D6741" w14:paraId="2E721E4C" w14:textId="77777777" w:rsidTr="00046FE6">
        <w:trPr>
          <w:trHeight w:val="253"/>
        </w:trPr>
        <w:tc>
          <w:tcPr>
            <w:tcW w:w="1022" w:type="dxa"/>
          </w:tcPr>
          <w:p w14:paraId="00A7DFD9" w14:textId="77777777" w:rsidR="002D6741" w:rsidRDefault="002D6741" w:rsidP="0034728D">
            <w:r>
              <w:t>(2)</w:t>
            </w:r>
          </w:p>
        </w:tc>
        <w:tc>
          <w:tcPr>
            <w:tcW w:w="1023" w:type="dxa"/>
            <w:shd w:val="clear" w:color="auto" w:fill="auto"/>
          </w:tcPr>
          <w:p w14:paraId="12A12B7F" w14:textId="74BDFF27" w:rsidR="00502F73" w:rsidRDefault="00502F73" w:rsidP="00502F73">
            <w:pPr>
              <w:pStyle w:val="Caption"/>
            </w:pPr>
            <w:r>
              <w:t xml:space="preserve">BR </w:t>
            </w:r>
            <w:r>
              <w:fldChar w:fldCharType="begin"/>
            </w:r>
            <w:r>
              <w:instrText xml:space="preserve"> SEQ BR \* ARABIC </w:instrText>
            </w:r>
            <w:r>
              <w:fldChar w:fldCharType="separate"/>
            </w:r>
            <w:r w:rsidR="00201D76">
              <w:rPr>
                <w:noProof/>
              </w:rPr>
              <w:t>22</w:t>
            </w:r>
            <w:r>
              <w:fldChar w:fldCharType="end"/>
            </w:r>
          </w:p>
          <w:p w14:paraId="43434499" w14:textId="1280B9D1" w:rsidR="002D6741" w:rsidRDefault="002D6741" w:rsidP="0034728D"/>
        </w:tc>
        <w:tc>
          <w:tcPr>
            <w:tcW w:w="7285" w:type="dxa"/>
            <w:shd w:val="clear" w:color="auto" w:fill="auto"/>
          </w:tcPr>
          <w:p w14:paraId="06AB8757" w14:textId="77777777" w:rsidR="002D6741" w:rsidRDefault="002D6741" w:rsidP="0034728D">
            <w:pPr>
              <w:rPr>
                <w:b/>
                <w:u w:val="single"/>
              </w:rPr>
            </w:pPr>
            <w:r>
              <w:rPr>
                <w:b/>
                <w:u w:val="single"/>
              </w:rPr>
              <w:t>Screen Displaying Rules:</w:t>
            </w:r>
          </w:p>
          <w:p w14:paraId="5D9EC17F" w14:textId="48EAF198" w:rsidR="002D6741" w:rsidRPr="008E4A8B" w:rsidRDefault="002D6741" w:rsidP="008E4A8B">
            <w:pPr>
              <w:pBdr>
                <w:top w:val="nil"/>
                <w:left w:val="nil"/>
                <w:bottom w:val="nil"/>
                <w:right w:val="nil"/>
                <w:between w:val="nil"/>
              </w:pBdr>
              <w:rPr>
                <w:b/>
                <w:u w:val="single"/>
                <w:lang w:val="vi-VN"/>
              </w:rPr>
            </w:pPr>
            <w:proofErr w:type="spellStart"/>
            <w:r>
              <w:t>Hệ</w:t>
            </w:r>
            <w:proofErr w:type="spellEnd"/>
            <w:r>
              <w:t xml:space="preserve"> </w:t>
            </w:r>
            <w:proofErr w:type="spellStart"/>
            <w:r>
              <w:t>thống</w:t>
            </w:r>
            <w:proofErr w:type="spellEnd"/>
            <w:r>
              <w:t xml:space="preserve"> </w:t>
            </w:r>
            <w:proofErr w:type="spellStart"/>
            <w:r>
              <w:t>tải</w:t>
            </w:r>
            <w:proofErr w:type="spellEnd"/>
            <w:r>
              <w:t xml:space="preserve"> </w:t>
            </w:r>
            <w:proofErr w:type="spellStart"/>
            <w:r>
              <w:t>màn</w:t>
            </w:r>
            <w:proofErr w:type="spellEnd"/>
            <w:r>
              <w:t xml:space="preserve"> </w:t>
            </w:r>
            <w:proofErr w:type="spellStart"/>
            <w:r>
              <w:t>hình</w:t>
            </w:r>
            <w:proofErr w:type="spellEnd"/>
            <w:r>
              <w:t xml:space="preserve">: </w:t>
            </w:r>
            <w:r w:rsidR="008E4A8B">
              <w:rPr>
                <w:lang w:val="vi-VN"/>
              </w:rPr>
              <w:t>&lt;&lt;Danh sách đơn nhập kho&gt;&gt; OR &lt;&lt;Danh sách đơn xuất kho</w:t>
            </w:r>
          </w:p>
        </w:tc>
      </w:tr>
      <w:tr w:rsidR="002D6741" w14:paraId="49555D35" w14:textId="77777777" w:rsidTr="00046FE6">
        <w:trPr>
          <w:trHeight w:val="253"/>
        </w:trPr>
        <w:tc>
          <w:tcPr>
            <w:tcW w:w="1022" w:type="dxa"/>
          </w:tcPr>
          <w:p w14:paraId="6B01186E" w14:textId="11151B9E" w:rsidR="002D6741" w:rsidRDefault="00090016" w:rsidP="0034728D">
            <w:r>
              <w:t>(2)</w:t>
            </w:r>
          </w:p>
        </w:tc>
        <w:tc>
          <w:tcPr>
            <w:tcW w:w="1023" w:type="dxa"/>
            <w:shd w:val="clear" w:color="auto" w:fill="auto"/>
          </w:tcPr>
          <w:p w14:paraId="041718CA" w14:textId="30C4BDF8" w:rsidR="00502F73" w:rsidRDefault="00502F73" w:rsidP="00502F73">
            <w:pPr>
              <w:pStyle w:val="Caption"/>
            </w:pPr>
            <w:r>
              <w:t xml:space="preserve">BR </w:t>
            </w:r>
            <w:r>
              <w:fldChar w:fldCharType="begin"/>
            </w:r>
            <w:r>
              <w:instrText xml:space="preserve"> SEQ BR \* ARABIC </w:instrText>
            </w:r>
            <w:r>
              <w:fldChar w:fldCharType="separate"/>
            </w:r>
            <w:r w:rsidR="00201D76">
              <w:rPr>
                <w:noProof/>
              </w:rPr>
              <w:t>23</w:t>
            </w:r>
            <w:r>
              <w:fldChar w:fldCharType="end"/>
            </w:r>
          </w:p>
          <w:p w14:paraId="24133776" w14:textId="77777777" w:rsidR="002D6741" w:rsidRDefault="002D6741" w:rsidP="0034728D"/>
        </w:tc>
        <w:tc>
          <w:tcPr>
            <w:tcW w:w="7285" w:type="dxa"/>
            <w:shd w:val="clear" w:color="auto" w:fill="auto"/>
          </w:tcPr>
          <w:p w14:paraId="10437B51" w14:textId="5357CFFB" w:rsidR="002D6741" w:rsidRDefault="008B26E1" w:rsidP="0034728D">
            <w:pPr>
              <w:rPr>
                <w:b/>
                <w:u w:val="single"/>
              </w:rPr>
            </w:pPr>
            <w:r>
              <w:rPr>
                <w:b/>
                <w:u w:val="single"/>
              </w:rPr>
              <w:t>Searching</w:t>
            </w:r>
            <w:r w:rsidR="002D6741" w:rsidRPr="0034728D">
              <w:rPr>
                <w:b/>
                <w:u w:val="single"/>
              </w:rPr>
              <w:t xml:space="preserve"> rules</w:t>
            </w:r>
            <w:r w:rsidR="002D6741">
              <w:rPr>
                <w:b/>
                <w:u w:val="single"/>
              </w:rPr>
              <w:t>:</w:t>
            </w:r>
          </w:p>
          <w:p w14:paraId="07DE96EA" w14:textId="77777777" w:rsidR="002D6741" w:rsidRDefault="002D6741" w:rsidP="004E3786">
            <w:pPr>
              <w:pStyle w:val="BulletList1"/>
            </w:pPr>
            <w:proofErr w:type="spellStart"/>
            <w:r>
              <w:t>Hệ</w:t>
            </w:r>
            <w:proofErr w:type="spellEnd"/>
            <w:r>
              <w:t xml:space="preserve"> </w:t>
            </w:r>
            <w:proofErr w:type="spellStart"/>
            <w:r>
              <w:t>thống</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lọc</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csdl</w:t>
            </w:r>
            <w:proofErr w:type="spellEnd"/>
            <w:r>
              <w:t xml:space="preserve"> </w:t>
            </w:r>
            <w:proofErr w:type="spellStart"/>
            <w:r>
              <w:t>theo</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chí</w:t>
            </w:r>
            <w:proofErr w:type="spellEnd"/>
            <w:r>
              <w:t xml:space="preserve"> </w:t>
            </w:r>
            <w:proofErr w:type="spellStart"/>
            <w:r>
              <w:t>sau</w:t>
            </w:r>
            <w:proofErr w:type="spellEnd"/>
            <w:r>
              <w:t>:</w:t>
            </w:r>
          </w:p>
          <w:p w14:paraId="0150433D" w14:textId="77777777" w:rsidR="002D6741" w:rsidRPr="00F30AD1" w:rsidRDefault="002D6741" w:rsidP="005B0D60">
            <w:pPr>
              <w:keepNext/>
              <w:numPr>
                <w:ilvl w:val="0"/>
                <w:numId w:val="59"/>
              </w:numPr>
              <w:pBdr>
                <w:top w:val="nil"/>
                <w:left w:val="nil"/>
                <w:bottom w:val="nil"/>
                <w:right w:val="nil"/>
                <w:between w:val="nil"/>
              </w:pBdr>
              <w:ind w:right="28"/>
            </w:pPr>
            <w:proofErr w:type="spellStart"/>
            <w:r>
              <w:rPr>
                <w:color w:val="000000"/>
              </w:rPr>
              <w:lastRenderedPageBreak/>
              <w:t>Nếu</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Mã</w:t>
            </w:r>
            <w:proofErr w:type="spellEnd"/>
            <w:r>
              <w:rPr>
                <w:color w:val="000000"/>
              </w:rPr>
              <w:t xml:space="preserve"> </w:t>
            </w:r>
            <w:proofErr w:type="spellStart"/>
            <w:r>
              <w:rPr>
                <w:color w:val="000000"/>
              </w:rPr>
              <w:t>đơn</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kho</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mà</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trên</w:t>
            </w:r>
            <w:proofErr w:type="spellEnd"/>
            <w:r>
              <w:rPr>
                <w:color w:val="000000"/>
              </w:rPr>
              <w:t xml:space="preserve"> form.</w:t>
            </w:r>
          </w:p>
          <w:p w14:paraId="35014D4D" w14:textId="456B3FA7" w:rsidR="00F30AD1" w:rsidRDefault="00F30AD1" w:rsidP="00F30AD1">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Mã</w:t>
            </w:r>
            <w:proofErr w:type="spellEnd"/>
            <w:r>
              <w:rPr>
                <w:color w:val="000000"/>
              </w:rPr>
              <w:t xml:space="preserve"> </w:t>
            </w:r>
            <w:proofErr w:type="spellStart"/>
            <w:r>
              <w:rPr>
                <w:color w:val="000000"/>
              </w:rPr>
              <w:t>đơn</w:t>
            </w:r>
            <w:proofErr w:type="spellEnd"/>
            <w:r>
              <w:rPr>
                <w:color w:val="000000"/>
              </w:rPr>
              <w:t xml:space="preserve"> y</w:t>
            </w:r>
            <w:r>
              <w:rPr>
                <w:color w:val="000000"/>
                <w:lang w:val="vi-VN"/>
              </w:rPr>
              <w:t>/c vận chuyển</w:t>
            </w:r>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mà</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trên</w:t>
            </w:r>
            <w:proofErr w:type="spellEnd"/>
            <w:r>
              <w:rPr>
                <w:color w:val="000000"/>
              </w:rPr>
              <w:t xml:space="preserve"> form.</w:t>
            </w:r>
          </w:p>
          <w:p w14:paraId="7F301F6C" w14:textId="77777777" w:rsidR="002D6741" w:rsidRPr="00C9123D" w:rsidRDefault="002D6741" w:rsidP="005B0D60">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Thời</w:t>
            </w:r>
            <w:proofErr w:type="spellEnd"/>
            <w:r>
              <w:rPr>
                <w:color w:val="000000"/>
              </w:rPr>
              <w:t xml:space="preserve"> </w:t>
            </w:r>
            <w:proofErr w:type="spellStart"/>
            <w:r>
              <w:rPr>
                <w:color w:val="000000"/>
              </w:rPr>
              <w:t>gian</w:t>
            </w:r>
            <w:proofErr w:type="spellEnd"/>
            <w:r>
              <w:rPr>
                <w:color w:val="000000"/>
              </w:rPr>
              <w:t xml:space="preserve"> </w:t>
            </w:r>
            <w:proofErr w:type="spellStart"/>
            <w:r>
              <w:rPr>
                <w:color w:val="000000"/>
              </w:rPr>
              <w:t>tạo</w:t>
            </w:r>
            <w:proofErr w:type="spellEnd"/>
            <w:r>
              <w:rPr>
                <w:color w:val="000000"/>
              </w:rPr>
              <w:t xml:space="preserve"> </w:t>
            </w:r>
            <w:proofErr w:type="spellStart"/>
            <w:r>
              <w:rPr>
                <w:color w:val="000000"/>
              </w:rPr>
              <w:t>đơn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mà</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trên</w:t>
            </w:r>
            <w:proofErr w:type="spellEnd"/>
            <w:r>
              <w:rPr>
                <w:color w:val="000000"/>
              </w:rPr>
              <w:t xml:space="preserve"> form.</w:t>
            </w:r>
          </w:p>
          <w:p w14:paraId="74326F23" w14:textId="77777777" w:rsidR="002D6741" w:rsidRDefault="002D6741" w:rsidP="005B0D60">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Trạng</w:t>
            </w:r>
            <w:proofErr w:type="spellEnd"/>
            <w:r>
              <w:rPr>
                <w:color w:val="000000"/>
              </w:rPr>
              <w:t xml:space="preserve"> </w:t>
            </w:r>
            <w:proofErr w:type="spellStart"/>
            <w:r>
              <w:rPr>
                <w:color w:val="000000"/>
              </w:rPr>
              <w:t>thái</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mà</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trên</w:t>
            </w:r>
            <w:proofErr w:type="spellEnd"/>
            <w:r>
              <w:rPr>
                <w:color w:val="000000"/>
              </w:rPr>
              <w:t xml:space="preserve"> form.</w:t>
            </w:r>
          </w:p>
          <w:p w14:paraId="4DDE95AA" w14:textId="77777777" w:rsidR="002D6741" w:rsidRDefault="002D6741" w:rsidP="0034728D">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nhập</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chí</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phù</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toàn</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chí</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bên</w:t>
            </w:r>
            <w:proofErr w:type="spellEnd"/>
            <w:r>
              <w:rPr>
                <w:color w:val="000000"/>
              </w:rPr>
              <w:t xml:space="preserve"> </w:t>
            </w:r>
            <w:proofErr w:type="spellStart"/>
            <w:r>
              <w:rPr>
                <w:color w:val="000000"/>
              </w:rPr>
              <w:t>trên</w:t>
            </w:r>
            <w:proofErr w:type="spellEnd"/>
            <w:r>
              <w:rPr>
                <w:color w:val="000000"/>
              </w:rPr>
              <w:t>.</w:t>
            </w:r>
          </w:p>
          <w:p w14:paraId="6F206FA6" w14:textId="38ED5C99" w:rsidR="002D6741" w:rsidRPr="004E3786" w:rsidRDefault="002D6741" w:rsidP="0034728D">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không</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nào</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chí</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toàn</w:t>
            </w:r>
            <w:proofErr w:type="spellEnd"/>
            <w:r>
              <w:rPr>
                <w:color w:val="000000"/>
              </w:rPr>
              <w:t xml:space="preserve"> </w:t>
            </w:r>
            <w:proofErr w:type="spellStart"/>
            <w:r>
              <w:rPr>
                <w:color w:val="000000"/>
              </w:rPr>
              <w:t>bộ</w:t>
            </w:r>
            <w:proofErr w:type="spellEnd"/>
            <w:r>
              <w:rPr>
                <w:color w:val="000000"/>
              </w:rPr>
              <w:t xml:space="preserve"> </w:t>
            </w:r>
            <w:proofErr w:type="spellStart"/>
            <w:r w:rsidR="00F30AD1">
              <w:rPr>
                <w:color w:val="000000"/>
              </w:rPr>
              <w:t>bản</w:t>
            </w:r>
            <w:proofErr w:type="spellEnd"/>
            <w:r w:rsidR="00F30AD1">
              <w:rPr>
                <w:color w:val="000000"/>
                <w:lang w:val="vi-VN"/>
              </w:rPr>
              <w:t xml:space="preserve"> ghi.</w:t>
            </w:r>
          </w:p>
          <w:p w14:paraId="4A682BCA" w14:textId="1436F5A8" w:rsidR="002D6741" w:rsidRDefault="002D6741" w:rsidP="004E3786">
            <w:pPr>
              <w:pStyle w:val="BulletList1"/>
            </w:pPr>
            <w:proofErr w:type="spellStart"/>
            <w:r>
              <w:t>Nếu</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bất</w:t>
            </w:r>
            <w:proofErr w:type="spellEnd"/>
            <w:r>
              <w:t xml:space="preserve"> </w:t>
            </w:r>
            <w:proofErr w:type="spellStart"/>
            <w:r>
              <w:t>kỳ</w:t>
            </w:r>
            <w:proofErr w:type="spellEnd"/>
            <w:r>
              <w:t xml:space="preserve"> </w:t>
            </w:r>
            <w:proofErr w:type="spellStart"/>
            <w:r>
              <w:t>bản</w:t>
            </w:r>
            <w:proofErr w:type="spellEnd"/>
            <w:r>
              <w:t xml:space="preserve"> </w:t>
            </w:r>
            <w:proofErr w:type="spellStart"/>
            <w:r>
              <w:t>ghi</w:t>
            </w:r>
            <w:proofErr w:type="spellEnd"/>
            <w:r>
              <w:t xml:space="preserve"> </w:t>
            </w:r>
            <w:proofErr w:type="spellStart"/>
            <w:r>
              <w:t>nào</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tiêu</w:t>
            </w:r>
            <w:proofErr w:type="spellEnd"/>
            <w:r>
              <w:t xml:space="preserve"> </w:t>
            </w:r>
            <w:proofErr w:type="spellStart"/>
            <w:r>
              <w:t>chí</w:t>
            </w:r>
            <w:proofErr w:type="spellEnd"/>
            <w:r>
              <w:t xml:space="preserve"> </w:t>
            </w:r>
            <w:proofErr w:type="spellStart"/>
            <w:r>
              <w:t>bên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xuống</w:t>
            </w:r>
            <w:proofErr w:type="spellEnd"/>
            <w:r>
              <w:t xml:space="preserve"> section “Danh </w:t>
            </w:r>
            <w:proofErr w:type="spellStart"/>
            <w:r>
              <w:t>sách</w:t>
            </w:r>
            <w:proofErr w:type="spellEnd"/>
            <w:r>
              <w:t xml:space="preserve"> </w:t>
            </w:r>
            <w:proofErr w:type="spellStart"/>
            <w:r>
              <w:t>kết</w:t>
            </w:r>
            <w:proofErr w:type="spellEnd"/>
            <w:r>
              <w:rPr>
                <w:lang w:val="vi-VN"/>
              </w:rPr>
              <w:t xml:space="preserve"> quả</w:t>
            </w:r>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r>
              <w:t xml:space="preserve"> </w:t>
            </w:r>
            <w:r w:rsidR="00F30AD1">
              <w:fldChar w:fldCharType="begin"/>
            </w:r>
            <w:r w:rsidR="00F30AD1">
              <w:instrText xml:space="preserve"> REF _Ref151993324 \h </w:instrText>
            </w:r>
            <w:r w:rsidR="00F30AD1">
              <w:fldChar w:fldCharType="separate"/>
            </w:r>
            <w:proofErr w:type="spellStart"/>
            <w:r w:rsidR="00201D76" w:rsidRPr="00201D76">
              <w:t>Màn</w:t>
            </w:r>
            <w:proofErr w:type="spellEnd"/>
            <w:r w:rsidR="00201D76" w:rsidRPr="00201D76">
              <w:t xml:space="preserve"> </w:t>
            </w:r>
            <w:proofErr w:type="spellStart"/>
            <w:r w:rsidR="00201D76" w:rsidRPr="00201D76">
              <w:t>hình</w:t>
            </w:r>
            <w:proofErr w:type="spellEnd"/>
            <w:r w:rsidR="00201D76" w:rsidRPr="00201D76">
              <w:t xml:space="preserve"> </w:t>
            </w:r>
            <w:proofErr w:type="spellStart"/>
            <w:r w:rsidR="00201D76" w:rsidRPr="00201D76">
              <w:t>danh</w:t>
            </w:r>
            <w:proofErr w:type="spellEnd"/>
            <w:r w:rsidR="00201D76" w:rsidRPr="00201D76">
              <w:t xml:space="preserve"> </w:t>
            </w:r>
            <w:proofErr w:type="spellStart"/>
            <w:r w:rsidR="00201D76" w:rsidRPr="00201D76">
              <w:t>sách</w:t>
            </w:r>
            <w:proofErr w:type="spellEnd"/>
            <w:r w:rsidR="00201D76" w:rsidRPr="00201D76">
              <w:t xml:space="preserve"> </w:t>
            </w:r>
            <w:proofErr w:type="spellStart"/>
            <w:r w:rsidR="00201D76" w:rsidRPr="00201D76">
              <w:t>đơn</w:t>
            </w:r>
            <w:proofErr w:type="spellEnd"/>
            <w:r w:rsidR="00201D76" w:rsidRPr="00201D76">
              <w:t xml:space="preserve"> </w:t>
            </w:r>
            <w:proofErr w:type="spellStart"/>
            <w:r w:rsidR="00201D76" w:rsidRPr="00201D76">
              <w:t>xuất</w:t>
            </w:r>
            <w:proofErr w:type="spellEnd"/>
            <w:r w:rsidR="00201D76" w:rsidRPr="00201D76">
              <w:t>/</w:t>
            </w:r>
            <w:proofErr w:type="spellStart"/>
            <w:r w:rsidR="00201D76" w:rsidRPr="00201D76">
              <w:t>nhập</w:t>
            </w:r>
            <w:proofErr w:type="spellEnd"/>
            <w:r w:rsidR="00201D76" w:rsidRPr="00201D76">
              <w:t xml:space="preserve"> </w:t>
            </w:r>
            <w:proofErr w:type="spellStart"/>
            <w:r w:rsidR="00201D76" w:rsidRPr="00201D76">
              <w:t>kho</w:t>
            </w:r>
            <w:proofErr w:type="spellEnd"/>
            <w:r w:rsidR="00F30AD1">
              <w:fldChar w:fldCharType="end"/>
            </w:r>
          </w:p>
          <w:p w14:paraId="1964C139" w14:textId="77777777" w:rsidR="002D6741" w:rsidRPr="005B0D60" w:rsidRDefault="002D6741" w:rsidP="00502F73">
            <w:pPr>
              <w:pStyle w:val="BulletList1"/>
              <w:keepNext/>
            </w:pPr>
            <w:proofErr w:type="spellStart"/>
            <w:r>
              <w:t>Ngoài</w:t>
            </w:r>
            <w:proofErr w:type="spellEnd"/>
            <w:r>
              <w:t xml:space="preserve"> </w:t>
            </w:r>
            <w:proofErr w:type="spellStart"/>
            <w:r>
              <w:t>ra</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“Not found”.</w:t>
            </w:r>
          </w:p>
        </w:tc>
      </w:tr>
      <w:tr w:rsidR="00090016" w14:paraId="1B22575D" w14:textId="77777777" w:rsidTr="00046FE6">
        <w:trPr>
          <w:trHeight w:val="253"/>
        </w:trPr>
        <w:tc>
          <w:tcPr>
            <w:tcW w:w="1022" w:type="dxa"/>
          </w:tcPr>
          <w:p w14:paraId="25062DB5" w14:textId="28609A1E" w:rsidR="00090016" w:rsidRDefault="00090016" w:rsidP="0034728D">
            <w:r>
              <w:lastRenderedPageBreak/>
              <w:t>(2)</w:t>
            </w:r>
          </w:p>
        </w:tc>
        <w:tc>
          <w:tcPr>
            <w:tcW w:w="1023" w:type="dxa"/>
            <w:shd w:val="clear" w:color="auto" w:fill="auto"/>
          </w:tcPr>
          <w:p w14:paraId="04438D9D" w14:textId="1C6A3737" w:rsidR="00090016" w:rsidRDefault="00090016" w:rsidP="00090016">
            <w:pPr>
              <w:pStyle w:val="Caption"/>
            </w:pPr>
            <w:r>
              <w:t xml:space="preserve">BR </w:t>
            </w:r>
            <w:r>
              <w:fldChar w:fldCharType="begin"/>
            </w:r>
            <w:r>
              <w:instrText xml:space="preserve"> SEQ BR \* ARABIC </w:instrText>
            </w:r>
            <w:r>
              <w:fldChar w:fldCharType="separate"/>
            </w:r>
            <w:r w:rsidR="00201D76">
              <w:rPr>
                <w:noProof/>
              </w:rPr>
              <w:t>24</w:t>
            </w:r>
            <w:r>
              <w:fldChar w:fldCharType="end"/>
            </w:r>
          </w:p>
          <w:p w14:paraId="791442C8" w14:textId="77777777" w:rsidR="00090016" w:rsidRDefault="00090016" w:rsidP="00502F73">
            <w:pPr>
              <w:pStyle w:val="Caption"/>
            </w:pPr>
          </w:p>
        </w:tc>
        <w:tc>
          <w:tcPr>
            <w:tcW w:w="7285" w:type="dxa"/>
            <w:shd w:val="clear" w:color="auto" w:fill="auto"/>
          </w:tcPr>
          <w:p w14:paraId="3F979F03" w14:textId="0A15F0EF" w:rsidR="00090016" w:rsidRDefault="00090016" w:rsidP="00090016">
            <w:pPr>
              <w:rPr>
                <w:b/>
                <w:u w:val="single"/>
              </w:rPr>
            </w:pPr>
            <w:r>
              <w:rPr>
                <w:b/>
                <w:u w:val="single"/>
              </w:rPr>
              <w:t>Loading</w:t>
            </w:r>
            <w:r w:rsidRPr="0034728D">
              <w:rPr>
                <w:b/>
                <w:u w:val="single"/>
              </w:rPr>
              <w:t xml:space="preserve"> rules</w:t>
            </w:r>
            <w:r>
              <w:rPr>
                <w:b/>
                <w:u w:val="single"/>
              </w:rPr>
              <w:t>:</w:t>
            </w:r>
          </w:p>
          <w:p w14:paraId="24BB4290" w14:textId="4FB580EC" w:rsidR="001328A8" w:rsidRDefault="00E35E82" w:rsidP="001328A8">
            <w:pPr>
              <w:pStyle w:val="NHBullet"/>
              <w:numPr>
                <w:ilvl w:val="0"/>
                <w:numId w:val="1"/>
              </w:numPr>
              <w:rPr>
                <w:rFonts w:cs="Arial"/>
                <w:lang w:val="en-US"/>
              </w:rPr>
            </w:pPr>
            <w:proofErr w:type="spellStart"/>
            <w:r>
              <w:rPr>
                <w:rFonts w:cs="Arial"/>
                <w:lang w:val="en-US"/>
              </w:rPr>
              <w:t>Phân</w:t>
            </w:r>
            <w:proofErr w:type="spellEnd"/>
            <w:r>
              <w:rPr>
                <w:rFonts w:cs="Arial"/>
                <w:lang w:val="vi-VN"/>
              </w:rPr>
              <w:t xml:space="preserve"> trang sử dụng 10 bản ghi/ trang</w:t>
            </w:r>
          </w:p>
          <w:p w14:paraId="4AC79544" w14:textId="4D432A51" w:rsidR="001328A8" w:rsidRPr="008F2D5E" w:rsidRDefault="001328A8" w:rsidP="001328A8">
            <w:pPr>
              <w:pStyle w:val="NHBullet"/>
              <w:numPr>
                <w:ilvl w:val="0"/>
                <w:numId w:val="1"/>
              </w:numPr>
              <w:rPr>
                <w:rFonts w:cs="Arial"/>
                <w:lang w:val="en-US"/>
              </w:rPr>
            </w:pPr>
            <w:r w:rsidRPr="008F2D5E">
              <w:rPr>
                <w:rFonts w:cs="Arial"/>
                <w:lang w:val="en-US"/>
              </w:rPr>
              <w:t xml:space="preserve">Paging bar </w:t>
            </w:r>
            <w:r>
              <w:rPr>
                <w:rFonts w:cs="Arial"/>
                <w:lang w:val="en-US"/>
              </w:rPr>
              <w:t>as below</w:t>
            </w:r>
            <w:r w:rsidRPr="008F2D5E">
              <w:rPr>
                <w:rFonts w:cs="Arial"/>
                <w:lang w:val="en-US"/>
              </w:rPr>
              <w:t>:</w:t>
            </w:r>
          </w:p>
          <w:p w14:paraId="65B631C2" w14:textId="5F428240" w:rsidR="001328A8" w:rsidRPr="008F2D5E" w:rsidRDefault="00E35E82" w:rsidP="001328A8">
            <w:pPr>
              <w:rPr>
                <w:rFonts w:eastAsia="MS PMincho" w:cs="Arial"/>
                <w:lang w:val="en-US" w:eastAsia="ja-JP"/>
              </w:rPr>
            </w:pPr>
            <w:r w:rsidRPr="00E35E82">
              <w:rPr>
                <w:rFonts w:cs="Arial"/>
                <w:noProof/>
                <w:lang w:val="en-US" w:eastAsia="ja-JP"/>
              </w:rPr>
              <w:drawing>
                <wp:inline distT="0" distB="0" distL="0" distR="0" wp14:anchorId="158BB030" wp14:editId="2AF2DA3C">
                  <wp:extent cx="4488815" cy="327660"/>
                  <wp:effectExtent l="0" t="0" r="6985" b="0"/>
                  <wp:docPr id="9480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0343" name=""/>
                          <pic:cNvPicPr/>
                        </pic:nvPicPr>
                        <pic:blipFill>
                          <a:blip r:embed="rId49"/>
                          <a:stretch>
                            <a:fillRect/>
                          </a:stretch>
                        </pic:blipFill>
                        <pic:spPr>
                          <a:xfrm>
                            <a:off x="0" y="0"/>
                            <a:ext cx="4488815" cy="327660"/>
                          </a:xfrm>
                          <a:prstGeom prst="rect">
                            <a:avLst/>
                          </a:prstGeom>
                        </pic:spPr>
                      </pic:pic>
                    </a:graphicData>
                  </a:graphic>
                </wp:inline>
              </w:drawing>
            </w:r>
          </w:p>
          <w:p w14:paraId="57CBD8D6" w14:textId="6F8A2DCD" w:rsidR="00E35E82" w:rsidRPr="00E35E82" w:rsidRDefault="00E35E82" w:rsidP="001328A8">
            <w:pPr>
              <w:pStyle w:val="BRTitle"/>
              <w:numPr>
                <w:ilvl w:val="1"/>
                <w:numId w:val="6"/>
              </w:numPr>
              <w:spacing w:before="0" w:after="0" w:line="360" w:lineRule="auto"/>
              <w:rPr>
                <w:rFonts w:eastAsia="MS PMincho"/>
                <w:b w:val="0"/>
                <w:lang w:eastAsia="ja-JP"/>
              </w:rPr>
            </w:pPr>
            <w:r>
              <w:rPr>
                <w:rFonts w:eastAsia="MS PMincho"/>
                <w:b w:val="0"/>
                <w:lang w:val="vi-VN" w:eastAsia="ja-JP"/>
              </w:rPr>
              <w:t>“&lt;” chuyển hướng đến trang trước của trang hiện tại</w:t>
            </w:r>
          </w:p>
          <w:p w14:paraId="2308AE1D" w14:textId="088C51F8" w:rsidR="00E35E82" w:rsidRPr="00E35E82" w:rsidRDefault="00E35E82" w:rsidP="001328A8">
            <w:pPr>
              <w:pStyle w:val="BRTitle"/>
              <w:numPr>
                <w:ilvl w:val="1"/>
                <w:numId w:val="6"/>
              </w:numPr>
              <w:spacing w:before="0" w:after="0" w:line="360" w:lineRule="auto"/>
              <w:rPr>
                <w:rFonts w:eastAsia="MS PMincho"/>
                <w:b w:val="0"/>
                <w:lang w:eastAsia="ja-JP"/>
              </w:rPr>
            </w:pPr>
            <w:r>
              <w:rPr>
                <w:rFonts w:eastAsia="MS PMincho"/>
                <w:b w:val="0"/>
                <w:lang w:val="vi-VN" w:eastAsia="ja-JP"/>
              </w:rPr>
              <w:t>“&gt;” chuyển hướng đến trang sau của trang hiện tại</w:t>
            </w:r>
          </w:p>
          <w:p w14:paraId="204B919C" w14:textId="0C8EC0F0" w:rsidR="00E35E82" w:rsidRPr="00E35E82" w:rsidRDefault="00E35E82" w:rsidP="001328A8">
            <w:pPr>
              <w:pStyle w:val="BRTitle"/>
              <w:numPr>
                <w:ilvl w:val="1"/>
                <w:numId w:val="6"/>
              </w:numPr>
              <w:spacing w:before="0" w:after="0" w:line="360" w:lineRule="auto"/>
              <w:rPr>
                <w:rFonts w:eastAsia="MS PMincho"/>
                <w:b w:val="0"/>
                <w:lang w:eastAsia="ja-JP"/>
              </w:rPr>
            </w:pPr>
            <w:r>
              <w:rPr>
                <w:rFonts w:eastAsia="MS PMincho"/>
                <w:b w:val="0"/>
                <w:lang w:val="vi-VN" w:eastAsia="ja-JP"/>
              </w:rPr>
              <w:t xml:space="preserve">NSD có thể chuyển đến trang bất kì khi click vào số </w:t>
            </w:r>
          </w:p>
          <w:p w14:paraId="1952DE2E" w14:textId="10C9E14F" w:rsidR="00090016" w:rsidRPr="00E35E82" w:rsidRDefault="00FF1127" w:rsidP="00E35E82">
            <w:pPr>
              <w:pStyle w:val="BRTitle"/>
              <w:numPr>
                <w:ilvl w:val="1"/>
                <w:numId w:val="6"/>
              </w:numPr>
              <w:spacing w:before="0" w:after="0" w:line="360" w:lineRule="auto"/>
              <w:rPr>
                <w:rFonts w:eastAsia="MS PMincho"/>
                <w:b w:val="0"/>
                <w:lang w:eastAsia="ja-JP"/>
              </w:rPr>
            </w:pPr>
            <w:r>
              <w:rPr>
                <w:rFonts w:eastAsia="MS PMincho"/>
                <w:b w:val="0"/>
                <w:lang w:eastAsia="ja-JP"/>
              </w:rPr>
              <w:t>Hiển</w:t>
            </w:r>
            <w:r>
              <w:rPr>
                <w:rFonts w:eastAsia="MS PMincho"/>
                <w:b w:val="0"/>
                <w:lang w:val="vi-VN" w:eastAsia="ja-JP"/>
              </w:rPr>
              <w:t xml:space="preserve"> thị trên màn hình là bản ghi thứ bao nhiêu trên tổng số bao nhiêu bản ghi</w:t>
            </w:r>
          </w:p>
        </w:tc>
      </w:tr>
    </w:tbl>
    <w:p w14:paraId="241BA9A7" w14:textId="128EF25B" w:rsidR="00255312" w:rsidRPr="00531D57" w:rsidRDefault="00255312" w:rsidP="00255312">
      <w:pPr>
        <w:pStyle w:val="Heading3"/>
      </w:pPr>
      <w:bookmarkStart w:id="77" w:name="_Ref151966866"/>
      <w:bookmarkStart w:id="78" w:name="_Toc152340771"/>
      <w:bookmarkStart w:id="79" w:name="_Ref152080823"/>
      <w:bookmarkStart w:id="80" w:name="_Ref152080997"/>
      <w:r w:rsidRPr="00531D57">
        <w:t xml:space="preserve">UC </w:t>
      </w:r>
      <w:r w:rsidR="008B26E1">
        <w:t>7</w:t>
      </w:r>
      <w:r w:rsidRPr="00531D57">
        <w:t xml:space="preserve">: Xem chi </w:t>
      </w:r>
      <w:proofErr w:type="spellStart"/>
      <w:r w:rsidRPr="00531D57">
        <w:t>tiết</w:t>
      </w:r>
      <w:proofErr w:type="spellEnd"/>
      <w:r w:rsidRPr="00531D57">
        <w:t xml:space="preserve"> </w:t>
      </w:r>
      <w:proofErr w:type="spellStart"/>
      <w:r w:rsidRPr="00531D57">
        <w:t>đơn</w:t>
      </w:r>
      <w:proofErr w:type="spellEnd"/>
      <w:r w:rsidRPr="00531D57">
        <w:t xml:space="preserve"> </w:t>
      </w:r>
      <w:proofErr w:type="spellStart"/>
      <w:r w:rsidRPr="00531D57">
        <w:t>nhập</w:t>
      </w:r>
      <w:proofErr w:type="spellEnd"/>
      <w:r w:rsidRPr="00531D57">
        <w:t>/</w:t>
      </w:r>
      <w:proofErr w:type="spellStart"/>
      <w:r w:rsidRPr="00531D57">
        <w:t>xuất</w:t>
      </w:r>
      <w:proofErr w:type="spellEnd"/>
      <w:r w:rsidRPr="00531D57">
        <w:t xml:space="preserve"> </w:t>
      </w:r>
      <w:proofErr w:type="spellStart"/>
      <w:r w:rsidRPr="00531D57">
        <w:t>kho</w:t>
      </w:r>
      <w:bookmarkEnd w:id="77"/>
      <w:proofErr w:type="spellEnd"/>
      <w:r>
        <w:rPr>
          <w:lang w:val="vi-VN"/>
        </w:rPr>
        <w:t xml:space="preserve"> dành cho nhân viên quản lý kho</w:t>
      </w:r>
      <w:bookmarkEnd w:id="78"/>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255312" w:rsidRPr="00516C12" w14:paraId="6FE9BF45" w14:textId="77777777" w:rsidTr="005B26FE">
        <w:tc>
          <w:tcPr>
            <w:tcW w:w="957" w:type="pct"/>
            <w:shd w:val="clear" w:color="auto" w:fill="D9D9D9" w:themeFill="background1" w:themeFillShade="D9"/>
          </w:tcPr>
          <w:p w14:paraId="5448292F" w14:textId="77777777" w:rsidR="00255312" w:rsidRPr="00516C12" w:rsidRDefault="00255312" w:rsidP="005B26FE">
            <w:pPr>
              <w:rPr>
                <w:rFonts w:cs="Arial"/>
                <w:b/>
              </w:rPr>
            </w:pPr>
            <w:r w:rsidRPr="00516C12">
              <w:rPr>
                <w:rFonts w:cs="Arial"/>
                <w:b/>
              </w:rPr>
              <w:t>Objective</w:t>
            </w:r>
          </w:p>
        </w:tc>
        <w:tc>
          <w:tcPr>
            <w:tcW w:w="4043" w:type="pct"/>
          </w:tcPr>
          <w:p w14:paraId="6F60CEC8" w14:textId="77777777" w:rsidR="00255312" w:rsidRPr="00516C12" w:rsidRDefault="00255312" w:rsidP="005B26FE">
            <w:pPr>
              <w:rPr>
                <w:rFonts w:cs="Arial"/>
              </w:rPr>
            </w:pPr>
            <w:proofErr w:type="spellStart"/>
            <w:r w:rsidRPr="003405A1">
              <w:t>Tính</w:t>
            </w:r>
            <w:proofErr w:type="spellEnd"/>
            <w:r w:rsidRPr="003405A1">
              <w:t xml:space="preserve"> </w:t>
            </w:r>
            <w:proofErr w:type="spellStart"/>
            <w:r w:rsidRPr="003405A1">
              <w:t>năng</w:t>
            </w:r>
            <w:proofErr w:type="spellEnd"/>
            <w:r w:rsidRPr="003405A1">
              <w:t xml:space="preserve"> </w:t>
            </w:r>
            <w:proofErr w:type="spellStart"/>
            <w:r w:rsidRPr="003405A1">
              <w:t>này</w:t>
            </w:r>
            <w:proofErr w:type="spellEnd"/>
            <w:r w:rsidRPr="003405A1">
              <w:t xml:space="preserve"> </w:t>
            </w:r>
            <w:proofErr w:type="spellStart"/>
            <w:r w:rsidRPr="003405A1">
              <w:t>cho</w:t>
            </w:r>
            <w:proofErr w:type="spellEnd"/>
            <w:r w:rsidRPr="003405A1">
              <w:t xml:space="preserve"> </w:t>
            </w:r>
            <w:proofErr w:type="spellStart"/>
            <w:r w:rsidRPr="003405A1">
              <w:t>phép</w:t>
            </w:r>
            <w:proofErr w:type="spellEnd"/>
            <w:r w:rsidRPr="003405A1">
              <w:t xml:space="preserve"> NSD </w:t>
            </w:r>
            <w:proofErr w:type="spellStart"/>
            <w:r w:rsidRPr="003405A1">
              <w:t>xem</w:t>
            </w:r>
            <w:proofErr w:type="spellEnd"/>
            <w:r w:rsidRPr="003405A1">
              <w:t xml:space="preserve"> </w:t>
            </w:r>
            <w:r>
              <w:t xml:space="preserve">chi </w:t>
            </w:r>
            <w:proofErr w:type="spellStart"/>
            <w:r>
              <w:t>tiết</w:t>
            </w:r>
            <w:proofErr w:type="spellEnd"/>
            <w:r w:rsidRPr="003405A1">
              <w:t xml:space="preserve"> </w:t>
            </w:r>
            <w:proofErr w:type="spellStart"/>
            <w:r w:rsidRPr="003405A1">
              <w:t>đơn</w:t>
            </w:r>
            <w:proofErr w:type="spellEnd"/>
            <w:r w:rsidRPr="003405A1">
              <w:t xml:space="preserve"> </w:t>
            </w:r>
            <w:proofErr w:type="spellStart"/>
            <w:r w:rsidRPr="003405A1">
              <w:t>nhập</w:t>
            </w:r>
            <w:proofErr w:type="spellEnd"/>
            <w:r w:rsidRPr="003405A1">
              <w:t>/</w:t>
            </w:r>
            <w:proofErr w:type="spellStart"/>
            <w:r w:rsidRPr="003405A1">
              <w:t>kho</w:t>
            </w:r>
            <w:proofErr w:type="spellEnd"/>
          </w:p>
        </w:tc>
      </w:tr>
      <w:tr w:rsidR="00255312" w:rsidRPr="00516C12" w14:paraId="3EF6458F" w14:textId="77777777" w:rsidTr="005B26FE">
        <w:tc>
          <w:tcPr>
            <w:tcW w:w="957" w:type="pct"/>
            <w:shd w:val="clear" w:color="auto" w:fill="D9D9D9" w:themeFill="background1" w:themeFillShade="D9"/>
          </w:tcPr>
          <w:p w14:paraId="755BBA91" w14:textId="77777777" w:rsidR="00255312" w:rsidRPr="00516C12" w:rsidRDefault="00255312" w:rsidP="005B26FE">
            <w:pPr>
              <w:rPr>
                <w:rFonts w:cs="Arial"/>
                <w:b/>
              </w:rPr>
            </w:pPr>
            <w:r w:rsidRPr="00516C12">
              <w:rPr>
                <w:rFonts w:cs="Arial"/>
                <w:b/>
              </w:rPr>
              <w:t>Actor</w:t>
            </w:r>
          </w:p>
        </w:tc>
        <w:tc>
          <w:tcPr>
            <w:tcW w:w="4043" w:type="pct"/>
          </w:tcPr>
          <w:p w14:paraId="5B113A4B" w14:textId="1274EDB8" w:rsidR="00255312" w:rsidRPr="00502F73" w:rsidRDefault="00255312" w:rsidP="005B26FE">
            <w:pPr>
              <w:rPr>
                <w:rFonts w:cs="Arial"/>
                <w:lang w:val="vi-VN"/>
              </w:rPr>
            </w:pPr>
            <w:proofErr w:type="spellStart"/>
            <w:r>
              <w:t>Nhân</w:t>
            </w:r>
            <w:proofErr w:type="spellEnd"/>
            <w:r>
              <w:rPr>
                <w:lang w:val="vi-VN"/>
              </w:rPr>
              <w:t xml:space="preserve"> viên quản lý </w:t>
            </w:r>
            <w:r w:rsidR="008B26E1">
              <w:rPr>
                <w:lang w:val="vi-VN"/>
              </w:rPr>
              <w:t>kho, System administrator</w:t>
            </w:r>
          </w:p>
        </w:tc>
      </w:tr>
      <w:tr w:rsidR="00255312" w:rsidRPr="00516C12" w14:paraId="2B7E4615" w14:textId="77777777" w:rsidTr="005B26FE">
        <w:tc>
          <w:tcPr>
            <w:tcW w:w="957" w:type="pct"/>
            <w:shd w:val="clear" w:color="auto" w:fill="D9D9D9" w:themeFill="background1" w:themeFillShade="D9"/>
          </w:tcPr>
          <w:p w14:paraId="08D75186" w14:textId="77777777" w:rsidR="00255312" w:rsidRPr="00516C12" w:rsidRDefault="00255312" w:rsidP="005B26FE">
            <w:pPr>
              <w:rPr>
                <w:rFonts w:cs="Arial"/>
                <w:b/>
              </w:rPr>
            </w:pPr>
            <w:r w:rsidRPr="00516C12">
              <w:rPr>
                <w:rFonts w:cs="Arial"/>
                <w:b/>
              </w:rPr>
              <w:t>Trigger</w:t>
            </w:r>
          </w:p>
        </w:tc>
        <w:tc>
          <w:tcPr>
            <w:tcW w:w="4043" w:type="pct"/>
          </w:tcPr>
          <w:p w14:paraId="475F3B99" w14:textId="77777777" w:rsidR="00255312" w:rsidRPr="00C000DF" w:rsidRDefault="00255312" w:rsidP="005B26FE">
            <w:pPr>
              <w:rPr>
                <w:rFonts w:cs="Arial"/>
              </w:rPr>
            </w:pPr>
            <w:r w:rsidRPr="003405A1">
              <w:t xml:space="preserve">User </w:t>
            </w:r>
            <w:proofErr w:type="spellStart"/>
            <w:r w:rsidRPr="003405A1">
              <w:t>chọn</w:t>
            </w:r>
            <w:proofErr w:type="spellEnd"/>
            <w:r w:rsidRPr="003405A1">
              <w:t xml:space="preserve"> </w:t>
            </w:r>
            <w:proofErr w:type="spellStart"/>
            <w:r w:rsidRPr="003405A1">
              <w:t>vào</w:t>
            </w:r>
            <w:proofErr w:type="spellEnd"/>
            <w:r w:rsidRPr="003405A1">
              <w:t xml:space="preserve"> icon “</w:t>
            </w:r>
            <w:proofErr w:type="spellStart"/>
            <w:r w:rsidRPr="003405A1">
              <w:t>xem</w:t>
            </w:r>
            <w:proofErr w:type="spellEnd"/>
            <w:r w:rsidRPr="003405A1">
              <w:t xml:space="preserve"> chi </w:t>
            </w:r>
            <w:proofErr w:type="spellStart"/>
            <w:r w:rsidRPr="003405A1">
              <w:t>tiết</w:t>
            </w:r>
            <w:proofErr w:type="spellEnd"/>
            <w:r w:rsidRPr="003405A1">
              <w:t xml:space="preserve"> “ </w:t>
            </w:r>
            <w:proofErr w:type="spellStart"/>
            <w:r w:rsidRPr="003405A1">
              <w:t>trên</w:t>
            </w:r>
            <w:proofErr w:type="spellEnd"/>
            <w:r w:rsidRPr="003405A1">
              <w:t xml:space="preserve"> &lt;&lt;</w:t>
            </w:r>
            <w:proofErr w:type="spellStart"/>
            <w:r w:rsidRPr="003405A1">
              <w:t>Màn</w:t>
            </w:r>
            <w:proofErr w:type="spellEnd"/>
            <w:r w:rsidRPr="003405A1">
              <w:t xml:space="preserve"> </w:t>
            </w:r>
            <w:proofErr w:type="spellStart"/>
            <w:r w:rsidRPr="003405A1">
              <w:t>hình</w:t>
            </w:r>
            <w:proofErr w:type="spellEnd"/>
            <w:r w:rsidRPr="003405A1">
              <w:t xml:space="preserve"> </w:t>
            </w:r>
            <w:proofErr w:type="spellStart"/>
            <w:r w:rsidRPr="003405A1">
              <w:t>danh</w:t>
            </w:r>
            <w:proofErr w:type="spellEnd"/>
            <w:r w:rsidRPr="003405A1">
              <w:t xml:space="preserve"> </w:t>
            </w:r>
            <w:proofErr w:type="spellStart"/>
            <w:r w:rsidRPr="003405A1">
              <w:t>sách</w:t>
            </w:r>
            <w:proofErr w:type="spellEnd"/>
            <w:r w:rsidRPr="003405A1">
              <w:t xml:space="preserve"> </w:t>
            </w:r>
            <w:proofErr w:type="spellStart"/>
            <w:r>
              <w:t>đơn</w:t>
            </w:r>
            <w:proofErr w:type="spellEnd"/>
            <w:r>
              <w:rPr>
                <w:lang w:val="vi-VN"/>
              </w:rPr>
              <w:t xml:space="preserve"> xuất/nhập kho</w:t>
            </w:r>
            <w:r w:rsidRPr="003405A1">
              <w:t>&gt;&gt;</w:t>
            </w:r>
          </w:p>
        </w:tc>
      </w:tr>
      <w:tr w:rsidR="00255312" w:rsidRPr="00516C12" w14:paraId="667A2616" w14:textId="77777777" w:rsidTr="005B26FE">
        <w:tc>
          <w:tcPr>
            <w:tcW w:w="957" w:type="pct"/>
            <w:shd w:val="clear" w:color="auto" w:fill="D9D9D9" w:themeFill="background1" w:themeFillShade="D9"/>
          </w:tcPr>
          <w:p w14:paraId="265363E1" w14:textId="77777777" w:rsidR="00255312" w:rsidRPr="00516C12" w:rsidRDefault="00255312" w:rsidP="005B26FE">
            <w:pPr>
              <w:rPr>
                <w:rFonts w:cs="Arial"/>
                <w:b/>
              </w:rPr>
            </w:pPr>
            <w:r w:rsidRPr="00516C12">
              <w:rPr>
                <w:rFonts w:cs="Arial"/>
                <w:b/>
              </w:rPr>
              <w:t>Pre-conditions</w:t>
            </w:r>
          </w:p>
        </w:tc>
        <w:tc>
          <w:tcPr>
            <w:tcW w:w="4043" w:type="pct"/>
          </w:tcPr>
          <w:p w14:paraId="682B76D1" w14:textId="77777777" w:rsidR="00255312" w:rsidRPr="00516C12" w:rsidRDefault="00255312" w:rsidP="005B26FE">
            <w:pPr>
              <w:pStyle w:val="BulletList1"/>
              <w:numPr>
                <w:ilvl w:val="0"/>
                <w:numId w:val="0"/>
              </w:numPr>
              <w:spacing w:line="360" w:lineRule="auto"/>
            </w:pPr>
            <w:r w:rsidRPr="003405A1">
              <w:t xml:space="preserve">User logged in </w:t>
            </w:r>
            <w:proofErr w:type="spellStart"/>
            <w:r w:rsidRPr="003405A1">
              <w:t>vào</w:t>
            </w:r>
            <w:proofErr w:type="spellEnd"/>
            <w:r w:rsidRPr="003405A1">
              <w:t xml:space="preserve"> </w:t>
            </w:r>
            <w:proofErr w:type="spellStart"/>
            <w:r w:rsidRPr="003405A1">
              <w:t>hệ</w:t>
            </w:r>
            <w:proofErr w:type="spellEnd"/>
            <w:r w:rsidRPr="003405A1">
              <w:t xml:space="preserve"> </w:t>
            </w:r>
            <w:proofErr w:type="spellStart"/>
            <w:r w:rsidRPr="003405A1">
              <w:t>thống</w:t>
            </w:r>
            <w:proofErr w:type="spellEnd"/>
            <w:r w:rsidRPr="003405A1">
              <w:t xml:space="preserve"> </w:t>
            </w:r>
            <w:proofErr w:type="spellStart"/>
            <w:r w:rsidRPr="003405A1">
              <w:t>với</w:t>
            </w:r>
            <w:proofErr w:type="spellEnd"/>
            <w:r w:rsidRPr="003405A1">
              <w:t xml:space="preserve"> actor </w:t>
            </w:r>
            <w:proofErr w:type="spellStart"/>
            <w:r w:rsidRPr="003405A1">
              <w:t>bên</w:t>
            </w:r>
            <w:proofErr w:type="spellEnd"/>
            <w:r w:rsidRPr="003405A1">
              <w:t xml:space="preserve"> </w:t>
            </w:r>
            <w:proofErr w:type="spellStart"/>
            <w:r w:rsidRPr="003405A1">
              <w:t>trên</w:t>
            </w:r>
            <w:proofErr w:type="spellEnd"/>
            <w:r w:rsidRPr="003405A1">
              <w:t>.</w:t>
            </w:r>
          </w:p>
        </w:tc>
      </w:tr>
      <w:tr w:rsidR="00255312" w:rsidRPr="00516C12" w14:paraId="496AF926" w14:textId="77777777" w:rsidTr="005B26FE">
        <w:tc>
          <w:tcPr>
            <w:tcW w:w="957" w:type="pct"/>
            <w:shd w:val="clear" w:color="auto" w:fill="D9D9D9" w:themeFill="background1" w:themeFillShade="D9"/>
          </w:tcPr>
          <w:p w14:paraId="771404FD" w14:textId="77777777" w:rsidR="00255312" w:rsidRPr="00516C12" w:rsidRDefault="00255312" w:rsidP="005B26FE">
            <w:pPr>
              <w:rPr>
                <w:rFonts w:cs="Arial"/>
                <w:b/>
              </w:rPr>
            </w:pPr>
            <w:r w:rsidRPr="00516C12">
              <w:rPr>
                <w:rFonts w:cs="Arial"/>
                <w:b/>
              </w:rPr>
              <w:t>Post-condition</w:t>
            </w:r>
          </w:p>
        </w:tc>
        <w:tc>
          <w:tcPr>
            <w:tcW w:w="4043" w:type="pct"/>
          </w:tcPr>
          <w:p w14:paraId="5610466F" w14:textId="77777777" w:rsidR="00255312" w:rsidRPr="00516C12" w:rsidRDefault="00255312" w:rsidP="005B26FE">
            <w:pPr>
              <w:rPr>
                <w:rFonts w:cs="Arial"/>
              </w:rPr>
            </w:pPr>
            <w:r w:rsidRPr="003405A1">
              <w:t xml:space="preserve">Thông tin chi </w:t>
            </w:r>
            <w:proofErr w:type="spellStart"/>
            <w:r w:rsidRPr="003405A1">
              <w:t>tiết</w:t>
            </w:r>
            <w:proofErr w:type="spellEnd"/>
            <w:r w:rsidRPr="003405A1">
              <w:t xml:space="preserve"> </w:t>
            </w:r>
            <w:proofErr w:type="spellStart"/>
            <w:r w:rsidRPr="003405A1">
              <w:t>của</w:t>
            </w:r>
            <w:proofErr w:type="spellEnd"/>
            <w:r w:rsidRPr="003405A1">
              <w:t xml:space="preserve"> </w:t>
            </w:r>
            <w:proofErr w:type="spellStart"/>
            <w:r w:rsidRPr="003405A1">
              <w:t>đơn</w:t>
            </w:r>
            <w:proofErr w:type="spellEnd"/>
            <w:r w:rsidRPr="003405A1">
              <w:t xml:space="preserve"> </w:t>
            </w:r>
            <w:proofErr w:type="spellStart"/>
            <w:r w:rsidRPr="003405A1">
              <w:t>nhập</w:t>
            </w:r>
            <w:proofErr w:type="spellEnd"/>
            <w:r w:rsidRPr="003405A1">
              <w:t>/</w:t>
            </w:r>
            <w:proofErr w:type="spellStart"/>
            <w:r w:rsidRPr="003405A1">
              <w:t>xuất</w:t>
            </w:r>
            <w:proofErr w:type="spellEnd"/>
            <w:r w:rsidRPr="003405A1">
              <w:t xml:space="preserve"> </w:t>
            </w:r>
            <w:proofErr w:type="spellStart"/>
            <w:r w:rsidRPr="003405A1">
              <w:t>kho</w:t>
            </w:r>
            <w:proofErr w:type="spellEnd"/>
            <w:r w:rsidRPr="003405A1">
              <w:t xml:space="preserve"> </w:t>
            </w:r>
            <w:proofErr w:type="spellStart"/>
            <w:r w:rsidRPr="003405A1">
              <w:t>được</w:t>
            </w:r>
            <w:proofErr w:type="spellEnd"/>
            <w:r w:rsidRPr="003405A1">
              <w:t xml:space="preserve"> </w:t>
            </w:r>
            <w:proofErr w:type="spellStart"/>
            <w:r w:rsidRPr="003405A1">
              <w:t>chọn</w:t>
            </w:r>
            <w:proofErr w:type="spellEnd"/>
            <w:r w:rsidRPr="003405A1">
              <w:t xml:space="preserve"> </w:t>
            </w:r>
            <w:proofErr w:type="spellStart"/>
            <w:r w:rsidRPr="003405A1">
              <w:t>được</w:t>
            </w:r>
            <w:proofErr w:type="spellEnd"/>
            <w:r w:rsidRPr="003405A1">
              <w:t xml:space="preserve"> </w:t>
            </w:r>
            <w:proofErr w:type="spellStart"/>
            <w:r w:rsidRPr="003405A1">
              <w:t>hiển</w:t>
            </w:r>
            <w:proofErr w:type="spellEnd"/>
            <w:r w:rsidRPr="003405A1">
              <w:t xml:space="preserve"> </w:t>
            </w:r>
            <w:proofErr w:type="spellStart"/>
            <w:r w:rsidRPr="003405A1">
              <w:t>thị</w:t>
            </w:r>
            <w:proofErr w:type="spellEnd"/>
            <w:r w:rsidRPr="003405A1">
              <w:t xml:space="preserve"> </w:t>
            </w:r>
            <w:proofErr w:type="spellStart"/>
            <w:r w:rsidRPr="003405A1">
              <w:t>trên</w:t>
            </w:r>
            <w:proofErr w:type="spellEnd"/>
            <w:r w:rsidRPr="003405A1">
              <w:t xml:space="preserve"> </w:t>
            </w:r>
            <w:proofErr w:type="spellStart"/>
            <w:r w:rsidRPr="003405A1">
              <w:t>màn</w:t>
            </w:r>
            <w:proofErr w:type="spellEnd"/>
            <w:r w:rsidRPr="003405A1">
              <w:t xml:space="preserve"> </w:t>
            </w:r>
            <w:proofErr w:type="spellStart"/>
            <w:r w:rsidRPr="003405A1">
              <w:t>hình</w:t>
            </w:r>
            <w:proofErr w:type="spellEnd"/>
          </w:p>
        </w:tc>
      </w:tr>
    </w:tbl>
    <w:p w14:paraId="27E50511" w14:textId="77777777" w:rsidR="00255312" w:rsidRPr="00A704C2" w:rsidRDefault="00255312" w:rsidP="00255312">
      <w:pPr>
        <w:rPr>
          <w:rFonts w:eastAsiaTheme="majorEastAsia" w:cs="Arial"/>
          <w:b/>
          <w:color w:val="1F3864" w:themeColor="accent5" w:themeShade="80"/>
          <w:sz w:val="22"/>
          <w:lang w:val="vi-VN" w:eastAsia="en-US"/>
        </w:rPr>
      </w:pPr>
      <w:r>
        <w:rPr>
          <w:rFonts w:eastAsiaTheme="majorEastAsia" w:cs="Arial"/>
          <w:b/>
          <w:color w:val="1F3864" w:themeColor="accent5" w:themeShade="80"/>
          <w:sz w:val="22"/>
          <w:lang w:val="en-US" w:eastAsia="en-US"/>
        </w:rPr>
        <w:t>Activity</w:t>
      </w:r>
      <w:r>
        <w:rPr>
          <w:rFonts w:eastAsiaTheme="majorEastAsia" w:cs="Arial"/>
          <w:b/>
          <w:color w:val="1F3864" w:themeColor="accent5" w:themeShade="80"/>
          <w:sz w:val="22"/>
          <w:lang w:val="vi-VN" w:eastAsia="en-US"/>
        </w:rPr>
        <w:t xml:space="preserve"> Flow</w:t>
      </w:r>
    </w:p>
    <w:p w14:paraId="180023FC" w14:textId="77777777" w:rsidR="00255312" w:rsidRDefault="00255312" w:rsidP="00255312">
      <w:pPr>
        <w:rPr>
          <w:rFonts w:eastAsiaTheme="majorEastAsia" w:cs="Arial"/>
          <w:b/>
          <w:color w:val="1F3864" w:themeColor="accent5" w:themeShade="80"/>
          <w:sz w:val="22"/>
          <w:lang w:val="en-US" w:eastAsia="en-US"/>
        </w:rPr>
      </w:pPr>
      <w:r w:rsidRPr="00A704C2">
        <w:rPr>
          <w:rFonts w:eastAsiaTheme="majorEastAsia" w:cs="Arial"/>
          <w:b/>
          <w:noProof/>
          <w:color w:val="1F3864" w:themeColor="accent5" w:themeShade="80"/>
          <w:sz w:val="22"/>
          <w:lang w:val="en-US" w:eastAsia="en-US"/>
        </w:rPr>
        <w:lastRenderedPageBreak/>
        <w:drawing>
          <wp:inline distT="0" distB="0" distL="0" distR="0" wp14:anchorId="70CF9CA4" wp14:editId="67B93391">
            <wp:extent cx="5250635" cy="2972058"/>
            <wp:effectExtent l="0" t="0" r="7620" b="0"/>
            <wp:docPr id="883356834" name="Picture 883356834" descr="A graph with black circl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56834" name="Picture 883356834" descr="A graph with black circles and white text&#10;&#10;Description automatically generated"/>
                    <pic:cNvPicPr/>
                  </pic:nvPicPr>
                  <pic:blipFill>
                    <a:blip r:embed="rId50"/>
                    <a:stretch>
                      <a:fillRect/>
                    </a:stretch>
                  </pic:blipFill>
                  <pic:spPr>
                    <a:xfrm>
                      <a:off x="0" y="0"/>
                      <a:ext cx="5250635" cy="2972058"/>
                    </a:xfrm>
                    <a:prstGeom prst="rect">
                      <a:avLst/>
                    </a:prstGeom>
                  </pic:spPr>
                </pic:pic>
              </a:graphicData>
            </a:graphic>
          </wp:inline>
        </w:drawing>
      </w:r>
    </w:p>
    <w:p w14:paraId="587146F9" w14:textId="77777777" w:rsidR="00255312" w:rsidRDefault="00255312" w:rsidP="00255312">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933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022"/>
        <w:gridCol w:w="1023"/>
        <w:gridCol w:w="7285"/>
      </w:tblGrid>
      <w:tr w:rsidR="00255312" w14:paraId="51377179" w14:textId="77777777" w:rsidTr="005B26FE">
        <w:trPr>
          <w:trHeight w:val="253"/>
        </w:trPr>
        <w:tc>
          <w:tcPr>
            <w:tcW w:w="1022" w:type="dxa"/>
            <w:shd w:val="clear" w:color="auto" w:fill="D9D9D9"/>
          </w:tcPr>
          <w:p w14:paraId="0CBCA2CA" w14:textId="77777777" w:rsidR="00255312" w:rsidRDefault="00255312" w:rsidP="005B26FE">
            <w:pPr>
              <w:rPr>
                <w:b/>
              </w:rPr>
            </w:pPr>
            <w:r>
              <w:rPr>
                <w:b/>
              </w:rPr>
              <w:t>Step</w:t>
            </w:r>
          </w:p>
        </w:tc>
        <w:tc>
          <w:tcPr>
            <w:tcW w:w="1023" w:type="dxa"/>
            <w:shd w:val="clear" w:color="auto" w:fill="D9D9D9"/>
          </w:tcPr>
          <w:p w14:paraId="3BBDDB2D" w14:textId="77777777" w:rsidR="00255312" w:rsidRDefault="00255312" w:rsidP="005B26FE">
            <w:pPr>
              <w:rPr>
                <w:b/>
              </w:rPr>
            </w:pPr>
            <w:r>
              <w:rPr>
                <w:b/>
              </w:rPr>
              <w:t>BR Code</w:t>
            </w:r>
          </w:p>
        </w:tc>
        <w:tc>
          <w:tcPr>
            <w:tcW w:w="7285" w:type="dxa"/>
            <w:shd w:val="clear" w:color="auto" w:fill="D9D9D9"/>
          </w:tcPr>
          <w:p w14:paraId="7D8E253C" w14:textId="77777777" w:rsidR="00255312" w:rsidRDefault="00255312" w:rsidP="005B26FE">
            <w:pPr>
              <w:rPr>
                <w:b/>
              </w:rPr>
            </w:pPr>
            <w:r>
              <w:rPr>
                <w:b/>
              </w:rPr>
              <w:t>Description</w:t>
            </w:r>
          </w:p>
        </w:tc>
      </w:tr>
      <w:tr w:rsidR="00255312" w14:paraId="2D19A46B" w14:textId="77777777" w:rsidTr="005B26FE">
        <w:trPr>
          <w:trHeight w:val="253"/>
        </w:trPr>
        <w:tc>
          <w:tcPr>
            <w:tcW w:w="1022" w:type="dxa"/>
          </w:tcPr>
          <w:p w14:paraId="57090067" w14:textId="77777777" w:rsidR="00255312" w:rsidRDefault="00255312" w:rsidP="005B26FE">
            <w:r>
              <w:t>(2)</w:t>
            </w:r>
          </w:p>
        </w:tc>
        <w:tc>
          <w:tcPr>
            <w:tcW w:w="1023" w:type="dxa"/>
            <w:shd w:val="clear" w:color="auto" w:fill="auto"/>
          </w:tcPr>
          <w:p w14:paraId="0F615A45" w14:textId="20ABAA76" w:rsidR="00255312" w:rsidRDefault="00255312" w:rsidP="005B26FE">
            <w:pPr>
              <w:pStyle w:val="Caption"/>
            </w:pPr>
            <w:r>
              <w:t xml:space="preserve">BR </w:t>
            </w:r>
            <w:r>
              <w:fldChar w:fldCharType="begin"/>
            </w:r>
            <w:r>
              <w:instrText xml:space="preserve"> SEQ BR \* ARABIC </w:instrText>
            </w:r>
            <w:r>
              <w:fldChar w:fldCharType="separate"/>
            </w:r>
            <w:r w:rsidR="00201D76">
              <w:rPr>
                <w:noProof/>
              </w:rPr>
              <w:t>25</w:t>
            </w:r>
            <w:r>
              <w:fldChar w:fldCharType="end"/>
            </w:r>
          </w:p>
          <w:p w14:paraId="24D0BD4B" w14:textId="77777777" w:rsidR="00255312" w:rsidRDefault="00255312" w:rsidP="005B26FE">
            <w:pPr>
              <w:rPr>
                <w:b/>
              </w:rPr>
            </w:pPr>
          </w:p>
        </w:tc>
        <w:tc>
          <w:tcPr>
            <w:tcW w:w="7285" w:type="dxa"/>
            <w:shd w:val="clear" w:color="auto" w:fill="auto"/>
          </w:tcPr>
          <w:p w14:paraId="76FAB0DF" w14:textId="77777777" w:rsidR="00255312" w:rsidRDefault="00255312" w:rsidP="005B26FE">
            <w:pPr>
              <w:rPr>
                <w:b/>
                <w:u w:val="single"/>
              </w:rPr>
            </w:pPr>
            <w:r>
              <w:rPr>
                <w:b/>
                <w:u w:val="single"/>
              </w:rPr>
              <w:t>Screen Displaying Rules:</w:t>
            </w:r>
          </w:p>
          <w:p w14:paraId="0A6057EC" w14:textId="77777777" w:rsidR="00255312" w:rsidRPr="004D6139" w:rsidRDefault="00255312">
            <w:pPr>
              <w:pStyle w:val="Body"/>
              <w:rPr>
                <w:rPrChange w:id="81" w:author="Asus" w:date="2020-12-28T19:18:00Z">
                  <w:rPr>
                    <w:strike/>
                    <w:color w:val="000000"/>
                  </w:rPr>
                </w:rPrChange>
              </w:rPr>
              <w:pPrChange w:id="82" w:author="Asus" w:date="2020-12-28T19:18:00Z">
                <w:pPr>
                  <w:numPr>
                    <w:numId w:val="11"/>
                  </w:numPr>
                  <w:pBdr>
                    <w:top w:val="nil"/>
                    <w:left w:val="nil"/>
                    <w:bottom w:val="nil"/>
                    <w:right w:val="nil"/>
                    <w:between w:val="nil"/>
                  </w:pBdr>
                  <w:tabs>
                    <w:tab w:val="num" w:pos="360"/>
                  </w:tabs>
                  <w:spacing w:before="40" w:after="40"/>
                  <w:ind w:left="1080" w:hanging="360"/>
                </w:pPr>
              </w:pPrChange>
            </w:pPr>
            <w:proofErr w:type="spellStart"/>
            <w:r>
              <w:t>Hệ</w:t>
            </w:r>
            <w:proofErr w:type="spellEnd"/>
            <w:r>
              <w:t xml:space="preserve"> </w:t>
            </w:r>
            <w:proofErr w:type="spellStart"/>
            <w:r>
              <w:t>thống</w:t>
            </w:r>
            <w:proofErr w:type="spellEnd"/>
            <w:r>
              <w:t xml:space="preserve"> </w:t>
            </w:r>
            <w:proofErr w:type="spellStart"/>
            <w:r>
              <w:t>tải</w:t>
            </w:r>
            <w:proofErr w:type="spellEnd"/>
            <w:r>
              <w:t xml:space="preserve"> </w:t>
            </w:r>
            <w:proofErr w:type="spellStart"/>
            <w:r>
              <w:t>màn</w:t>
            </w:r>
            <w:proofErr w:type="spellEnd"/>
            <w:r>
              <w:t xml:space="preserve"> </w:t>
            </w:r>
            <w:proofErr w:type="spellStart"/>
            <w:r>
              <w:t>hình</w:t>
            </w:r>
            <w:proofErr w:type="spellEnd"/>
            <w:r>
              <w:t xml:space="preserve">: &lt;&lt;Chi </w:t>
            </w:r>
            <w:proofErr w:type="spellStart"/>
            <w:r>
              <w:t>tiết</w:t>
            </w:r>
            <w:proofErr w:type="spellEnd"/>
            <w:r>
              <w:t xml:space="preserve"> </w:t>
            </w:r>
            <w:proofErr w:type="spellStart"/>
            <w:r>
              <w:t>đơn</w:t>
            </w:r>
            <w:proofErr w:type="spellEnd"/>
            <w:r>
              <w:t xml:space="preserve"> </w:t>
            </w:r>
            <w:proofErr w:type="spellStart"/>
            <w:r>
              <w:t>nhập</w:t>
            </w:r>
            <w:proofErr w:type="spellEnd"/>
            <w:r>
              <w:t>/</w:t>
            </w:r>
            <w:proofErr w:type="spellStart"/>
            <w:r>
              <w:t>xuất</w:t>
            </w:r>
            <w:proofErr w:type="spellEnd"/>
            <w:r>
              <w:t xml:space="preserve"> </w:t>
            </w:r>
            <w:proofErr w:type="spellStart"/>
            <w:r>
              <w:t>kho</w:t>
            </w:r>
            <w:proofErr w:type="spellEnd"/>
            <w:r>
              <w:t xml:space="preserve">&gt;&gt; </w:t>
            </w:r>
            <w:proofErr w:type="spellStart"/>
            <w:r>
              <w:t>của</w:t>
            </w:r>
            <w:proofErr w:type="spellEnd"/>
            <w:r>
              <w:rPr>
                <w:lang w:val="vi-VN"/>
              </w:rPr>
              <w:t xml:space="preserve"> </w:t>
            </w:r>
            <w:proofErr w:type="spellStart"/>
            <w:r>
              <w:t>Đơn</w:t>
            </w:r>
            <w:proofErr w:type="spellEnd"/>
            <w:r>
              <w:t xml:space="preserve"> </w:t>
            </w:r>
            <w:proofErr w:type="spellStart"/>
            <w:r>
              <w:t>nhập</w:t>
            </w:r>
            <w:proofErr w:type="spellEnd"/>
            <w:r>
              <w:t>/</w:t>
            </w:r>
            <w:proofErr w:type="spellStart"/>
            <w:r>
              <w:t>xuất</w:t>
            </w:r>
            <w:proofErr w:type="spellEnd"/>
            <w:r>
              <w:t xml:space="preserve"> </w:t>
            </w:r>
            <w:proofErr w:type="spellStart"/>
            <w:r>
              <w:t>kho</w:t>
            </w:r>
            <w:proofErr w:type="spellEnd"/>
            <w:r>
              <w:t xml:space="preserve"> </w:t>
            </w:r>
            <w:proofErr w:type="spellStart"/>
            <w:r>
              <w:t>được</w:t>
            </w:r>
            <w:proofErr w:type="spellEnd"/>
            <w:r>
              <w:t xml:space="preserve"> </w:t>
            </w:r>
            <w:proofErr w:type="spellStart"/>
            <w:r>
              <w:t>chọn</w:t>
            </w:r>
            <w:proofErr w:type="spellEnd"/>
          </w:p>
        </w:tc>
      </w:tr>
    </w:tbl>
    <w:p w14:paraId="4BC572BD" w14:textId="77777777" w:rsidR="00255312" w:rsidRPr="009B35D2" w:rsidRDefault="00255312" w:rsidP="00255312">
      <w:pPr>
        <w:rPr>
          <w:lang w:val="vi-VN" w:eastAsia="en-US"/>
        </w:rPr>
      </w:pPr>
    </w:p>
    <w:p w14:paraId="4FFD68FE" w14:textId="092ABD5C" w:rsidR="00E4323F" w:rsidRDefault="00531D57" w:rsidP="00393B21">
      <w:pPr>
        <w:pStyle w:val="Heading3"/>
      </w:pPr>
      <w:bookmarkStart w:id="83" w:name="_Toc152340772"/>
      <w:bookmarkStart w:id="84" w:name="_Ref152351807"/>
      <w:r>
        <w:t xml:space="preserve">UC </w:t>
      </w:r>
      <w:r w:rsidR="008B26E1">
        <w:t>8</w:t>
      </w:r>
      <w:r>
        <w:t xml:space="preserve">: Xem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r>
        <w:t>xuất</w:t>
      </w:r>
      <w:proofErr w:type="spellEnd"/>
      <w:r>
        <w:t xml:space="preserve"> </w:t>
      </w:r>
      <w:proofErr w:type="spellStart"/>
      <w:r>
        <w:t>nhập</w:t>
      </w:r>
      <w:proofErr w:type="spellEnd"/>
      <w:r>
        <w:t xml:space="preserve"> </w:t>
      </w:r>
      <w:proofErr w:type="spellStart"/>
      <w:r>
        <w:t>kho</w:t>
      </w:r>
      <w:proofErr w:type="spellEnd"/>
      <w:r>
        <w:t xml:space="preserve"> </w:t>
      </w:r>
      <w:proofErr w:type="spellStart"/>
      <w:r>
        <w:t>dành</w:t>
      </w:r>
      <w:proofErr w:type="spellEnd"/>
      <w:r>
        <w:t xml:space="preserve"> </w:t>
      </w:r>
      <w:proofErr w:type="spellStart"/>
      <w:r>
        <w:t>cho</w:t>
      </w:r>
      <w:proofErr w:type="spellEnd"/>
      <w:r>
        <w:t xml:space="preserve"> </w:t>
      </w:r>
      <w:proofErr w:type="spellStart"/>
      <w:r>
        <w:t>lái</w:t>
      </w:r>
      <w:proofErr w:type="spellEnd"/>
      <w:r>
        <w:t xml:space="preserve"> </w:t>
      </w:r>
      <w:proofErr w:type="spellStart"/>
      <w:r>
        <w:t>xe</w:t>
      </w:r>
      <w:bookmarkEnd w:id="79"/>
      <w:bookmarkEnd w:id="80"/>
      <w:bookmarkEnd w:id="83"/>
      <w:bookmarkEnd w:id="84"/>
      <w:proofErr w:type="spellEnd"/>
    </w:p>
    <w:p w14:paraId="0A685DA8" w14:textId="1078B759" w:rsidR="00E4323F" w:rsidRDefault="00E4323F" w:rsidP="00E4323F">
      <w:pPr>
        <w:rPr>
          <w:lang w:val="en-US" w:eastAsia="en-US"/>
        </w:rPr>
      </w:pPr>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E4323F" w:rsidRPr="00516C12" w14:paraId="5315B17D" w14:textId="77777777" w:rsidTr="00DC35D8">
        <w:tc>
          <w:tcPr>
            <w:tcW w:w="957" w:type="pct"/>
            <w:shd w:val="clear" w:color="auto" w:fill="D9D9D9" w:themeFill="background1" w:themeFillShade="D9"/>
          </w:tcPr>
          <w:p w14:paraId="62D1493F" w14:textId="77777777" w:rsidR="00E4323F" w:rsidRPr="00516C12" w:rsidRDefault="00E4323F" w:rsidP="00DC35D8">
            <w:pPr>
              <w:rPr>
                <w:rFonts w:cs="Arial"/>
                <w:b/>
              </w:rPr>
            </w:pPr>
            <w:r w:rsidRPr="00516C12">
              <w:rPr>
                <w:rFonts w:cs="Arial"/>
                <w:b/>
              </w:rPr>
              <w:t>Objective</w:t>
            </w:r>
          </w:p>
        </w:tc>
        <w:tc>
          <w:tcPr>
            <w:tcW w:w="4043" w:type="pct"/>
          </w:tcPr>
          <w:p w14:paraId="11F3DA98" w14:textId="77777777" w:rsidR="00E4323F" w:rsidRPr="00516C12" w:rsidRDefault="00E4323F" w:rsidP="00DC35D8">
            <w:pPr>
              <w:rPr>
                <w:rFonts w:cs="Arial"/>
              </w:rPr>
            </w:pPr>
            <w:proofErr w:type="spellStart"/>
            <w:r w:rsidRPr="003405A1">
              <w:t>Tính</w:t>
            </w:r>
            <w:proofErr w:type="spellEnd"/>
            <w:r w:rsidRPr="003405A1">
              <w:t xml:space="preserve"> </w:t>
            </w:r>
            <w:proofErr w:type="spellStart"/>
            <w:r w:rsidRPr="003405A1">
              <w:t>năng</w:t>
            </w:r>
            <w:proofErr w:type="spellEnd"/>
            <w:r w:rsidRPr="003405A1">
              <w:t xml:space="preserve"> </w:t>
            </w:r>
            <w:proofErr w:type="spellStart"/>
            <w:r w:rsidRPr="003405A1">
              <w:t>này</w:t>
            </w:r>
            <w:proofErr w:type="spellEnd"/>
            <w:r w:rsidRPr="003405A1">
              <w:t xml:space="preserve"> </w:t>
            </w:r>
            <w:proofErr w:type="spellStart"/>
            <w:r w:rsidRPr="003405A1">
              <w:t>cho</w:t>
            </w:r>
            <w:proofErr w:type="spellEnd"/>
            <w:r w:rsidRPr="003405A1">
              <w:t xml:space="preserve"> </w:t>
            </w:r>
            <w:proofErr w:type="spellStart"/>
            <w:r w:rsidRPr="003405A1">
              <w:t>phép</w:t>
            </w:r>
            <w:proofErr w:type="spellEnd"/>
            <w:r w:rsidRPr="003405A1">
              <w:t xml:space="preserve"> NSD </w:t>
            </w:r>
            <w:proofErr w:type="spellStart"/>
            <w:r w:rsidRPr="003405A1">
              <w:t>xem</w:t>
            </w:r>
            <w:proofErr w:type="spellEnd"/>
            <w:r w:rsidRPr="003405A1">
              <w:t xml:space="preserve"> </w:t>
            </w:r>
            <w:proofErr w:type="spellStart"/>
            <w:r>
              <w:t>danh</w:t>
            </w:r>
            <w:proofErr w:type="spellEnd"/>
            <w:r>
              <w:t xml:space="preserve"> </w:t>
            </w:r>
            <w:proofErr w:type="spellStart"/>
            <w:r>
              <w:t>sách</w:t>
            </w:r>
            <w:proofErr w:type="spellEnd"/>
            <w:r>
              <w:t xml:space="preserve"> </w:t>
            </w:r>
            <w:proofErr w:type="spellStart"/>
            <w:r w:rsidRPr="003405A1">
              <w:t>đơn</w:t>
            </w:r>
            <w:proofErr w:type="spellEnd"/>
            <w:r w:rsidRPr="003405A1">
              <w:t xml:space="preserve"> </w:t>
            </w:r>
            <w:proofErr w:type="spellStart"/>
            <w:r w:rsidRPr="003405A1">
              <w:t>nhập</w:t>
            </w:r>
            <w:proofErr w:type="spellEnd"/>
            <w:r w:rsidRPr="003405A1">
              <w:t>/</w:t>
            </w:r>
            <w:proofErr w:type="spellStart"/>
            <w:r>
              <w:t>xuất</w:t>
            </w:r>
            <w:proofErr w:type="spellEnd"/>
            <w:r>
              <w:t xml:space="preserve"> </w:t>
            </w:r>
            <w:proofErr w:type="spellStart"/>
            <w:r w:rsidRPr="003405A1">
              <w:t>kho</w:t>
            </w:r>
            <w:proofErr w:type="spellEnd"/>
          </w:p>
        </w:tc>
      </w:tr>
      <w:tr w:rsidR="00E4323F" w:rsidRPr="00516C12" w14:paraId="664EB80E" w14:textId="77777777" w:rsidTr="00DC35D8">
        <w:tc>
          <w:tcPr>
            <w:tcW w:w="957" w:type="pct"/>
            <w:shd w:val="clear" w:color="auto" w:fill="D9D9D9" w:themeFill="background1" w:themeFillShade="D9"/>
          </w:tcPr>
          <w:p w14:paraId="0246F210" w14:textId="77777777" w:rsidR="00E4323F" w:rsidRPr="00516C12" w:rsidRDefault="00E4323F" w:rsidP="00DC35D8">
            <w:pPr>
              <w:rPr>
                <w:rFonts w:cs="Arial"/>
                <w:b/>
              </w:rPr>
            </w:pPr>
            <w:r w:rsidRPr="00516C12">
              <w:rPr>
                <w:rFonts w:cs="Arial"/>
                <w:b/>
              </w:rPr>
              <w:t>Actor</w:t>
            </w:r>
          </w:p>
        </w:tc>
        <w:tc>
          <w:tcPr>
            <w:tcW w:w="4043" w:type="pct"/>
          </w:tcPr>
          <w:p w14:paraId="76C107A2" w14:textId="0C84CA7D" w:rsidR="00E4323F" w:rsidRPr="00E4323F" w:rsidRDefault="00E4323F" w:rsidP="00DC35D8">
            <w:pPr>
              <w:rPr>
                <w:rFonts w:cs="Arial"/>
                <w:lang w:val="vi-VN"/>
              </w:rPr>
            </w:pPr>
            <w:proofErr w:type="spellStart"/>
            <w:r>
              <w:t>Lái</w:t>
            </w:r>
            <w:proofErr w:type="spellEnd"/>
            <w:r>
              <w:rPr>
                <w:lang w:val="vi-VN"/>
              </w:rPr>
              <w:t xml:space="preserve"> xe</w:t>
            </w:r>
          </w:p>
        </w:tc>
      </w:tr>
      <w:tr w:rsidR="00E4323F" w:rsidRPr="00516C12" w14:paraId="67A2F5FC" w14:textId="77777777" w:rsidTr="00DC35D8">
        <w:tc>
          <w:tcPr>
            <w:tcW w:w="957" w:type="pct"/>
            <w:shd w:val="clear" w:color="auto" w:fill="D9D9D9" w:themeFill="background1" w:themeFillShade="D9"/>
          </w:tcPr>
          <w:p w14:paraId="74F7D8B5" w14:textId="77777777" w:rsidR="00E4323F" w:rsidRPr="00516C12" w:rsidRDefault="00E4323F" w:rsidP="00DC35D8">
            <w:pPr>
              <w:rPr>
                <w:rFonts w:cs="Arial"/>
                <w:b/>
              </w:rPr>
            </w:pPr>
            <w:r w:rsidRPr="00516C12">
              <w:rPr>
                <w:rFonts w:cs="Arial"/>
                <w:b/>
              </w:rPr>
              <w:t>Trigger</w:t>
            </w:r>
          </w:p>
        </w:tc>
        <w:tc>
          <w:tcPr>
            <w:tcW w:w="4043" w:type="pct"/>
          </w:tcPr>
          <w:p w14:paraId="7E497CD7" w14:textId="1A7675F5" w:rsidR="00E4323F" w:rsidRDefault="008E4A8B" w:rsidP="008E4A8B">
            <w:pPr>
              <w:pStyle w:val="BulletList1"/>
            </w:pPr>
            <w:r>
              <w:t xml:space="preserve">NSD click </w:t>
            </w:r>
            <w:proofErr w:type="spellStart"/>
            <w:r>
              <w:t>vào</w:t>
            </w:r>
            <w:proofErr w:type="spellEnd"/>
            <w:r>
              <w:t xml:space="preserve"> “</w:t>
            </w:r>
            <w:proofErr w:type="spellStart"/>
            <w:r>
              <w:t>Đơn</w:t>
            </w:r>
            <w:proofErr w:type="spellEnd"/>
            <w:r>
              <w:t xml:space="preserve"> </w:t>
            </w:r>
            <w:proofErr w:type="spellStart"/>
            <w:r>
              <w:t>nhập</w:t>
            </w:r>
            <w:proofErr w:type="spellEnd"/>
            <w:r>
              <w:t xml:space="preserve"> </w:t>
            </w:r>
            <w:proofErr w:type="spellStart"/>
            <w:r>
              <w:t>kho</w:t>
            </w:r>
            <w:proofErr w:type="spellEnd"/>
            <w:r>
              <w:t>”</w:t>
            </w:r>
            <w:r w:rsidR="00F23515">
              <w:rPr>
                <w:lang w:val="vi-VN"/>
              </w:rPr>
              <w:t xml:space="preserve"> ở left menu</w:t>
            </w:r>
            <w:r>
              <w:t xml:space="preserve"> </w:t>
            </w:r>
            <w:proofErr w:type="spellStart"/>
            <w:r>
              <w:t>nếu</w:t>
            </w:r>
            <w:proofErr w:type="spellEnd"/>
            <w:r>
              <w:t xml:space="preserve"> </w:t>
            </w:r>
            <w:proofErr w:type="spellStart"/>
            <w:r>
              <w:t>muốn</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r>
              <w:t>nhập</w:t>
            </w:r>
            <w:proofErr w:type="spellEnd"/>
            <w:r>
              <w:t xml:space="preserve"> </w:t>
            </w:r>
            <w:proofErr w:type="spellStart"/>
            <w:r>
              <w:t>kho</w:t>
            </w:r>
            <w:proofErr w:type="spellEnd"/>
          </w:p>
          <w:p w14:paraId="63419FF9" w14:textId="144F3AB9" w:rsidR="008E4A8B" w:rsidRPr="008E4A8B" w:rsidRDefault="008E4A8B" w:rsidP="008E4A8B">
            <w:pPr>
              <w:pStyle w:val="BulletList1"/>
            </w:pPr>
            <w:r>
              <w:t xml:space="preserve">NSD click </w:t>
            </w:r>
            <w:proofErr w:type="spellStart"/>
            <w:r>
              <w:t>vào</w:t>
            </w:r>
            <w:proofErr w:type="spellEnd"/>
            <w:r>
              <w:t xml:space="preserve"> “</w:t>
            </w:r>
            <w:proofErr w:type="spellStart"/>
            <w:r>
              <w:t>Đơn</w:t>
            </w:r>
            <w:proofErr w:type="spellEnd"/>
            <w:r>
              <w:t xml:space="preserve"> </w:t>
            </w:r>
            <w:proofErr w:type="spellStart"/>
            <w:r>
              <w:t>xuất</w:t>
            </w:r>
            <w:proofErr w:type="spellEnd"/>
            <w:r>
              <w:t xml:space="preserve"> </w:t>
            </w:r>
            <w:proofErr w:type="spellStart"/>
            <w:r>
              <w:t>kho</w:t>
            </w:r>
            <w:proofErr w:type="spellEnd"/>
            <w:r>
              <w:t>”</w:t>
            </w:r>
            <w:r w:rsidR="00F23515">
              <w:rPr>
                <w:lang w:val="vi-VN"/>
              </w:rPr>
              <w:t xml:space="preserve"> ở left menu</w:t>
            </w:r>
            <w:r>
              <w:t xml:space="preserve"> </w:t>
            </w:r>
            <w:proofErr w:type="spellStart"/>
            <w:r>
              <w:t>nếu</w:t>
            </w:r>
            <w:proofErr w:type="spellEnd"/>
            <w:r>
              <w:t xml:space="preserve"> </w:t>
            </w:r>
            <w:proofErr w:type="spellStart"/>
            <w:r>
              <w:t>muốn</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r>
              <w:t>xuất</w:t>
            </w:r>
            <w:proofErr w:type="spellEnd"/>
            <w:r>
              <w:t xml:space="preserve"> </w:t>
            </w:r>
            <w:proofErr w:type="spellStart"/>
            <w:r>
              <w:t>kho</w:t>
            </w:r>
            <w:proofErr w:type="spellEnd"/>
          </w:p>
        </w:tc>
      </w:tr>
      <w:tr w:rsidR="00E4323F" w:rsidRPr="00516C12" w14:paraId="49F795AE" w14:textId="77777777" w:rsidTr="00DC35D8">
        <w:tc>
          <w:tcPr>
            <w:tcW w:w="957" w:type="pct"/>
            <w:shd w:val="clear" w:color="auto" w:fill="D9D9D9" w:themeFill="background1" w:themeFillShade="D9"/>
          </w:tcPr>
          <w:p w14:paraId="71C3BF47" w14:textId="77777777" w:rsidR="00E4323F" w:rsidRPr="00516C12" w:rsidRDefault="00E4323F" w:rsidP="00DC35D8">
            <w:pPr>
              <w:rPr>
                <w:rFonts w:cs="Arial"/>
                <w:b/>
              </w:rPr>
            </w:pPr>
            <w:r w:rsidRPr="00516C12">
              <w:rPr>
                <w:rFonts w:cs="Arial"/>
                <w:b/>
              </w:rPr>
              <w:t>Pre-conditions</w:t>
            </w:r>
          </w:p>
        </w:tc>
        <w:tc>
          <w:tcPr>
            <w:tcW w:w="4043" w:type="pct"/>
          </w:tcPr>
          <w:p w14:paraId="7D8DF4DC" w14:textId="77777777" w:rsidR="00E4323F" w:rsidRPr="00516C12" w:rsidRDefault="00E4323F" w:rsidP="00DC35D8">
            <w:pPr>
              <w:pStyle w:val="BulletList1"/>
              <w:numPr>
                <w:ilvl w:val="0"/>
                <w:numId w:val="0"/>
              </w:numPr>
              <w:spacing w:line="360" w:lineRule="auto"/>
            </w:pPr>
            <w:r w:rsidRPr="003405A1">
              <w:t xml:space="preserve">User logged in </w:t>
            </w:r>
            <w:proofErr w:type="spellStart"/>
            <w:r w:rsidRPr="003405A1">
              <w:t>vào</w:t>
            </w:r>
            <w:proofErr w:type="spellEnd"/>
            <w:r w:rsidRPr="003405A1">
              <w:t xml:space="preserve"> </w:t>
            </w:r>
            <w:proofErr w:type="spellStart"/>
            <w:r w:rsidRPr="003405A1">
              <w:t>hệ</w:t>
            </w:r>
            <w:proofErr w:type="spellEnd"/>
            <w:r w:rsidRPr="003405A1">
              <w:t xml:space="preserve"> </w:t>
            </w:r>
            <w:proofErr w:type="spellStart"/>
            <w:r w:rsidRPr="003405A1">
              <w:t>thống</w:t>
            </w:r>
            <w:proofErr w:type="spellEnd"/>
            <w:r w:rsidRPr="003405A1">
              <w:t xml:space="preserve"> </w:t>
            </w:r>
            <w:proofErr w:type="spellStart"/>
            <w:r w:rsidRPr="003405A1">
              <w:t>với</w:t>
            </w:r>
            <w:proofErr w:type="spellEnd"/>
            <w:r w:rsidRPr="003405A1">
              <w:t xml:space="preserve"> actor </w:t>
            </w:r>
            <w:proofErr w:type="spellStart"/>
            <w:r w:rsidRPr="003405A1">
              <w:t>bên</w:t>
            </w:r>
            <w:proofErr w:type="spellEnd"/>
            <w:r w:rsidRPr="003405A1">
              <w:t xml:space="preserve"> </w:t>
            </w:r>
            <w:proofErr w:type="spellStart"/>
            <w:r w:rsidRPr="003405A1">
              <w:t>trên</w:t>
            </w:r>
            <w:proofErr w:type="spellEnd"/>
            <w:r w:rsidRPr="003405A1">
              <w:t>.</w:t>
            </w:r>
          </w:p>
        </w:tc>
      </w:tr>
      <w:tr w:rsidR="00E4323F" w:rsidRPr="00516C12" w14:paraId="3AFFC0AE" w14:textId="77777777" w:rsidTr="00DC35D8">
        <w:tc>
          <w:tcPr>
            <w:tcW w:w="957" w:type="pct"/>
            <w:shd w:val="clear" w:color="auto" w:fill="D9D9D9" w:themeFill="background1" w:themeFillShade="D9"/>
          </w:tcPr>
          <w:p w14:paraId="3A36147F" w14:textId="77777777" w:rsidR="00E4323F" w:rsidRPr="00516C12" w:rsidRDefault="00E4323F" w:rsidP="00DC35D8">
            <w:pPr>
              <w:rPr>
                <w:rFonts w:cs="Arial"/>
                <w:b/>
              </w:rPr>
            </w:pPr>
            <w:r w:rsidRPr="00516C12">
              <w:rPr>
                <w:rFonts w:cs="Arial"/>
                <w:b/>
              </w:rPr>
              <w:t>Post-condition</w:t>
            </w:r>
          </w:p>
        </w:tc>
        <w:tc>
          <w:tcPr>
            <w:tcW w:w="4043" w:type="pct"/>
          </w:tcPr>
          <w:p w14:paraId="47BD0F46" w14:textId="77777777" w:rsidR="00E4323F" w:rsidRPr="00516C12" w:rsidRDefault="00E4323F" w:rsidP="00DC35D8">
            <w:pPr>
              <w:rPr>
                <w:rFonts w:cs="Arial"/>
              </w:rPr>
            </w:pPr>
            <w:r>
              <w:t xml:space="preserve">Danh </w:t>
            </w:r>
            <w:proofErr w:type="spellStart"/>
            <w:r>
              <w:t>sách</w:t>
            </w:r>
            <w:proofErr w:type="spellEnd"/>
            <w:r w:rsidRPr="003405A1">
              <w:t xml:space="preserve"> </w:t>
            </w:r>
            <w:proofErr w:type="spellStart"/>
            <w:r w:rsidRPr="003405A1">
              <w:t>của</w:t>
            </w:r>
            <w:proofErr w:type="spellEnd"/>
            <w:r w:rsidRPr="003405A1">
              <w:t xml:space="preserve"> </w:t>
            </w:r>
            <w:proofErr w:type="spellStart"/>
            <w:r w:rsidRPr="003405A1">
              <w:t>đơn</w:t>
            </w:r>
            <w:proofErr w:type="spellEnd"/>
            <w:r w:rsidRPr="003405A1">
              <w:t xml:space="preserve"> </w:t>
            </w:r>
            <w:proofErr w:type="spellStart"/>
            <w:r w:rsidRPr="003405A1">
              <w:t>nhập</w:t>
            </w:r>
            <w:proofErr w:type="spellEnd"/>
            <w:r w:rsidRPr="003405A1">
              <w:t>/</w:t>
            </w:r>
            <w:proofErr w:type="spellStart"/>
            <w:r w:rsidRPr="003405A1">
              <w:t>xuất</w:t>
            </w:r>
            <w:proofErr w:type="spellEnd"/>
            <w:r w:rsidRPr="003405A1">
              <w:t xml:space="preserve"> </w:t>
            </w:r>
            <w:proofErr w:type="spellStart"/>
            <w:r w:rsidRPr="003405A1">
              <w:t>kho</w:t>
            </w:r>
            <w:proofErr w:type="spellEnd"/>
            <w:r w:rsidRPr="003405A1">
              <w:t xml:space="preserve"> </w:t>
            </w:r>
            <w:proofErr w:type="spellStart"/>
            <w:r w:rsidRPr="003405A1">
              <w:t>được</w:t>
            </w:r>
            <w:proofErr w:type="spellEnd"/>
            <w:r w:rsidRPr="003405A1">
              <w:t xml:space="preserve"> </w:t>
            </w:r>
            <w:proofErr w:type="spellStart"/>
            <w:r w:rsidRPr="003405A1">
              <w:t>chọn</w:t>
            </w:r>
            <w:proofErr w:type="spellEnd"/>
            <w:r w:rsidRPr="003405A1">
              <w:t xml:space="preserve"> </w:t>
            </w:r>
            <w:proofErr w:type="spellStart"/>
            <w:r w:rsidRPr="003405A1">
              <w:t>được</w:t>
            </w:r>
            <w:proofErr w:type="spellEnd"/>
            <w:r w:rsidRPr="003405A1">
              <w:t xml:space="preserve"> </w:t>
            </w:r>
            <w:proofErr w:type="spellStart"/>
            <w:r w:rsidRPr="003405A1">
              <w:t>hiển</w:t>
            </w:r>
            <w:proofErr w:type="spellEnd"/>
            <w:r w:rsidRPr="003405A1">
              <w:t xml:space="preserve"> </w:t>
            </w:r>
            <w:proofErr w:type="spellStart"/>
            <w:r w:rsidRPr="003405A1">
              <w:t>thị</w:t>
            </w:r>
            <w:proofErr w:type="spellEnd"/>
            <w:r w:rsidRPr="003405A1">
              <w:t xml:space="preserve"> </w:t>
            </w:r>
            <w:proofErr w:type="spellStart"/>
            <w:r w:rsidRPr="003405A1">
              <w:t>trên</w:t>
            </w:r>
            <w:proofErr w:type="spellEnd"/>
            <w:r w:rsidRPr="003405A1">
              <w:t xml:space="preserve"> </w:t>
            </w:r>
            <w:proofErr w:type="spellStart"/>
            <w:r w:rsidRPr="003405A1">
              <w:t>màn</w:t>
            </w:r>
            <w:proofErr w:type="spellEnd"/>
            <w:r w:rsidRPr="003405A1">
              <w:t xml:space="preserve"> </w:t>
            </w:r>
            <w:proofErr w:type="spellStart"/>
            <w:r w:rsidRPr="003405A1">
              <w:t>hình</w:t>
            </w:r>
            <w:proofErr w:type="spellEnd"/>
          </w:p>
        </w:tc>
      </w:tr>
    </w:tbl>
    <w:p w14:paraId="008F9B4C" w14:textId="77777777" w:rsidR="00E4323F" w:rsidRPr="00A704C2" w:rsidRDefault="00E4323F" w:rsidP="00E4323F">
      <w:pPr>
        <w:rPr>
          <w:rFonts w:eastAsiaTheme="majorEastAsia" w:cs="Arial"/>
          <w:b/>
          <w:color w:val="1F3864" w:themeColor="accent5" w:themeShade="80"/>
          <w:sz w:val="22"/>
          <w:lang w:val="vi-VN" w:eastAsia="en-US"/>
        </w:rPr>
      </w:pPr>
      <w:r>
        <w:rPr>
          <w:rFonts w:eastAsiaTheme="majorEastAsia" w:cs="Arial"/>
          <w:b/>
          <w:color w:val="1F3864" w:themeColor="accent5" w:themeShade="80"/>
          <w:sz w:val="22"/>
          <w:lang w:val="en-US" w:eastAsia="en-US"/>
        </w:rPr>
        <w:t>Activity</w:t>
      </w:r>
      <w:r>
        <w:rPr>
          <w:rFonts w:eastAsiaTheme="majorEastAsia" w:cs="Arial"/>
          <w:b/>
          <w:color w:val="1F3864" w:themeColor="accent5" w:themeShade="80"/>
          <w:sz w:val="22"/>
          <w:lang w:val="vi-VN" w:eastAsia="en-US"/>
        </w:rPr>
        <w:t xml:space="preserve"> Flow</w:t>
      </w:r>
    </w:p>
    <w:p w14:paraId="20455C0C" w14:textId="6A498ECE" w:rsidR="00E4323F" w:rsidRDefault="00E4323F" w:rsidP="00E4323F">
      <w:pPr>
        <w:jc w:val="center"/>
        <w:rPr>
          <w:rFonts w:cs="Arial"/>
          <w:lang w:val="en-US" w:eastAsia="en-US"/>
        </w:rPr>
      </w:pPr>
      <w:r w:rsidRPr="00E4323F">
        <w:rPr>
          <w:noProof/>
          <w:lang w:val="en-US" w:eastAsia="en-US"/>
        </w:rPr>
        <w:lastRenderedPageBreak/>
        <w:drawing>
          <wp:inline distT="0" distB="0" distL="0" distR="0" wp14:anchorId="22F868AE" wp14:editId="2ED49EA6">
            <wp:extent cx="3643339" cy="3281386"/>
            <wp:effectExtent l="0" t="0" r="0" b="0"/>
            <wp:docPr id="1735265083" name="Picture 1" descr="A diagram with black circl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65083" name="Picture 1" descr="A diagram with black circles and white text&#10;&#10;Description automatically generated"/>
                    <pic:cNvPicPr/>
                  </pic:nvPicPr>
                  <pic:blipFill>
                    <a:blip r:embed="rId51"/>
                    <a:stretch>
                      <a:fillRect/>
                    </a:stretch>
                  </pic:blipFill>
                  <pic:spPr>
                    <a:xfrm>
                      <a:off x="0" y="0"/>
                      <a:ext cx="3643339" cy="3281386"/>
                    </a:xfrm>
                    <a:prstGeom prst="rect">
                      <a:avLst/>
                    </a:prstGeom>
                  </pic:spPr>
                </pic:pic>
              </a:graphicData>
            </a:graphic>
          </wp:inline>
        </w:drawing>
      </w:r>
    </w:p>
    <w:p w14:paraId="1FE8FCFF" w14:textId="77777777" w:rsidR="00E4323F" w:rsidRDefault="00E4323F" w:rsidP="00E4323F">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933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022"/>
        <w:gridCol w:w="1023"/>
        <w:gridCol w:w="7285"/>
      </w:tblGrid>
      <w:tr w:rsidR="00E4323F" w14:paraId="0241411A" w14:textId="77777777" w:rsidTr="00DC35D8">
        <w:trPr>
          <w:trHeight w:val="253"/>
        </w:trPr>
        <w:tc>
          <w:tcPr>
            <w:tcW w:w="1022" w:type="dxa"/>
            <w:shd w:val="clear" w:color="auto" w:fill="D9D9D9"/>
          </w:tcPr>
          <w:p w14:paraId="483E904D" w14:textId="77777777" w:rsidR="00E4323F" w:rsidRDefault="00E4323F" w:rsidP="00DC35D8">
            <w:pPr>
              <w:rPr>
                <w:b/>
              </w:rPr>
            </w:pPr>
            <w:r>
              <w:rPr>
                <w:b/>
              </w:rPr>
              <w:t>Step</w:t>
            </w:r>
          </w:p>
        </w:tc>
        <w:tc>
          <w:tcPr>
            <w:tcW w:w="1023" w:type="dxa"/>
            <w:shd w:val="clear" w:color="auto" w:fill="D9D9D9"/>
          </w:tcPr>
          <w:p w14:paraId="2332AB02" w14:textId="77777777" w:rsidR="00E4323F" w:rsidRDefault="00E4323F" w:rsidP="00DC35D8">
            <w:pPr>
              <w:rPr>
                <w:b/>
              </w:rPr>
            </w:pPr>
            <w:r>
              <w:rPr>
                <w:b/>
              </w:rPr>
              <w:t>BR Code</w:t>
            </w:r>
          </w:p>
        </w:tc>
        <w:tc>
          <w:tcPr>
            <w:tcW w:w="7285" w:type="dxa"/>
            <w:shd w:val="clear" w:color="auto" w:fill="D9D9D9"/>
          </w:tcPr>
          <w:p w14:paraId="69D74364" w14:textId="77777777" w:rsidR="00E4323F" w:rsidRDefault="00E4323F" w:rsidP="00DC35D8">
            <w:pPr>
              <w:rPr>
                <w:b/>
              </w:rPr>
            </w:pPr>
            <w:r>
              <w:rPr>
                <w:b/>
              </w:rPr>
              <w:t>Description</w:t>
            </w:r>
          </w:p>
        </w:tc>
      </w:tr>
      <w:tr w:rsidR="00E4323F" w14:paraId="0FE51AC3" w14:textId="77777777" w:rsidTr="00DC35D8">
        <w:trPr>
          <w:trHeight w:val="253"/>
        </w:trPr>
        <w:tc>
          <w:tcPr>
            <w:tcW w:w="1022" w:type="dxa"/>
          </w:tcPr>
          <w:p w14:paraId="1C6B39E5" w14:textId="77777777" w:rsidR="00E4323F" w:rsidRDefault="00E4323F" w:rsidP="00DC35D8">
            <w:r>
              <w:t>(2)</w:t>
            </w:r>
          </w:p>
        </w:tc>
        <w:tc>
          <w:tcPr>
            <w:tcW w:w="1023" w:type="dxa"/>
            <w:shd w:val="clear" w:color="auto" w:fill="auto"/>
          </w:tcPr>
          <w:p w14:paraId="5898C98E" w14:textId="6AF8036B" w:rsidR="00E4323F" w:rsidRDefault="00E4323F" w:rsidP="00DC35D8">
            <w:pPr>
              <w:pStyle w:val="Caption"/>
            </w:pPr>
            <w:r>
              <w:t xml:space="preserve">BR </w:t>
            </w:r>
            <w:r>
              <w:fldChar w:fldCharType="begin"/>
            </w:r>
            <w:r>
              <w:instrText xml:space="preserve"> SEQ BR \* ARABIC </w:instrText>
            </w:r>
            <w:r>
              <w:fldChar w:fldCharType="separate"/>
            </w:r>
            <w:r w:rsidR="00201D76">
              <w:rPr>
                <w:noProof/>
              </w:rPr>
              <w:t>26</w:t>
            </w:r>
            <w:r>
              <w:fldChar w:fldCharType="end"/>
            </w:r>
          </w:p>
          <w:p w14:paraId="78792260" w14:textId="77777777" w:rsidR="00E4323F" w:rsidRDefault="00E4323F" w:rsidP="00DC35D8"/>
        </w:tc>
        <w:tc>
          <w:tcPr>
            <w:tcW w:w="7285" w:type="dxa"/>
            <w:shd w:val="clear" w:color="auto" w:fill="auto"/>
          </w:tcPr>
          <w:p w14:paraId="5A28BC40" w14:textId="77777777" w:rsidR="00E4323F" w:rsidRDefault="00E4323F" w:rsidP="00DC35D8">
            <w:pPr>
              <w:rPr>
                <w:b/>
                <w:u w:val="single"/>
              </w:rPr>
            </w:pPr>
            <w:r>
              <w:rPr>
                <w:b/>
                <w:u w:val="single"/>
              </w:rPr>
              <w:t>Screen Displaying Rules:</w:t>
            </w:r>
          </w:p>
          <w:p w14:paraId="6C4E38C7" w14:textId="36468841" w:rsidR="00E4323F" w:rsidRPr="008E4A8B" w:rsidRDefault="008E4A8B" w:rsidP="008E4A8B">
            <w:pPr>
              <w:pBdr>
                <w:top w:val="nil"/>
                <w:left w:val="nil"/>
                <w:bottom w:val="nil"/>
                <w:right w:val="nil"/>
                <w:between w:val="nil"/>
              </w:pBdr>
              <w:rPr>
                <w:b/>
                <w:u w:val="single"/>
                <w:lang w:val="vi-VN"/>
              </w:rPr>
            </w:pPr>
            <w:proofErr w:type="spellStart"/>
            <w:r>
              <w:t>Hệ</w:t>
            </w:r>
            <w:proofErr w:type="spellEnd"/>
            <w:r>
              <w:rPr>
                <w:lang w:val="vi-VN"/>
              </w:rPr>
              <w:t xml:space="preserve"> thống tải màn hình: &lt;&lt; Danh sách đơn nhập kho&gt;&gt; OR danh sách đơn xuất </w:t>
            </w:r>
            <w:r w:rsidR="002F59FB">
              <w:rPr>
                <w:lang w:val="vi-VN"/>
              </w:rPr>
              <w:t>kho</w:t>
            </w:r>
          </w:p>
        </w:tc>
      </w:tr>
      <w:tr w:rsidR="00E4323F" w14:paraId="16DD1539" w14:textId="77777777" w:rsidTr="00DC35D8">
        <w:trPr>
          <w:trHeight w:val="253"/>
        </w:trPr>
        <w:tc>
          <w:tcPr>
            <w:tcW w:w="1022" w:type="dxa"/>
          </w:tcPr>
          <w:p w14:paraId="6340770A" w14:textId="77777777" w:rsidR="00E4323F" w:rsidRDefault="00E4323F" w:rsidP="00DC35D8">
            <w:r>
              <w:t>(2)</w:t>
            </w:r>
          </w:p>
        </w:tc>
        <w:tc>
          <w:tcPr>
            <w:tcW w:w="1023" w:type="dxa"/>
            <w:shd w:val="clear" w:color="auto" w:fill="auto"/>
          </w:tcPr>
          <w:p w14:paraId="3B23B06C" w14:textId="25866B94" w:rsidR="00E4323F" w:rsidRDefault="00E4323F" w:rsidP="00DC35D8">
            <w:pPr>
              <w:pStyle w:val="Caption"/>
            </w:pPr>
            <w:r>
              <w:t xml:space="preserve">BR </w:t>
            </w:r>
            <w:r>
              <w:fldChar w:fldCharType="begin"/>
            </w:r>
            <w:r>
              <w:instrText xml:space="preserve"> SEQ BR \* ARABIC </w:instrText>
            </w:r>
            <w:r>
              <w:fldChar w:fldCharType="separate"/>
            </w:r>
            <w:r w:rsidR="00201D76">
              <w:rPr>
                <w:noProof/>
              </w:rPr>
              <w:t>27</w:t>
            </w:r>
            <w:r>
              <w:fldChar w:fldCharType="end"/>
            </w:r>
          </w:p>
          <w:p w14:paraId="6333E763" w14:textId="77777777" w:rsidR="00E4323F" w:rsidRDefault="00E4323F" w:rsidP="00DC35D8"/>
        </w:tc>
        <w:tc>
          <w:tcPr>
            <w:tcW w:w="7285" w:type="dxa"/>
            <w:shd w:val="clear" w:color="auto" w:fill="auto"/>
          </w:tcPr>
          <w:p w14:paraId="5940BE18" w14:textId="680D9873" w:rsidR="00E4323F" w:rsidRDefault="008B26E1" w:rsidP="00DC35D8">
            <w:pPr>
              <w:rPr>
                <w:b/>
                <w:u w:val="single"/>
              </w:rPr>
            </w:pPr>
            <w:r>
              <w:rPr>
                <w:b/>
                <w:u w:val="single"/>
              </w:rPr>
              <w:t>Searching</w:t>
            </w:r>
            <w:r>
              <w:rPr>
                <w:b/>
                <w:u w:val="single"/>
                <w:lang w:val="vi-VN"/>
              </w:rPr>
              <w:t xml:space="preserve"> </w:t>
            </w:r>
            <w:r w:rsidR="00E4323F" w:rsidRPr="0034728D">
              <w:rPr>
                <w:b/>
                <w:u w:val="single"/>
              </w:rPr>
              <w:t>rules</w:t>
            </w:r>
            <w:r w:rsidR="00E4323F">
              <w:rPr>
                <w:b/>
                <w:u w:val="single"/>
              </w:rPr>
              <w:t>:</w:t>
            </w:r>
          </w:p>
          <w:p w14:paraId="23C98599" w14:textId="77777777" w:rsidR="00E4323F" w:rsidRDefault="00E4323F" w:rsidP="00DC35D8">
            <w:pPr>
              <w:pStyle w:val="BulletList1"/>
            </w:pPr>
            <w:proofErr w:type="spellStart"/>
            <w:r>
              <w:t>Hệ</w:t>
            </w:r>
            <w:proofErr w:type="spellEnd"/>
            <w:r>
              <w:t xml:space="preserve"> </w:t>
            </w:r>
            <w:proofErr w:type="spellStart"/>
            <w:r>
              <w:t>thống</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lọc</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csdl</w:t>
            </w:r>
            <w:proofErr w:type="spellEnd"/>
            <w:r>
              <w:t xml:space="preserve"> </w:t>
            </w:r>
            <w:proofErr w:type="spellStart"/>
            <w:r>
              <w:t>theo</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chí</w:t>
            </w:r>
            <w:proofErr w:type="spellEnd"/>
            <w:r>
              <w:t xml:space="preserve"> </w:t>
            </w:r>
            <w:proofErr w:type="spellStart"/>
            <w:r>
              <w:t>sau</w:t>
            </w:r>
            <w:proofErr w:type="spellEnd"/>
            <w:r>
              <w:t>:</w:t>
            </w:r>
          </w:p>
          <w:p w14:paraId="0517011F" w14:textId="77777777" w:rsidR="00E4323F" w:rsidRPr="00F30AD1" w:rsidRDefault="00E4323F" w:rsidP="00E4323F">
            <w:pPr>
              <w:keepNext/>
              <w:numPr>
                <w:ilvl w:val="0"/>
                <w:numId w:val="59"/>
              </w:numPr>
              <w:pBdr>
                <w:top w:val="nil"/>
                <w:left w:val="nil"/>
                <w:bottom w:val="nil"/>
                <w:right w:val="nil"/>
                <w:between w:val="nil"/>
              </w:pBdr>
              <w:ind w:right="28"/>
            </w:pPr>
            <w:proofErr w:type="spellStart"/>
            <w:r>
              <w:rPr>
                <w:color w:val="000000"/>
              </w:rPr>
              <w:lastRenderedPageBreak/>
              <w:t>Nếu</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Mã</w:t>
            </w:r>
            <w:proofErr w:type="spellEnd"/>
            <w:r>
              <w:rPr>
                <w:color w:val="000000"/>
              </w:rPr>
              <w:t xml:space="preserve"> </w:t>
            </w:r>
            <w:proofErr w:type="spellStart"/>
            <w:r>
              <w:rPr>
                <w:color w:val="000000"/>
              </w:rPr>
              <w:t>đơn</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kho</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mà</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trên</w:t>
            </w:r>
            <w:proofErr w:type="spellEnd"/>
            <w:r>
              <w:rPr>
                <w:color w:val="000000"/>
              </w:rPr>
              <w:t xml:space="preserve"> form.</w:t>
            </w:r>
          </w:p>
          <w:p w14:paraId="3F07D1AD" w14:textId="15BEA6B4" w:rsidR="00E4323F" w:rsidRPr="00C9123D" w:rsidRDefault="00E4323F" w:rsidP="00E4323F">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Thời</w:t>
            </w:r>
            <w:proofErr w:type="spellEnd"/>
            <w:r>
              <w:rPr>
                <w:color w:val="000000"/>
              </w:rPr>
              <w:t xml:space="preserve"> </w:t>
            </w:r>
            <w:proofErr w:type="spellStart"/>
            <w:r>
              <w:rPr>
                <w:color w:val="000000"/>
              </w:rPr>
              <w:t>gian</w:t>
            </w:r>
            <w:proofErr w:type="spellEnd"/>
            <w:r>
              <w:rPr>
                <w:color w:val="000000"/>
              </w:rPr>
              <w:t xml:space="preserve"> </w:t>
            </w:r>
            <w:proofErr w:type="spellStart"/>
            <w:r w:rsidR="002F59FB">
              <w:rPr>
                <w:color w:val="000000"/>
              </w:rPr>
              <w:t>xác</w:t>
            </w:r>
            <w:proofErr w:type="spellEnd"/>
            <w:r w:rsidR="002F59FB">
              <w:rPr>
                <w:color w:val="000000"/>
                <w:lang w:val="vi-VN"/>
              </w:rPr>
              <w:t xml:space="preserve"> nhận</w:t>
            </w:r>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mà</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trên</w:t>
            </w:r>
            <w:proofErr w:type="spellEnd"/>
            <w:r>
              <w:rPr>
                <w:color w:val="000000"/>
              </w:rPr>
              <w:t xml:space="preserve"> form.</w:t>
            </w:r>
          </w:p>
          <w:p w14:paraId="2A03A6A7" w14:textId="77777777" w:rsidR="00E4323F" w:rsidRDefault="00E4323F" w:rsidP="00E4323F">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Trạng</w:t>
            </w:r>
            <w:proofErr w:type="spellEnd"/>
            <w:r>
              <w:rPr>
                <w:color w:val="000000"/>
              </w:rPr>
              <w:t xml:space="preserve"> </w:t>
            </w:r>
            <w:proofErr w:type="spellStart"/>
            <w:r>
              <w:rPr>
                <w:color w:val="000000"/>
              </w:rPr>
              <w:t>thái</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mà</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trên</w:t>
            </w:r>
            <w:proofErr w:type="spellEnd"/>
            <w:r>
              <w:rPr>
                <w:color w:val="000000"/>
              </w:rPr>
              <w:t xml:space="preserve"> form.</w:t>
            </w:r>
          </w:p>
          <w:p w14:paraId="691D0F1C" w14:textId="77777777" w:rsidR="00E4323F" w:rsidRDefault="00E4323F" w:rsidP="00E4323F">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nhập</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chí</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phù</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toàn</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chí</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bên</w:t>
            </w:r>
            <w:proofErr w:type="spellEnd"/>
            <w:r>
              <w:rPr>
                <w:color w:val="000000"/>
              </w:rPr>
              <w:t xml:space="preserve"> </w:t>
            </w:r>
            <w:proofErr w:type="spellStart"/>
            <w:r>
              <w:rPr>
                <w:color w:val="000000"/>
              </w:rPr>
              <w:t>trên</w:t>
            </w:r>
            <w:proofErr w:type="spellEnd"/>
            <w:r>
              <w:rPr>
                <w:color w:val="000000"/>
              </w:rPr>
              <w:t>.</w:t>
            </w:r>
          </w:p>
          <w:p w14:paraId="1AD99917" w14:textId="77777777" w:rsidR="00E4323F" w:rsidRPr="004E3786" w:rsidRDefault="00E4323F" w:rsidP="00E4323F">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không</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nào</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chí</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toàn</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bản</w:t>
            </w:r>
            <w:proofErr w:type="spellEnd"/>
            <w:r>
              <w:rPr>
                <w:color w:val="000000"/>
                <w:lang w:val="vi-VN"/>
              </w:rPr>
              <w:t xml:space="preserve"> ghi.</w:t>
            </w:r>
          </w:p>
          <w:p w14:paraId="28D2BAC2" w14:textId="7505E730" w:rsidR="00E4323F" w:rsidRDefault="00E4323F" w:rsidP="00DC35D8">
            <w:pPr>
              <w:pStyle w:val="BulletList1"/>
            </w:pPr>
            <w:proofErr w:type="spellStart"/>
            <w:r>
              <w:t>Nếu</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bất</w:t>
            </w:r>
            <w:proofErr w:type="spellEnd"/>
            <w:r>
              <w:t xml:space="preserve"> </w:t>
            </w:r>
            <w:proofErr w:type="spellStart"/>
            <w:r>
              <w:t>kỳ</w:t>
            </w:r>
            <w:proofErr w:type="spellEnd"/>
            <w:r>
              <w:t xml:space="preserve"> </w:t>
            </w:r>
            <w:proofErr w:type="spellStart"/>
            <w:r>
              <w:t>bản</w:t>
            </w:r>
            <w:proofErr w:type="spellEnd"/>
            <w:r>
              <w:t xml:space="preserve"> </w:t>
            </w:r>
            <w:proofErr w:type="spellStart"/>
            <w:r>
              <w:t>ghi</w:t>
            </w:r>
            <w:proofErr w:type="spellEnd"/>
            <w:r>
              <w:t xml:space="preserve"> </w:t>
            </w:r>
            <w:proofErr w:type="spellStart"/>
            <w:r>
              <w:t>nào</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tiêu</w:t>
            </w:r>
            <w:proofErr w:type="spellEnd"/>
            <w:r>
              <w:t xml:space="preserve"> </w:t>
            </w:r>
            <w:proofErr w:type="spellStart"/>
            <w:r>
              <w:t>chí</w:t>
            </w:r>
            <w:proofErr w:type="spellEnd"/>
            <w:r>
              <w:t xml:space="preserve"> </w:t>
            </w:r>
            <w:proofErr w:type="spellStart"/>
            <w:r>
              <w:t>bên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xuống</w:t>
            </w:r>
            <w:proofErr w:type="spellEnd"/>
            <w:r>
              <w:t xml:space="preserve"> section “Danh </w:t>
            </w:r>
            <w:proofErr w:type="spellStart"/>
            <w:r>
              <w:t>sách</w:t>
            </w:r>
            <w:proofErr w:type="spellEnd"/>
            <w:r>
              <w:t xml:space="preserve"> </w:t>
            </w:r>
            <w:proofErr w:type="spellStart"/>
            <w:r>
              <w:t>kết</w:t>
            </w:r>
            <w:proofErr w:type="spellEnd"/>
            <w:r>
              <w:rPr>
                <w:lang w:val="vi-VN"/>
              </w:rPr>
              <w:t xml:space="preserve"> quả</w:t>
            </w:r>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r>
              <w:t xml:space="preserve"> </w:t>
            </w:r>
            <w:r>
              <w:fldChar w:fldCharType="begin"/>
            </w:r>
            <w:r>
              <w:instrText xml:space="preserve"> REF _Ref151993324 \h </w:instrText>
            </w:r>
            <w:r>
              <w:fldChar w:fldCharType="separate"/>
            </w:r>
            <w:proofErr w:type="spellStart"/>
            <w:r w:rsidR="00201D76" w:rsidRPr="00201D76">
              <w:t>Màn</w:t>
            </w:r>
            <w:proofErr w:type="spellEnd"/>
            <w:r w:rsidR="00201D76" w:rsidRPr="00201D76">
              <w:t xml:space="preserve"> </w:t>
            </w:r>
            <w:proofErr w:type="spellStart"/>
            <w:r w:rsidR="00201D76" w:rsidRPr="00201D76">
              <w:t>hình</w:t>
            </w:r>
            <w:proofErr w:type="spellEnd"/>
            <w:r w:rsidR="00201D76" w:rsidRPr="00201D76">
              <w:t xml:space="preserve"> </w:t>
            </w:r>
            <w:proofErr w:type="spellStart"/>
            <w:r w:rsidR="00201D76" w:rsidRPr="00201D76">
              <w:t>danh</w:t>
            </w:r>
            <w:proofErr w:type="spellEnd"/>
            <w:r w:rsidR="00201D76" w:rsidRPr="00201D76">
              <w:t xml:space="preserve"> </w:t>
            </w:r>
            <w:proofErr w:type="spellStart"/>
            <w:r w:rsidR="00201D76" w:rsidRPr="00201D76">
              <w:t>sách</w:t>
            </w:r>
            <w:proofErr w:type="spellEnd"/>
            <w:r w:rsidR="00201D76" w:rsidRPr="00201D76">
              <w:t xml:space="preserve"> </w:t>
            </w:r>
            <w:proofErr w:type="spellStart"/>
            <w:r w:rsidR="00201D76" w:rsidRPr="00201D76">
              <w:t>đơn</w:t>
            </w:r>
            <w:proofErr w:type="spellEnd"/>
            <w:r w:rsidR="00201D76" w:rsidRPr="00201D76">
              <w:t xml:space="preserve"> </w:t>
            </w:r>
            <w:proofErr w:type="spellStart"/>
            <w:r w:rsidR="00201D76" w:rsidRPr="00201D76">
              <w:t>xuất</w:t>
            </w:r>
            <w:proofErr w:type="spellEnd"/>
            <w:r w:rsidR="00201D76" w:rsidRPr="00201D76">
              <w:t>/</w:t>
            </w:r>
            <w:proofErr w:type="spellStart"/>
            <w:r w:rsidR="00201D76" w:rsidRPr="00201D76">
              <w:t>nhập</w:t>
            </w:r>
            <w:proofErr w:type="spellEnd"/>
            <w:r w:rsidR="00201D76" w:rsidRPr="00201D76">
              <w:t xml:space="preserve"> </w:t>
            </w:r>
            <w:proofErr w:type="spellStart"/>
            <w:r w:rsidR="00201D76" w:rsidRPr="00201D76">
              <w:t>kho</w:t>
            </w:r>
            <w:proofErr w:type="spellEnd"/>
            <w:r>
              <w:fldChar w:fldCharType="end"/>
            </w:r>
          </w:p>
          <w:p w14:paraId="37536F2E" w14:textId="77777777" w:rsidR="00E4323F" w:rsidRPr="005B0D60" w:rsidRDefault="00E4323F" w:rsidP="00DC35D8">
            <w:pPr>
              <w:pStyle w:val="BulletList1"/>
              <w:keepNext/>
            </w:pPr>
            <w:proofErr w:type="spellStart"/>
            <w:r>
              <w:t>Ngoài</w:t>
            </w:r>
            <w:proofErr w:type="spellEnd"/>
            <w:r>
              <w:t xml:space="preserve"> </w:t>
            </w:r>
            <w:proofErr w:type="spellStart"/>
            <w:r>
              <w:t>ra</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“Not found”.</w:t>
            </w:r>
          </w:p>
        </w:tc>
      </w:tr>
      <w:tr w:rsidR="00E4323F" w14:paraId="00E451C5" w14:textId="77777777" w:rsidTr="00DC35D8">
        <w:trPr>
          <w:trHeight w:val="253"/>
        </w:trPr>
        <w:tc>
          <w:tcPr>
            <w:tcW w:w="1022" w:type="dxa"/>
          </w:tcPr>
          <w:p w14:paraId="3A83F98F" w14:textId="77777777" w:rsidR="00E4323F" w:rsidRDefault="00E4323F" w:rsidP="00DC35D8">
            <w:r>
              <w:lastRenderedPageBreak/>
              <w:t>(2)</w:t>
            </w:r>
          </w:p>
        </w:tc>
        <w:tc>
          <w:tcPr>
            <w:tcW w:w="1023" w:type="dxa"/>
            <w:shd w:val="clear" w:color="auto" w:fill="auto"/>
          </w:tcPr>
          <w:p w14:paraId="7409B238" w14:textId="62EF214A" w:rsidR="00E4323F" w:rsidRDefault="00E4323F" w:rsidP="00DC35D8">
            <w:pPr>
              <w:pStyle w:val="Caption"/>
            </w:pPr>
            <w:r>
              <w:t xml:space="preserve">BR </w:t>
            </w:r>
            <w:r>
              <w:fldChar w:fldCharType="begin"/>
            </w:r>
            <w:r>
              <w:instrText xml:space="preserve"> SEQ BR \* ARABIC </w:instrText>
            </w:r>
            <w:r>
              <w:fldChar w:fldCharType="separate"/>
            </w:r>
            <w:r w:rsidR="00201D76">
              <w:rPr>
                <w:noProof/>
              </w:rPr>
              <w:t>28</w:t>
            </w:r>
            <w:r>
              <w:fldChar w:fldCharType="end"/>
            </w:r>
          </w:p>
          <w:p w14:paraId="3307154A" w14:textId="77777777" w:rsidR="00E4323F" w:rsidRDefault="00E4323F" w:rsidP="00DC35D8">
            <w:pPr>
              <w:pStyle w:val="Caption"/>
            </w:pPr>
          </w:p>
        </w:tc>
        <w:tc>
          <w:tcPr>
            <w:tcW w:w="7285" w:type="dxa"/>
            <w:shd w:val="clear" w:color="auto" w:fill="auto"/>
          </w:tcPr>
          <w:p w14:paraId="31C896F8" w14:textId="77777777" w:rsidR="00E4323F" w:rsidRDefault="00E4323F" w:rsidP="00DC35D8">
            <w:pPr>
              <w:rPr>
                <w:b/>
                <w:u w:val="single"/>
              </w:rPr>
            </w:pPr>
            <w:r>
              <w:rPr>
                <w:b/>
                <w:u w:val="single"/>
              </w:rPr>
              <w:t>Loading</w:t>
            </w:r>
            <w:r w:rsidRPr="0034728D">
              <w:rPr>
                <w:b/>
                <w:u w:val="single"/>
              </w:rPr>
              <w:t xml:space="preserve"> rules</w:t>
            </w:r>
            <w:r>
              <w:rPr>
                <w:b/>
                <w:u w:val="single"/>
              </w:rPr>
              <w:t>:</w:t>
            </w:r>
          </w:p>
          <w:p w14:paraId="77546ED3" w14:textId="77777777" w:rsidR="00E4323F" w:rsidRDefault="00E4323F" w:rsidP="00DC35D8">
            <w:pPr>
              <w:pStyle w:val="NHBullet"/>
              <w:numPr>
                <w:ilvl w:val="0"/>
                <w:numId w:val="1"/>
              </w:numPr>
              <w:rPr>
                <w:rFonts w:cs="Arial"/>
                <w:lang w:val="en-US"/>
              </w:rPr>
            </w:pPr>
            <w:proofErr w:type="spellStart"/>
            <w:r>
              <w:rPr>
                <w:rFonts w:cs="Arial"/>
                <w:lang w:val="en-US"/>
              </w:rPr>
              <w:t>Phân</w:t>
            </w:r>
            <w:proofErr w:type="spellEnd"/>
            <w:r>
              <w:rPr>
                <w:rFonts w:cs="Arial"/>
                <w:lang w:val="vi-VN"/>
              </w:rPr>
              <w:t xml:space="preserve"> trang sử dụng 10 bản ghi/ trang</w:t>
            </w:r>
          </w:p>
          <w:p w14:paraId="7D2C8079" w14:textId="77777777" w:rsidR="00E4323F" w:rsidRPr="008F2D5E" w:rsidRDefault="00E4323F" w:rsidP="00DC35D8">
            <w:pPr>
              <w:pStyle w:val="NHBullet"/>
              <w:numPr>
                <w:ilvl w:val="0"/>
                <w:numId w:val="1"/>
              </w:numPr>
              <w:rPr>
                <w:rFonts w:cs="Arial"/>
                <w:lang w:val="en-US"/>
              </w:rPr>
            </w:pPr>
            <w:r w:rsidRPr="008F2D5E">
              <w:rPr>
                <w:rFonts w:cs="Arial"/>
                <w:lang w:val="en-US"/>
              </w:rPr>
              <w:t xml:space="preserve">Paging bar </w:t>
            </w:r>
            <w:r>
              <w:rPr>
                <w:rFonts w:cs="Arial"/>
                <w:lang w:val="en-US"/>
              </w:rPr>
              <w:t>as below</w:t>
            </w:r>
            <w:r w:rsidRPr="008F2D5E">
              <w:rPr>
                <w:rFonts w:cs="Arial"/>
                <w:lang w:val="en-US"/>
              </w:rPr>
              <w:t>:</w:t>
            </w:r>
          </w:p>
          <w:p w14:paraId="2F498A7C" w14:textId="77777777" w:rsidR="00E4323F" w:rsidRPr="008F2D5E" w:rsidRDefault="00E4323F" w:rsidP="00DC35D8">
            <w:pPr>
              <w:rPr>
                <w:rFonts w:eastAsia="MS PMincho" w:cs="Arial"/>
                <w:lang w:val="en-US" w:eastAsia="ja-JP"/>
              </w:rPr>
            </w:pPr>
            <w:r w:rsidRPr="00E35E82">
              <w:rPr>
                <w:rFonts w:cs="Arial"/>
                <w:noProof/>
                <w:lang w:val="en-US" w:eastAsia="ja-JP"/>
              </w:rPr>
              <w:drawing>
                <wp:inline distT="0" distB="0" distL="0" distR="0" wp14:anchorId="62723FDA" wp14:editId="54086988">
                  <wp:extent cx="4488815" cy="327660"/>
                  <wp:effectExtent l="0" t="0" r="6985" b="0"/>
                  <wp:docPr id="709215990" name="Picture 709215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0343" name=""/>
                          <pic:cNvPicPr/>
                        </pic:nvPicPr>
                        <pic:blipFill>
                          <a:blip r:embed="rId49"/>
                          <a:stretch>
                            <a:fillRect/>
                          </a:stretch>
                        </pic:blipFill>
                        <pic:spPr>
                          <a:xfrm>
                            <a:off x="0" y="0"/>
                            <a:ext cx="4488815" cy="327660"/>
                          </a:xfrm>
                          <a:prstGeom prst="rect">
                            <a:avLst/>
                          </a:prstGeom>
                        </pic:spPr>
                      </pic:pic>
                    </a:graphicData>
                  </a:graphic>
                </wp:inline>
              </w:drawing>
            </w:r>
          </w:p>
          <w:p w14:paraId="33527982" w14:textId="77777777" w:rsidR="00E4323F" w:rsidRPr="00E35E82" w:rsidRDefault="00E4323F" w:rsidP="00E4323F">
            <w:pPr>
              <w:pStyle w:val="BRTitle"/>
              <w:numPr>
                <w:ilvl w:val="1"/>
                <w:numId w:val="6"/>
              </w:numPr>
              <w:spacing w:before="0" w:after="0" w:line="360" w:lineRule="auto"/>
              <w:rPr>
                <w:rFonts w:eastAsia="MS PMincho"/>
                <w:b w:val="0"/>
                <w:lang w:eastAsia="ja-JP"/>
              </w:rPr>
            </w:pPr>
            <w:r>
              <w:rPr>
                <w:rFonts w:eastAsia="MS PMincho"/>
                <w:b w:val="0"/>
                <w:lang w:val="vi-VN" w:eastAsia="ja-JP"/>
              </w:rPr>
              <w:t>“&lt;” chuyển hướng đến trang trước của trang hiện tại</w:t>
            </w:r>
          </w:p>
          <w:p w14:paraId="7E0C4E7C" w14:textId="77777777" w:rsidR="00E4323F" w:rsidRPr="00E35E82" w:rsidRDefault="00E4323F" w:rsidP="00E4323F">
            <w:pPr>
              <w:pStyle w:val="BRTitle"/>
              <w:numPr>
                <w:ilvl w:val="1"/>
                <w:numId w:val="6"/>
              </w:numPr>
              <w:spacing w:before="0" w:after="0" w:line="360" w:lineRule="auto"/>
              <w:rPr>
                <w:rFonts w:eastAsia="MS PMincho"/>
                <w:b w:val="0"/>
                <w:lang w:eastAsia="ja-JP"/>
              </w:rPr>
            </w:pPr>
            <w:r>
              <w:rPr>
                <w:rFonts w:eastAsia="MS PMincho"/>
                <w:b w:val="0"/>
                <w:lang w:val="vi-VN" w:eastAsia="ja-JP"/>
              </w:rPr>
              <w:t>“&gt;” chuyển hướng đến trang sau của trang hiện tại</w:t>
            </w:r>
          </w:p>
          <w:p w14:paraId="392BD838" w14:textId="77777777" w:rsidR="00E4323F" w:rsidRPr="00E35E82" w:rsidRDefault="00E4323F" w:rsidP="00E4323F">
            <w:pPr>
              <w:pStyle w:val="BRTitle"/>
              <w:numPr>
                <w:ilvl w:val="1"/>
                <w:numId w:val="6"/>
              </w:numPr>
              <w:spacing w:before="0" w:after="0" w:line="360" w:lineRule="auto"/>
              <w:rPr>
                <w:rFonts w:eastAsia="MS PMincho"/>
                <w:b w:val="0"/>
                <w:lang w:eastAsia="ja-JP"/>
              </w:rPr>
            </w:pPr>
            <w:r>
              <w:rPr>
                <w:rFonts w:eastAsia="MS PMincho"/>
                <w:b w:val="0"/>
                <w:lang w:val="vi-VN" w:eastAsia="ja-JP"/>
              </w:rPr>
              <w:t xml:space="preserve">NSD có thể chuyển đến trang bất kì khi click vào số </w:t>
            </w:r>
          </w:p>
          <w:p w14:paraId="6212A8D8" w14:textId="77777777" w:rsidR="00E4323F" w:rsidRPr="00E35E82" w:rsidRDefault="00E4323F" w:rsidP="00E4323F">
            <w:pPr>
              <w:pStyle w:val="BRTitle"/>
              <w:numPr>
                <w:ilvl w:val="1"/>
                <w:numId w:val="6"/>
              </w:numPr>
              <w:spacing w:before="0" w:after="0" w:line="360" w:lineRule="auto"/>
              <w:rPr>
                <w:rFonts w:eastAsia="MS PMincho"/>
                <w:b w:val="0"/>
                <w:lang w:eastAsia="ja-JP"/>
              </w:rPr>
            </w:pPr>
            <w:r>
              <w:rPr>
                <w:rFonts w:eastAsia="MS PMincho"/>
                <w:b w:val="0"/>
                <w:lang w:eastAsia="ja-JP"/>
              </w:rPr>
              <w:t>Hiển</w:t>
            </w:r>
            <w:r>
              <w:rPr>
                <w:rFonts w:eastAsia="MS PMincho"/>
                <w:b w:val="0"/>
                <w:lang w:val="vi-VN" w:eastAsia="ja-JP"/>
              </w:rPr>
              <w:t xml:space="preserve"> thị trên màn hình là bản ghi thứ bao nhiêu trên tổng số bao nhiêu bản ghi</w:t>
            </w:r>
          </w:p>
        </w:tc>
      </w:tr>
    </w:tbl>
    <w:p w14:paraId="1E7D6421" w14:textId="77777777" w:rsidR="00E4323F" w:rsidRPr="00E4323F" w:rsidRDefault="00E4323F" w:rsidP="00E4323F">
      <w:pPr>
        <w:rPr>
          <w:lang w:val="en-US" w:eastAsia="en-US"/>
        </w:rPr>
      </w:pPr>
    </w:p>
    <w:p w14:paraId="6AE58841" w14:textId="0114568E" w:rsidR="002D6741" w:rsidRPr="00516C12" w:rsidRDefault="002D6741" w:rsidP="002D6741">
      <w:pPr>
        <w:pStyle w:val="Heading3"/>
        <w:spacing w:line="360" w:lineRule="auto"/>
        <w:rPr>
          <w:rFonts w:cs="Arial"/>
          <w:sz w:val="20"/>
          <w:szCs w:val="20"/>
        </w:rPr>
      </w:pPr>
      <w:bookmarkStart w:id="85" w:name="_Ref152083748"/>
      <w:bookmarkStart w:id="86" w:name="_Toc152340773"/>
      <w:r w:rsidRPr="00516C12">
        <w:rPr>
          <w:rFonts w:cs="Arial"/>
          <w:sz w:val="20"/>
          <w:szCs w:val="20"/>
        </w:rPr>
        <w:t xml:space="preserve">UC </w:t>
      </w:r>
      <w:r w:rsidR="008E2D9B">
        <w:rPr>
          <w:rFonts w:cs="Arial"/>
          <w:sz w:val="20"/>
          <w:szCs w:val="20"/>
        </w:rPr>
        <w:t>9</w:t>
      </w:r>
      <w:r w:rsidRPr="00516C12">
        <w:rPr>
          <w:rFonts w:cs="Arial"/>
          <w:sz w:val="20"/>
          <w:szCs w:val="20"/>
        </w:rPr>
        <w:t xml:space="preserve">: </w:t>
      </w:r>
      <w:r>
        <w:rPr>
          <w:sz w:val="20"/>
          <w:szCs w:val="20"/>
        </w:rPr>
        <w:t xml:space="preserve">Xem chi </w:t>
      </w:r>
      <w:proofErr w:type="spellStart"/>
      <w:r>
        <w:rPr>
          <w:sz w:val="20"/>
          <w:szCs w:val="20"/>
        </w:rPr>
        <w:t>tiết</w:t>
      </w:r>
      <w:proofErr w:type="spellEnd"/>
      <w:r>
        <w:rPr>
          <w:sz w:val="20"/>
          <w:szCs w:val="20"/>
        </w:rPr>
        <w:t xml:space="preserve"> </w:t>
      </w:r>
      <w:r w:rsidR="002F59FB">
        <w:rPr>
          <w:sz w:val="20"/>
          <w:szCs w:val="20"/>
          <w:lang w:val="vi-VN"/>
        </w:rPr>
        <w:t>đơn xuất/nhâp kho dành cho lái xe</w:t>
      </w:r>
      <w:bookmarkEnd w:id="85"/>
      <w:bookmarkEnd w:id="86"/>
      <w:r w:rsidR="002F59FB">
        <w:rPr>
          <w:sz w:val="20"/>
          <w:szCs w:val="20"/>
          <w:lang w:val="vi-VN"/>
        </w:rPr>
        <w:t xml:space="preserve"> </w:t>
      </w:r>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2D6741" w:rsidRPr="00516C12" w14:paraId="6F0A6008" w14:textId="77777777" w:rsidTr="00046FE6">
        <w:tc>
          <w:tcPr>
            <w:tcW w:w="957" w:type="pct"/>
            <w:shd w:val="clear" w:color="auto" w:fill="D9D9D9" w:themeFill="background1" w:themeFillShade="D9"/>
          </w:tcPr>
          <w:p w14:paraId="02A902D4" w14:textId="77777777" w:rsidR="002D6741" w:rsidRPr="00516C12" w:rsidRDefault="002D6741" w:rsidP="00046FE6">
            <w:pPr>
              <w:rPr>
                <w:rFonts w:cs="Arial"/>
                <w:b/>
              </w:rPr>
            </w:pPr>
            <w:r w:rsidRPr="00516C12">
              <w:rPr>
                <w:rFonts w:cs="Arial"/>
                <w:b/>
              </w:rPr>
              <w:t>Objective</w:t>
            </w:r>
          </w:p>
        </w:tc>
        <w:tc>
          <w:tcPr>
            <w:tcW w:w="4043" w:type="pct"/>
          </w:tcPr>
          <w:p w14:paraId="28DE30FF" w14:textId="77777777" w:rsidR="002D6741" w:rsidRPr="00516C12" w:rsidRDefault="002D6741" w:rsidP="00046FE6">
            <w:pPr>
              <w:rPr>
                <w:rFonts w:cs="Arial"/>
              </w:rPr>
            </w:pPr>
            <w:proofErr w:type="spellStart"/>
            <w:r w:rsidRPr="003405A1">
              <w:t>Tính</w:t>
            </w:r>
            <w:proofErr w:type="spellEnd"/>
            <w:r w:rsidRPr="003405A1">
              <w:t xml:space="preserve"> </w:t>
            </w:r>
            <w:proofErr w:type="spellStart"/>
            <w:r w:rsidRPr="003405A1">
              <w:t>năng</w:t>
            </w:r>
            <w:proofErr w:type="spellEnd"/>
            <w:r w:rsidRPr="003405A1">
              <w:t xml:space="preserve"> </w:t>
            </w:r>
            <w:proofErr w:type="spellStart"/>
            <w:r w:rsidRPr="003405A1">
              <w:t>này</w:t>
            </w:r>
            <w:proofErr w:type="spellEnd"/>
            <w:r w:rsidRPr="003405A1">
              <w:t xml:space="preserve"> </w:t>
            </w:r>
            <w:proofErr w:type="spellStart"/>
            <w:r w:rsidRPr="003405A1">
              <w:t>cho</w:t>
            </w:r>
            <w:proofErr w:type="spellEnd"/>
            <w:r w:rsidRPr="003405A1">
              <w:t xml:space="preserve"> </w:t>
            </w:r>
            <w:proofErr w:type="spellStart"/>
            <w:r w:rsidRPr="003405A1">
              <w:t>phép</w:t>
            </w:r>
            <w:proofErr w:type="spellEnd"/>
            <w:r w:rsidRPr="003405A1">
              <w:t xml:space="preserve"> NSD </w:t>
            </w:r>
            <w:proofErr w:type="spellStart"/>
            <w:r w:rsidRPr="003405A1">
              <w:t>xem</w:t>
            </w:r>
            <w:proofErr w:type="spellEnd"/>
            <w:r w:rsidRPr="003405A1">
              <w:t xml:space="preserve"> </w:t>
            </w:r>
            <w:r>
              <w:t xml:space="preserve">chi </w:t>
            </w:r>
            <w:proofErr w:type="spellStart"/>
            <w:r>
              <w:t>tiết</w:t>
            </w:r>
            <w:proofErr w:type="spellEnd"/>
            <w:r w:rsidRPr="003405A1">
              <w:t xml:space="preserve"> </w:t>
            </w:r>
            <w:proofErr w:type="spellStart"/>
            <w:r w:rsidRPr="003405A1">
              <w:t>đơn</w:t>
            </w:r>
            <w:proofErr w:type="spellEnd"/>
            <w:r w:rsidRPr="003405A1">
              <w:t xml:space="preserve"> </w:t>
            </w:r>
            <w:proofErr w:type="spellStart"/>
            <w:r w:rsidRPr="003405A1">
              <w:t>nhập</w:t>
            </w:r>
            <w:proofErr w:type="spellEnd"/>
            <w:r w:rsidRPr="003405A1">
              <w:t>/</w:t>
            </w:r>
            <w:proofErr w:type="spellStart"/>
            <w:r w:rsidRPr="003405A1">
              <w:t>kho</w:t>
            </w:r>
            <w:proofErr w:type="spellEnd"/>
          </w:p>
        </w:tc>
      </w:tr>
      <w:tr w:rsidR="002D6741" w:rsidRPr="00516C12" w14:paraId="7CAC62B1" w14:textId="77777777" w:rsidTr="00046FE6">
        <w:tc>
          <w:tcPr>
            <w:tcW w:w="957" w:type="pct"/>
            <w:shd w:val="clear" w:color="auto" w:fill="D9D9D9" w:themeFill="background1" w:themeFillShade="D9"/>
          </w:tcPr>
          <w:p w14:paraId="7C1308FD" w14:textId="77777777" w:rsidR="002D6741" w:rsidRPr="00516C12" w:rsidRDefault="002D6741" w:rsidP="00046FE6">
            <w:pPr>
              <w:rPr>
                <w:rFonts w:cs="Arial"/>
                <w:b/>
              </w:rPr>
            </w:pPr>
            <w:r w:rsidRPr="00516C12">
              <w:rPr>
                <w:rFonts w:cs="Arial"/>
                <w:b/>
              </w:rPr>
              <w:t>Actor</w:t>
            </w:r>
          </w:p>
        </w:tc>
        <w:tc>
          <w:tcPr>
            <w:tcW w:w="4043" w:type="pct"/>
          </w:tcPr>
          <w:p w14:paraId="014CDC4F" w14:textId="77777777" w:rsidR="002D6741" w:rsidRPr="00516C12" w:rsidRDefault="002D6741" w:rsidP="00046FE6">
            <w:pPr>
              <w:rPr>
                <w:rFonts w:cs="Arial"/>
              </w:rPr>
            </w:pPr>
            <w:proofErr w:type="spellStart"/>
            <w:r>
              <w:t>Lái</w:t>
            </w:r>
            <w:proofErr w:type="spellEnd"/>
            <w:r>
              <w:t xml:space="preserve"> </w:t>
            </w:r>
            <w:proofErr w:type="spellStart"/>
            <w:r>
              <w:t>xe</w:t>
            </w:r>
            <w:proofErr w:type="spellEnd"/>
          </w:p>
        </w:tc>
      </w:tr>
      <w:tr w:rsidR="002D6741" w:rsidRPr="00516C12" w14:paraId="2D2EE9EC" w14:textId="77777777" w:rsidTr="00046FE6">
        <w:tc>
          <w:tcPr>
            <w:tcW w:w="957" w:type="pct"/>
            <w:shd w:val="clear" w:color="auto" w:fill="D9D9D9" w:themeFill="background1" w:themeFillShade="D9"/>
          </w:tcPr>
          <w:p w14:paraId="7C530FA4" w14:textId="77777777" w:rsidR="002D6741" w:rsidRPr="00516C12" w:rsidRDefault="002D6741" w:rsidP="00046FE6">
            <w:pPr>
              <w:rPr>
                <w:rFonts w:cs="Arial"/>
                <w:b/>
              </w:rPr>
            </w:pPr>
            <w:r w:rsidRPr="00516C12">
              <w:rPr>
                <w:rFonts w:cs="Arial"/>
                <w:b/>
              </w:rPr>
              <w:t>Trigger</w:t>
            </w:r>
          </w:p>
        </w:tc>
        <w:tc>
          <w:tcPr>
            <w:tcW w:w="4043" w:type="pct"/>
          </w:tcPr>
          <w:p w14:paraId="198C0F2D" w14:textId="77777777" w:rsidR="002D6741" w:rsidRPr="00C000DF" w:rsidRDefault="002D6741" w:rsidP="00046FE6">
            <w:pPr>
              <w:rPr>
                <w:rFonts w:cs="Arial"/>
              </w:rPr>
            </w:pPr>
            <w:r w:rsidRPr="003405A1">
              <w:t xml:space="preserve">User </w:t>
            </w:r>
            <w:proofErr w:type="spellStart"/>
            <w:r w:rsidRPr="003405A1">
              <w:t>chọn</w:t>
            </w:r>
            <w:proofErr w:type="spellEnd"/>
            <w:r w:rsidRPr="003405A1">
              <w:t xml:space="preserve"> </w:t>
            </w:r>
            <w:proofErr w:type="spellStart"/>
            <w:r w:rsidRPr="003405A1">
              <w:t>vào</w:t>
            </w:r>
            <w:proofErr w:type="spellEnd"/>
            <w:r w:rsidRPr="003405A1">
              <w:t xml:space="preserve"> icon “</w:t>
            </w:r>
            <w:proofErr w:type="spellStart"/>
            <w:r w:rsidRPr="003405A1">
              <w:t>xem</w:t>
            </w:r>
            <w:proofErr w:type="spellEnd"/>
            <w:r w:rsidRPr="003405A1">
              <w:t xml:space="preserve"> chi </w:t>
            </w:r>
            <w:proofErr w:type="spellStart"/>
            <w:r w:rsidRPr="003405A1">
              <w:t>tiết</w:t>
            </w:r>
            <w:proofErr w:type="spellEnd"/>
            <w:r w:rsidRPr="003405A1">
              <w:t xml:space="preserve"> “ </w:t>
            </w:r>
            <w:proofErr w:type="spellStart"/>
            <w:r w:rsidRPr="003405A1">
              <w:t>trên</w:t>
            </w:r>
            <w:proofErr w:type="spellEnd"/>
            <w:r w:rsidRPr="003405A1">
              <w:t xml:space="preserve"> &lt;&lt;</w:t>
            </w:r>
            <w:proofErr w:type="spellStart"/>
            <w:r w:rsidRPr="003405A1">
              <w:t>Màn</w:t>
            </w:r>
            <w:proofErr w:type="spellEnd"/>
            <w:r w:rsidRPr="003405A1">
              <w:t xml:space="preserve"> </w:t>
            </w:r>
            <w:proofErr w:type="spellStart"/>
            <w:r w:rsidRPr="003405A1">
              <w:t>hình</w:t>
            </w:r>
            <w:proofErr w:type="spellEnd"/>
            <w:r w:rsidRPr="003405A1">
              <w:t xml:space="preserve"> </w:t>
            </w:r>
            <w:proofErr w:type="spellStart"/>
            <w:r w:rsidRPr="003405A1">
              <w:t>danh</w:t>
            </w:r>
            <w:proofErr w:type="spellEnd"/>
            <w:r w:rsidRPr="003405A1">
              <w:t xml:space="preserve"> </w:t>
            </w:r>
            <w:proofErr w:type="spellStart"/>
            <w:r w:rsidRPr="003405A1">
              <w:t>sách</w:t>
            </w:r>
            <w:proofErr w:type="spellEnd"/>
            <w:r w:rsidRPr="003405A1">
              <w:t xml:space="preserve"> </w:t>
            </w:r>
            <w:r>
              <w:t xml:space="preserve">chi </w:t>
            </w:r>
            <w:proofErr w:type="spellStart"/>
            <w:r>
              <w:t>tiết</w:t>
            </w:r>
            <w:proofErr w:type="spellEnd"/>
            <w:r>
              <w:t xml:space="preserve"> </w:t>
            </w:r>
            <w:proofErr w:type="spellStart"/>
            <w:r>
              <w:t>đơn</w:t>
            </w:r>
            <w:proofErr w:type="spellEnd"/>
            <w:r w:rsidRPr="003405A1">
              <w:t>&gt;&gt;</w:t>
            </w:r>
          </w:p>
        </w:tc>
      </w:tr>
      <w:tr w:rsidR="002D6741" w:rsidRPr="00516C12" w14:paraId="390AD996" w14:textId="77777777" w:rsidTr="00046FE6">
        <w:tc>
          <w:tcPr>
            <w:tcW w:w="957" w:type="pct"/>
            <w:shd w:val="clear" w:color="auto" w:fill="D9D9D9" w:themeFill="background1" w:themeFillShade="D9"/>
          </w:tcPr>
          <w:p w14:paraId="7BD0BB87" w14:textId="77777777" w:rsidR="002D6741" w:rsidRPr="00516C12" w:rsidRDefault="002D6741" w:rsidP="00046FE6">
            <w:pPr>
              <w:rPr>
                <w:rFonts w:cs="Arial"/>
                <w:b/>
              </w:rPr>
            </w:pPr>
            <w:r w:rsidRPr="00516C12">
              <w:rPr>
                <w:rFonts w:cs="Arial"/>
                <w:b/>
              </w:rPr>
              <w:t>Pre-conditions</w:t>
            </w:r>
          </w:p>
        </w:tc>
        <w:tc>
          <w:tcPr>
            <w:tcW w:w="4043" w:type="pct"/>
          </w:tcPr>
          <w:p w14:paraId="11B71E1C" w14:textId="77777777" w:rsidR="002D6741" w:rsidRPr="00516C12" w:rsidRDefault="002D6741" w:rsidP="00046FE6">
            <w:pPr>
              <w:pStyle w:val="BulletList1"/>
              <w:numPr>
                <w:ilvl w:val="0"/>
                <w:numId w:val="0"/>
              </w:numPr>
              <w:spacing w:line="360" w:lineRule="auto"/>
            </w:pPr>
            <w:r w:rsidRPr="003405A1">
              <w:t xml:space="preserve">User logged in </w:t>
            </w:r>
            <w:proofErr w:type="spellStart"/>
            <w:r w:rsidRPr="003405A1">
              <w:t>vào</w:t>
            </w:r>
            <w:proofErr w:type="spellEnd"/>
            <w:r w:rsidRPr="003405A1">
              <w:t xml:space="preserve"> </w:t>
            </w:r>
            <w:proofErr w:type="spellStart"/>
            <w:r w:rsidRPr="003405A1">
              <w:t>hệ</w:t>
            </w:r>
            <w:proofErr w:type="spellEnd"/>
            <w:r w:rsidRPr="003405A1">
              <w:t xml:space="preserve"> </w:t>
            </w:r>
            <w:proofErr w:type="spellStart"/>
            <w:r w:rsidRPr="003405A1">
              <w:t>thống</w:t>
            </w:r>
            <w:proofErr w:type="spellEnd"/>
            <w:r w:rsidRPr="003405A1">
              <w:t xml:space="preserve"> </w:t>
            </w:r>
            <w:proofErr w:type="spellStart"/>
            <w:r w:rsidRPr="003405A1">
              <w:t>với</w:t>
            </w:r>
            <w:proofErr w:type="spellEnd"/>
            <w:r w:rsidRPr="003405A1">
              <w:t xml:space="preserve"> actor </w:t>
            </w:r>
            <w:proofErr w:type="spellStart"/>
            <w:r w:rsidRPr="003405A1">
              <w:t>bên</w:t>
            </w:r>
            <w:proofErr w:type="spellEnd"/>
            <w:r w:rsidRPr="003405A1">
              <w:t xml:space="preserve"> </w:t>
            </w:r>
            <w:proofErr w:type="spellStart"/>
            <w:r w:rsidRPr="003405A1">
              <w:t>trên</w:t>
            </w:r>
            <w:proofErr w:type="spellEnd"/>
            <w:r w:rsidRPr="003405A1">
              <w:t>.</w:t>
            </w:r>
          </w:p>
        </w:tc>
      </w:tr>
      <w:tr w:rsidR="002D6741" w:rsidRPr="00516C12" w14:paraId="69C12BA1" w14:textId="77777777" w:rsidTr="00046FE6">
        <w:tc>
          <w:tcPr>
            <w:tcW w:w="957" w:type="pct"/>
            <w:shd w:val="clear" w:color="auto" w:fill="D9D9D9" w:themeFill="background1" w:themeFillShade="D9"/>
          </w:tcPr>
          <w:p w14:paraId="704A18EB" w14:textId="77777777" w:rsidR="002D6741" w:rsidRPr="00516C12" w:rsidRDefault="002D6741" w:rsidP="00046FE6">
            <w:pPr>
              <w:rPr>
                <w:rFonts w:cs="Arial"/>
                <w:b/>
              </w:rPr>
            </w:pPr>
            <w:r w:rsidRPr="00516C12">
              <w:rPr>
                <w:rFonts w:cs="Arial"/>
                <w:b/>
              </w:rPr>
              <w:t>Post-condition</w:t>
            </w:r>
          </w:p>
        </w:tc>
        <w:tc>
          <w:tcPr>
            <w:tcW w:w="4043" w:type="pct"/>
          </w:tcPr>
          <w:p w14:paraId="65AAEFDF" w14:textId="77777777" w:rsidR="002D6741" w:rsidRPr="00516C12" w:rsidRDefault="002D6741" w:rsidP="00046FE6">
            <w:pPr>
              <w:rPr>
                <w:rFonts w:cs="Arial"/>
              </w:rPr>
            </w:pPr>
            <w:r w:rsidRPr="003405A1">
              <w:t xml:space="preserve">Thông tin chi </w:t>
            </w:r>
            <w:proofErr w:type="spellStart"/>
            <w:r w:rsidRPr="003405A1">
              <w:t>tiết</w:t>
            </w:r>
            <w:proofErr w:type="spellEnd"/>
            <w:r w:rsidRPr="003405A1">
              <w:t xml:space="preserve"> </w:t>
            </w:r>
            <w:proofErr w:type="spellStart"/>
            <w:r w:rsidRPr="003405A1">
              <w:t>của</w:t>
            </w:r>
            <w:proofErr w:type="spellEnd"/>
            <w:r w:rsidRPr="003405A1">
              <w:t xml:space="preserve"> </w:t>
            </w:r>
            <w:proofErr w:type="spellStart"/>
            <w:r w:rsidRPr="003405A1">
              <w:t>đơn</w:t>
            </w:r>
            <w:proofErr w:type="spellEnd"/>
            <w:r w:rsidRPr="003405A1">
              <w:t xml:space="preserve"> </w:t>
            </w:r>
            <w:proofErr w:type="spellStart"/>
            <w:r w:rsidRPr="003405A1">
              <w:t>nhập</w:t>
            </w:r>
            <w:proofErr w:type="spellEnd"/>
            <w:r w:rsidRPr="003405A1">
              <w:t>/</w:t>
            </w:r>
            <w:proofErr w:type="spellStart"/>
            <w:r w:rsidRPr="003405A1">
              <w:t>xuất</w:t>
            </w:r>
            <w:proofErr w:type="spellEnd"/>
            <w:r w:rsidRPr="003405A1">
              <w:t xml:space="preserve"> </w:t>
            </w:r>
            <w:proofErr w:type="spellStart"/>
            <w:r w:rsidRPr="003405A1">
              <w:t>kho</w:t>
            </w:r>
            <w:proofErr w:type="spellEnd"/>
            <w:r w:rsidRPr="003405A1">
              <w:t xml:space="preserve"> </w:t>
            </w:r>
            <w:proofErr w:type="spellStart"/>
            <w:r w:rsidRPr="003405A1">
              <w:t>được</w:t>
            </w:r>
            <w:proofErr w:type="spellEnd"/>
            <w:r w:rsidRPr="003405A1">
              <w:t xml:space="preserve"> </w:t>
            </w:r>
            <w:proofErr w:type="spellStart"/>
            <w:r w:rsidRPr="003405A1">
              <w:t>chọn</w:t>
            </w:r>
            <w:proofErr w:type="spellEnd"/>
            <w:r w:rsidRPr="003405A1">
              <w:t xml:space="preserve"> </w:t>
            </w:r>
            <w:proofErr w:type="spellStart"/>
            <w:r w:rsidRPr="003405A1">
              <w:t>được</w:t>
            </w:r>
            <w:proofErr w:type="spellEnd"/>
            <w:r w:rsidRPr="003405A1">
              <w:t xml:space="preserve"> </w:t>
            </w:r>
            <w:proofErr w:type="spellStart"/>
            <w:r w:rsidRPr="003405A1">
              <w:t>hiển</w:t>
            </w:r>
            <w:proofErr w:type="spellEnd"/>
            <w:r w:rsidRPr="003405A1">
              <w:t xml:space="preserve"> </w:t>
            </w:r>
            <w:proofErr w:type="spellStart"/>
            <w:r w:rsidRPr="003405A1">
              <w:t>thị</w:t>
            </w:r>
            <w:proofErr w:type="spellEnd"/>
            <w:r w:rsidRPr="003405A1">
              <w:t xml:space="preserve"> </w:t>
            </w:r>
            <w:proofErr w:type="spellStart"/>
            <w:r w:rsidRPr="003405A1">
              <w:t>trên</w:t>
            </w:r>
            <w:proofErr w:type="spellEnd"/>
            <w:r w:rsidRPr="003405A1">
              <w:t xml:space="preserve"> </w:t>
            </w:r>
            <w:proofErr w:type="spellStart"/>
            <w:r w:rsidRPr="003405A1">
              <w:t>màn</w:t>
            </w:r>
            <w:proofErr w:type="spellEnd"/>
            <w:r w:rsidRPr="003405A1">
              <w:t xml:space="preserve"> </w:t>
            </w:r>
            <w:proofErr w:type="spellStart"/>
            <w:r w:rsidRPr="003405A1">
              <w:t>hình</w:t>
            </w:r>
            <w:proofErr w:type="spellEnd"/>
          </w:p>
        </w:tc>
      </w:tr>
    </w:tbl>
    <w:p w14:paraId="32B3B5BA" w14:textId="77777777" w:rsidR="002D6741" w:rsidRPr="00A704C2" w:rsidRDefault="002D6741" w:rsidP="002D6741">
      <w:pPr>
        <w:rPr>
          <w:rFonts w:eastAsiaTheme="majorEastAsia" w:cs="Arial"/>
          <w:b/>
          <w:color w:val="1F3864" w:themeColor="accent5" w:themeShade="80"/>
          <w:sz w:val="22"/>
          <w:lang w:val="vi-VN" w:eastAsia="en-US"/>
        </w:rPr>
      </w:pPr>
      <w:r>
        <w:rPr>
          <w:rFonts w:eastAsiaTheme="majorEastAsia" w:cs="Arial"/>
          <w:b/>
          <w:color w:val="1F3864" w:themeColor="accent5" w:themeShade="80"/>
          <w:sz w:val="22"/>
          <w:lang w:val="en-US" w:eastAsia="en-US"/>
        </w:rPr>
        <w:t>Activity</w:t>
      </w:r>
      <w:r>
        <w:rPr>
          <w:rFonts w:eastAsiaTheme="majorEastAsia" w:cs="Arial"/>
          <w:b/>
          <w:color w:val="1F3864" w:themeColor="accent5" w:themeShade="80"/>
          <w:sz w:val="22"/>
          <w:lang w:val="vi-VN" w:eastAsia="en-US"/>
        </w:rPr>
        <w:t xml:space="preserve"> Flow</w:t>
      </w:r>
    </w:p>
    <w:p w14:paraId="334F6C2D" w14:textId="77777777" w:rsidR="002D6741" w:rsidRDefault="002D6741" w:rsidP="002D6741">
      <w:pPr>
        <w:rPr>
          <w:rFonts w:eastAsiaTheme="majorEastAsia" w:cs="Arial"/>
          <w:b/>
          <w:color w:val="1F3864" w:themeColor="accent5" w:themeShade="80"/>
          <w:sz w:val="22"/>
          <w:lang w:val="en-US" w:eastAsia="en-US"/>
        </w:rPr>
      </w:pPr>
      <w:r w:rsidRPr="00A704C2">
        <w:rPr>
          <w:rFonts w:eastAsiaTheme="majorEastAsia" w:cs="Arial"/>
          <w:b/>
          <w:noProof/>
          <w:color w:val="1F3864" w:themeColor="accent5" w:themeShade="80"/>
          <w:sz w:val="22"/>
          <w:lang w:val="en-US" w:eastAsia="en-US"/>
        </w:rPr>
        <w:lastRenderedPageBreak/>
        <w:drawing>
          <wp:inline distT="0" distB="0" distL="0" distR="0" wp14:anchorId="2A4EE6A9" wp14:editId="2FF3988B">
            <wp:extent cx="5250635" cy="2972058"/>
            <wp:effectExtent l="0" t="0" r="7620" b="0"/>
            <wp:docPr id="849667067" name="Picture 84966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09028" name=""/>
                    <pic:cNvPicPr/>
                  </pic:nvPicPr>
                  <pic:blipFill>
                    <a:blip r:embed="rId50"/>
                    <a:stretch>
                      <a:fillRect/>
                    </a:stretch>
                  </pic:blipFill>
                  <pic:spPr>
                    <a:xfrm>
                      <a:off x="0" y="0"/>
                      <a:ext cx="5250635" cy="2972058"/>
                    </a:xfrm>
                    <a:prstGeom prst="rect">
                      <a:avLst/>
                    </a:prstGeom>
                  </pic:spPr>
                </pic:pic>
              </a:graphicData>
            </a:graphic>
          </wp:inline>
        </w:drawing>
      </w:r>
    </w:p>
    <w:p w14:paraId="08F5B864" w14:textId="77777777" w:rsidR="002D6741" w:rsidRDefault="002D6741" w:rsidP="002D6741">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933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022"/>
        <w:gridCol w:w="1023"/>
        <w:gridCol w:w="7285"/>
      </w:tblGrid>
      <w:tr w:rsidR="002D6741" w14:paraId="5C4DBBFD" w14:textId="77777777" w:rsidTr="00046FE6">
        <w:trPr>
          <w:trHeight w:val="253"/>
        </w:trPr>
        <w:tc>
          <w:tcPr>
            <w:tcW w:w="1022" w:type="dxa"/>
            <w:shd w:val="clear" w:color="auto" w:fill="D9D9D9"/>
          </w:tcPr>
          <w:p w14:paraId="55AF9717" w14:textId="77777777" w:rsidR="002D6741" w:rsidRDefault="002D6741" w:rsidP="00046FE6">
            <w:pPr>
              <w:rPr>
                <w:b/>
              </w:rPr>
            </w:pPr>
            <w:r>
              <w:rPr>
                <w:b/>
              </w:rPr>
              <w:t>Step</w:t>
            </w:r>
          </w:p>
        </w:tc>
        <w:tc>
          <w:tcPr>
            <w:tcW w:w="1023" w:type="dxa"/>
            <w:shd w:val="clear" w:color="auto" w:fill="D9D9D9"/>
          </w:tcPr>
          <w:p w14:paraId="4C442120" w14:textId="77777777" w:rsidR="002D6741" w:rsidRDefault="002D6741" w:rsidP="00046FE6">
            <w:pPr>
              <w:rPr>
                <w:b/>
              </w:rPr>
            </w:pPr>
            <w:r>
              <w:rPr>
                <w:b/>
              </w:rPr>
              <w:t>BR Code</w:t>
            </w:r>
          </w:p>
        </w:tc>
        <w:tc>
          <w:tcPr>
            <w:tcW w:w="7285" w:type="dxa"/>
            <w:shd w:val="clear" w:color="auto" w:fill="D9D9D9"/>
          </w:tcPr>
          <w:p w14:paraId="6CB7A54F" w14:textId="77777777" w:rsidR="002D6741" w:rsidRDefault="002D6741" w:rsidP="00046FE6">
            <w:pPr>
              <w:rPr>
                <w:b/>
              </w:rPr>
            </w:pPr>
            <w:r>
              <w:rPr>
                <w:b/>
              </w:rPr>
              <w:t>Description</w:t>
            </w:r>
          </w:p>
        </w:tc>
      </w:tr>
      <w:tr w:rsidR="002D6741" w14:paraId="72426A96" w14:textId="77777777" w:rsidTr="00046FE6">
        <w:trPr>
          <w:trHeight w:val="253"/>
        </w:trPr>
        <w:tc>
          <w:tcPr>
            <w:tcW w:w="1022" w:type="dxa"/>
          </w:tcPr>
          <w:p w14:paraId="2D31AF27" w14:textId="77777777" w:rsidR="002D6741" w:rsidRDefault="002D6741" w:rsidP="00046FE6">
            <w:r>
              <w:t>(2)</w:t>
            </w:r>
          </w:p>
        </w:tc>
        <w:tc>
          <w:tcPr>
            <w:tcW w:w="1023" w:type="dxa"/>
            <w:shd w:val="clear" w:color="auto" w:fill="auto"/>
          </w:tcPr>
          <w:p w14:paraId="3ABD6B33" w14:textId="149A3C88" w:rsidR="00502F73" w:rsidRDefault="00502F73" w:rsidP="00502F73">
            <w:pPr>
              <w:pStyle w:val="Caption"/>
            </w:pPr>
            <w:r>
              <w:t xml:space="preserve">BR </w:t>
            </w:r>
            <w:r>
              <w:fldChar w:fldCharType="begin"/>
            </w:r>
            <w:r>
              <w:instrText xml:space="preserve"> SEQ BR \* ARABIC </w:instrText>
            </w:r>
            <w:r>
              <w:fldChar w:fldCharType="separate"/>
            </w:r>
            <w:r w:rsidR="00201D76">
              <w:rPr>
                <w:noProof/>
              </w:rPr>
              <w:t>29</w:t>
            </w:r>
            <w:r>
              <w:fldChar w:fldCharType="end"/>
            </w:r>
          </w:p>
          <w:p w14:paraId="661947A1" w14:textId="439EB61E" w:rsidR="002D6741" w:rsidRDefault="002D6741" w:rsidP="00046FE6">
            <w:pPr>
              <w:rPr>
                <w:b/>
              </w:rPr>
            </w:pPr>
          </w:p>
        </w:tc>
        <w:tc>
          <w:tcPr>
            <w:tcW w:w="7285" w:type="dxa"/>
            <w:shd w:val="clear" w:color="auto" w:fill="auto"/>
          </w:tcPr>
          <w:p w14:paraId="72DDCADF" w14:textId="77777777" w:rsidR="002D6741" w:rsidRDefault="002D6741" w:rsidP="00046FE6">
            <w:pPr>
              <w:rPr>
                <w:b/>
                <w:u w:val="single"/>
              </w:rPr>
            </w:pPr>
            <w:r>
              <w:rPr>
                <w:b/>
                <w:u w:val="single"/>
              </w:rPr>
              <w:t>Screen Displaying Rules:</w:t>
            </w:r>
          </w:p>
          <w:p w14:paraId="40C575BB" w14:textId="116452D9" w:rsidR="002D6741" w:rsidRPr="004D6139" w:rsidRDefault="002D6741">
            <w:pPr>
              <w:rPr>
                <w:rPrChange w:id="87" w:author="Asus" w:date="2020-12-28T19:18:00Z">
                  <w:rPr>
                    <w:strike/>
                    <w:color w:val="000000"/>
                  </w:rPr>
                </w:rPrChange>
              </w:rPr>
              <w:pPrChange w:id="88" w:author="Asus" w:date="2020-12-28T19:18:00Z">
                <w:pPr>
                  <w:numPr>
                    <w:numId w:val="11"/>
                  </w:numPr>
                  <w:pBdr>
                    <w:top w:val="nil"/>
                    <w:left w:val="nil"/>
                    <w:bottom w:val="nil"/>
                    <w:right w:val="nil"/>
                    <w:between w:val="nil"/>
                  </w:pBdr>
                  <w:tabs>
                    <w:tab w:val="num" w:pos="360"/>
                  </w:tabs>
                  <w:spacing w:before="40" w:after="40"/>
                  <w:ind w:left="1080" w:hanging="360"/>
                </w:pPr>
              </w:pPrChange>
            </w:pPr>
            <w:proofErr w:type="spellStart"/>
            <w:r>
              <w:t>Hệ</w:t>
            </w:r>
            <w:proofErr w:type="spellEnd"/>
            <w:r>
              <w:t xml:space="preserve"> </w:t>
            </w:r>
            <w:proofErr w:type="spellStart"/>
            <w:r>
              <w:t>thống</w:t>
            </w:r>
            <w:proofErr w:type="spellEnd"/>
            <w:r>
              <w:t xml:space="preserve"> </w:t>
            </w:r>
            <w:proofErr w:type="spellStart"/>
            <w:r>
              <w:t>tải</w:t>
            </w:r>
            <w:proofErr w:type="spellEnd"/>
            <w:r>
              <w:t xml:space="preserve"> </w:t>
            </w:r>
            <w:proofErr w:type="spellStart"/>
            <w:r>
              <w:t>màn</w:t>
            </w:r>
            <w:proofErr w:type="spellEnd"/>
            <w:r>
              <w:t xml:space="preserve"> </w:t>
            </w:r>
            <w:proofErr w:type="spellStart"/>
            <w:r>
              <w:t>hình</w:t>
            </w:r>
            <w:proofErr w:type="spellEnd"/>
            <w:r>
              <w:t xml:space="preserve">: &lt;&lt;Chi </w:t>
            </w:r>
            <w:proofErr w:type="spellStart"/>
            <w:r>
              <w:t>tiết</w:t>
            </w:r>
            <w:proofErr w:type="spellEnd"/>
            <w:r>
              <w:t xml:space="preserve"> </w:t>
            </w:r>
            <w:proofErr w:type="spellStart"/>
            <w:r>
              <w:t>đơn</w:t>
            </w:r>
            <w:proofErr w:type="spellEnd"/>
            <w:r>
              <w:t xml:space="preserve"> </w:t>
            </w:r>
            <w:proofErr w:type="spellStart"/>
            <w:r>
              <w:t>nhập</w:t>
            </w:r>
            <w:proofErr w:type="spellEnd"/>
            <w:r>
              <w:t>/</w:t>
            </w:r>
            <w:proofErr w:type="spellStart"/>
            <w:r>
              <w:t>xuất</w:t>
            </w:r>
            <w:proofErr w:type="spellEnd"/>
            <w:r>
              <w:t xml:space="preserve"> </w:t>
            </w:r>
            <w:proofErr w:type="spellStart"/>
            <w:r>
              <w:t>kho</w:t>
            </w:r>
            <w:proofErr w:type="spellEnd"/>
            <w:r>
              <w:t xml:space="preserve">&gt;&gt; </w:t>
            </w:r>
            <w:proofErr w:type="spellStart"/>
            <w:r>
              <w:t>của</w:t>
            </w:r>
            <w:proofErr w:type="spellEnd"/>
            <w:r>
              <w:t xml:space="preserve"> {</w:t>
            </w:r>
            <w:proofErr w:type="spellStart"/>
            <w:r>
              <w:t>Đơn</w:t>
            </w:r>
            <w:proofErr w:type="spellEnd"/>
            <w:r>
              <w:t xml:space="preserve"> </w:t>
            </w:r>
            <w:proofErr w:type="spellStart"/>
            <w:r>
              <w:t>nhập</w:t>
            </w:r>
            <w:proofErr w:type="spellEnd"/>
            <w:r>
              <w:t>/</w:t>
            </w:r>
            <w:proofErr w:type="spellStart"/>
            <w:r>
              <w:t>xuất</w:t>
            </w:r>
            <w:proofErr w:type="spellEnd"/>
            <w:r>
              <w:t xml:space="preserve"> </w:t>
            </w:r>
            <w:proofErr w:type="spellStart"/>
            <w:r>
              <w:t>kho</w:t>
            </w:r>
            <w:proofErr w:type="spellEnd"/>
            <w:r>
              <w:t xml:space="preserve"> </w:t>
            </w:r>
            <w:proofErr w:type="spellStart"/>
            <w:r>
              <w:t>được</w:t>
            </w:r>
            <w:proofErr w:type="spellEnd"/>
            <w:r>
              <w:t xml:space="preserve"> </w:t>
            </w:r>
            <w:proofErr w:type="spellStart"/>
            <w:r>
              <w:t>chọn</w:t>
            </w:r>
            <w:proofErr w:type="spellEnd"/>
          </w:p>
        </w:tc>
      </w:tr>
    </w:tbl>
    <w:p w14:paraId="78FFECA8" w14:textId="77777777" w:rsidR="002D6741" w:rsidRPr="00516C12" w:rsidRDefault="002D6741" w:rsidP="002D6741">
      <w:pPr>
        <w:rPr>
          <w:rFonts w:eastAsiaTheme="majorEastAsia" w:cs="Arial"/>
          <w:b/>
          <w:color w:val="1F3864" w:themeColor="accent5" w:themeShade="80"/>
          <w:sz w:val="22"/>
          <w:lang w:val="en-US" w:eastAsia="en-US"/>
        </w:rPr>
      </w:pPr>
    </w:p>
    <w:p w14:paraId="0D26E617" w14:textId="1985B9BB" w:rsidR="002D6741" w:rsidRPr="00516C12" w:rsidRDefault="002D6741" w:rsidP="002D6741">
      <w:pPr>
        <w:pStyle w:val="Heading3"/>
        <w:spacing w:line="360" w:lineRule="auto"/>
        <w:rPr>
          <w:rFonts w:cs="Arial"/>
          <w:sz w:val="20"/>
          <w:szCs w:val="20"/>
        </w:rPr>
      </w:pPr>
      <w:bookmarkStart w:id="89" w:name="_Ref151966969"/>
      <w:bookmarkStart w:id="90" w:name="_Toc152340774"/>
      <w:r w:rsidRPr="00516C12">
        <w:rPr>
          <w:rFonts w:cs="Arial"/>
          <w:sz w:val="20"/>
          <w:szCs w:val="20"/>
        </w:rPr>
        <w:t>UC</w:t>
      </w:r>
      <w:r w:rsidR="00DE6F7C">
        <w:rPr>
          <w:rFonts w:cs="Arial"/>
          <w:sz w:val="20"/>
          <w:szCs w:val="20"/>
          <w:lang w:val="vi-VN"/>
        </w:rPr>
        <w:t xml:space="preserve"> </w:t>
      </w:r>
      <w:r w:rsidR="008E2D9B">
        <w:rPr>
          <w:rFonts w:cs="Arial"/>
          <w:sz w:val="20"/>
          <w:szCs w:val="20"/>
          <w:lang w:val="vi-VN"/>
        </w:rPr>
        <w:t>10</w:t>
      </w:r>
      <w:r w:rsidRPr="00516C12">
        <w:rPr>
          <w:rFonts w:cs="Arial"/>
          <w:sz w:val="20"/>
          <w:szCs w:val="20"/>
        </w:rPr>
        <w:t xml:space="preserve">: </w:t>
      </w:r>
      <w:proofErr w:type="spellStart"/>
      <w:r>
        <w:rPr>
          <w:sz w:val="20"/>
          <w:szCs w:val="20"/>
        </w:rPr>
        <w:t>Cập</w:t>
      </w:r>
      <w:proofErr w:type="spellEnd"/>
      <w:r>
        <w:rPr>
          <w:sz w:val="20"/>
          <w:szCs w:val="20"/>
        </w:rPr>
        <w:t xml:space="preserve"> </w:t>
      </w:r>
      <w:proofErr w:type="spellStart"/>
      <w:r>
        <w:rPr>
          <w:sz w:val="20"/>
          <w:szCs w:val="20"/>
        </w:rPr>
        <w:t>nhật</w:t>
      </w:r>
      <w:proofErr w:type="spellEnd"/>
      <w:r>
        <w:rPr>
          <w:sz w:val="20"/>
          <w:szCs w:val="20"/>
        </w:rPr>
        <w:t xml:space="preserve"> </w:t>
      </w:r>
      <w:proofErr w:type="spellStart"/>
      <w:r>
        <w:rPr>
          <w:sz w:val="20"/>
          <w:szCs w:val="20"/>
        </w:rPr>
        <w:t>đơn</w:t>
      </w:r>
      <w:proofErr w:type="spellEnd"/>
      <w:r>
        <w:rPr>
          <w:sz w:val="20"/>
          <w:szCs w:val="20"/>
        </w:rPr>
        <w:t xml:space="preserve"> </w:t>
      </w:r>
      <w:proofErr w:type="spellStart"/>
      <w:r>
        <w:rPr>
          <w:sz w:val="20"/>
          <w:szCs w:val="20"/>
        </w:rPr>
        <w:t>xuất</w:t>
      </w:r>
      <w:proofErr w:type="spellEnd"/>
      <w:r>
        <w:rPr>
          <w:sz w:val="20"/>
          <w:szCs w:val="20"/>
        </w:rPr>
        <w:t>/</w:t>
      </w:r>
      <w:proofErr w:type="spellStart"/>
      <w:r>
        <w:rPr>
          <w:sz w:val="20"/>
          <w:szCs w:val="20"/>
        </w:rPr>
        <w:t>nhập</w:t>
      </w:r>
      <w:proofErr w:type="spellEnd"/>
      <w:r>
        <w:rPr>
          <w:sz w:val="20"/>
          <w:szCs w:val="20"/>
        </w:rPr>
        <w:t xml:space="preserve"> </w:t>
      </w:r>
      <w:proofErr w:type="spellStart"/>
      <w:r>
        <w:rPr>
          <w:sz w:val="20"/>
          <w:szCs w:val="20"/>
        </w:rPr>
        <w:t>kho</w:t>
      </w:r>
      <w:bookmarkEnd w:id="89"/>
      <w:bookmarkEnd w:id="90"/>
      <w:proofErr w:type="spellEnd"/>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2D6741" w:rsidRPr="00516C12" w14:paraId="6E5BEB25" w14:textId="77777777" w:rsidTr="001E3C0A">
        <w:tc>
          <w:tcPr>
            <w:tcW w:w="957" w:type="pct"/>
            <w:shd w:val="clear" w:color="auto" w:fill="D9D9D9" w:themeFill="background1" w:themeFillShade="D9"/>
          </w:tcPr>
          <w:p w14:paraId="2855B9FA" w14:textId="77777777" w:rsidR="002D6741" w:rsidRPr="00516C12" w:rsidRDefault="002D6741" w:rsidP="00A704C2">
            <w:pPr>
              <w:rPr>
                <w:rFonts w:cs="Arial"/>
                <w:b/>
              </w:rPr>
            </w:pPr>
            <w:r w:rsidRPr="00516C12">
              <w:rPr>
                <w:rFonts w:cs="Arial"/>
                <w:b/>
              </w:rPr>
              <w:t>Objective</w:t>
            </w:r>
          </w:p>
        </w:tc>
        <w:tc>
          <w:tcPr>
            <w:tcW w:w="4043" w:type="pct"/>
          </w:tcPr>
          <w:p w14:paraId="7BCC7971" w14:textId="77777777" w:rsidR="002D6741" w:rsidRPr="00516C12" w:rsidRDefault="002D6741" w:rsidP="00A704C2">
            <w:pPr>
              <w:rPr>
                <w:rFonts w:cs="Arial"/>
              </w:rPr>
            </w:pPr>
            <w:proofErr w:type="spellStart"/>
            <w:r w:rsidRPr="00C76306">
              <w:t>Tính</w:t>
            </w:r>
            <w:proofErr w:type="spellEnd"/>
            <w:r w:rsidRPr="00C76306">
              <w:t xml:space="preserve"> </w:t>
            </w:r>
            <w:proofErr w:type="spellStart"/>
            <w:r w:rsidRPr="00C76306">
              <w:t>năng</w:t>
            </w:r>
            <w:proofErr w:type="spellEnd"/>
            <w:r w:rsidRPr="00C76306">
              <w:t xml:space="preserve"> </w:t>
            </w:r>
            <w:proofErr w:type="spellStart"/>
            <w:r w:rsidRPr="00C76306">
              <w:t>này</w:t>
            </w:r>
            <w:proofErr w:type="spellEnd"/>
            <w:r w:rsidRPr="00C76306">
              <w:t xml:space="preserve"> </w:t>
            </w:r>
            <w:proofErr w:type="spellStart"/>
            <w:r w:rsidRPr="00C76306">
              <w:t>được</w:t>
            </w:r>
            <w:proofErr w:type="spellEnd"/>
            <w:r w:rsidRPr="00C76306">
              <w:t xml:space="preserve"> </w:t>
            </w:r>
            <w:proofErr w:type="spellStart"/>
            <w:r w:rsidRPr="00C76306">
              <w:t>sử</w:t>
            </w:r>
            <w:proofErr w:type="spellEnd"/>
            <w:r w:rsidRPr="00C76306">
              <w:t xml:space="preserve"> </w:t>
            </w:r>
            <w:proofErr w:type="spellStart"/>
            <w:r w:rsidRPr="00C76306">
              <w:t>dụng</w:t>
            </w:r>
            <w:proofErr w:type="spellEnd"/>
            <w:r w:rsidRPr="00C76306">
              <w:t xml:space="preserve"> </w:t>
            </w:r>
            <w:proofErr w:type="spellStart"/>
            <w:r w:rsidRPr="00C76306">
              <w:t>để</w:t>
            </w:r>
            <w:proofErr w:type="spellEnd"/>
            <w:r w:rsidRPr="00C76306">
              <w:t xml:space="preserve"> </w:t>
            </w:r>
            <w:proofErr w:type="spellStart"/>
            <w:r w:rsidRPr="00C76306">
              <w:t>cập</w:t>
            </w:r>
            <w:proofErr w:type="spellEnd"/>
            <w:r w:rsidRPr="00C76306">
              <w:t xml:space="preserve"> </w:t>
            </w:r>
            <w:proofErr w:type="spellStart"/>
            <w:r w:rsidRPr="00C76306">
              <w:t>nhật</w:t>
            </w:r>
            <w:proofErr w:type="spellEnd"/>
            <w:r w:rsidRPr="00C76306">
              <w:t xml:space="preserve"> </w:t>
            </w:r>
            <w:proofErr w:type="spellStart"/>
            <w:r w:rsidRPr="00C76306">
              <w:t>đơn</w:t>
            </w:r>
            <w:proofErr w:type="spellEnd"/>
            <w:r w:rsidRPr="00C76306">
              <w:t xml:space="preserve"> </w:t>
            </w:r>
            <w:proofErr w:type="spellStart"/>
            <w:r w:rsidRPr="00C76306">
              <w:t>xuất</w:t>
            </w:r>
            <w:proofErr w:type="spellEnd"/>
            <w:r w:rsidRPr="00C76306">
              <w:t>/</w:t>
            </w:r>
            <w:proofErr w:type="spellStart"/>
            <w:r w:rsidRPr="00C76306">
              <w:t>nhập</w:t>
            </w:r>
            <w:proofErr w:type="spellEnd"/>
            <w:r w:rsidRPr="00C76306">
              <w:t xml:space="preserve"> </w:t>
            </w:r>
            <w:proofErr w:type="spellStart"/>
            <w:r w:rsidRPr="00C76306">
              <w:t>kho</w:t>
            </w:r>
            <w:proofErr w:type="spellEnd"/>
          </w:p>
        </w:tc>
      </w:tr>
      <w:tr w:rsidR="002D6741" w:rsidRPr="00516C12" w14:paraId="1394954A" w14:textId="77777777" w:rsidTr="001E3C0A">
        <w:tc>
          <w:tcPr>
            <w:tcW w:w="957" w:type="pct"/>
            <w:shd w:val="clear" w:color="auto" w:fill="D9D9D9" w:themeFill="background1" w:themeFillShade="D9"/>
          </w:tcPr>
          <w:p w14:paraId="5758D776" w14:textId="77777777" w:rsidR="002D6741" w:rsidRPr="00516C12" w:rsidRDefault="002D6741" w:rsidP="00A704C2">
            <w:pPr>
              <w:rPr>
                <w:rFonts w:cs="Arial"/>
                <w:b/>
              </w:rPr>
            </w:pPr>
            <w:r w:rsidRPr="00516C12">
              <w:rPr>
                <w:rFonts w:cs="Arial"/>
                <w:b/>
              </w:rPr>
              <w:t>Actor</w:t>
            </w:r>
          </w:p>
        </w:tc>
        <w:tc>
          <w:tcPr>
            <w:tcW w:w="4043" w:type="pct"/>
          </w:tcPr>
          <w:p w14:paraId="064EAECD" w14:textId="77777777" w:rsidR="002D6741" w:rsidRPr="00717D0C" w:rsidRDefault="002D6741" w:rsidP="00A704C2">
            <w:pPr>
              <w:rPr>
                <w:rFonts w:cs="Arial"/>
                <w:lang w:val="vi-VN"/>
              </w:rPr>
            </w:pPr>
            <w:proofErr w:type="spellStart"/>
            <w:r w:rsidRPr="00C76306">
              <w:t>Nhân</w:t>
            </w:r>
            <w:proofErr w:type="spellEnd"/>
            <w:r w:rsidRPr="00C76306">
              <w:t xml:space="preserve"> </w:t>
            </w:r>
            <w:proofErr w:type="spellStart"/>
            <w:r w:rsidRPr="00C76306">
              <w:t>viên</w:t>
            </w:r>
            <w:proofErr w:type="spellEnd"/>
            <w:r w:rsidRPr="00C76306">
              <w:t xml:space="preserve"> Quản </w:t>
            </w:r>
            <w:proofErr w:type="spellStart"/>
            <w:r w:rsidRPr="00C76306">
              <w:t>lý</w:t>
            </w:r>
            <w:proofErr w:type="spellEnd"/>
            <w:r w:rsidRPr="00C76306">
              <w:t xml:space="preserve"> </w:t>
            </w:r>
            <w:proofErr w:type="spellStart"/>
            <w:r w:rsidRPr="00C76306">
              <w:t>kho</w:t>
            </w:r>
            <w:proofErr w:type="spellEnd"/>
          </w:p>
        </w:tc>
      </w:tr>
      <w:tr w:rsidR="002D6741" w:rsidRPr="00516C12" w14:paraId="09871DBA" w14:textId="77777777" w:rsidTr="001E3C0A">
        <w:tc>
          <w:tcPr>
            <w:tcW w:w="957" w:type="pct"/>
            <w:shd w:val="clear" w:color="auto" w:fill="D9D9D9" w:themeFill="background1" w:themeFillShade="D9"/>
          </w:tcPr>
          <w:p w14:paraId="462FEECE" w14:textId="77777777" w:rsidR="002D6741" w:rsidRPr="00516C12" w:rsidRDefault="002D6741" w:rsidP="00A704C2">
            <w:pPr>
              <w:rPr>
                <w:rFonts w:cs="Arial"/>
                <w:b/>
              </w:rPr>
            </w:pPr>
            <w:r w:rsidRPr="00516C12">
              <w:rPr>
                <w:rFonts w:cs="Arial"/>
                <w:b/>
              </w:rPr>
              <w:t>Trigger</w:t>
            </w:r>
          </w:p>
        </w:tc>
        <w:tc>
          <w:tcPr>
            <w:tcW w:w="4043" w:type="pct"/>
          </w:tcPr>
          <w:p w14:paraId="37E93425" w14:textId="67450241" w:rsidR="002D6741" w:rsidRPr="00635139" w:rsidRDefault="002D6741" w:rsidP="00565D1D">
            <w:pPr>
              <w:pStyle w:val="BulletList1"/>
            </w:pPr>
            <w:r w:rsidRPr="00635139">
              <w:t xml:space="preserve">NSD </w:t>
            </w:r>
            <w:r>
              <w:t>click</w:t>
            </w:r>
            <w:r>
              <w:rPr>
                <w:lang w:val="vi-VN"/>
              </w:rPr>
              <w:t xml:space="preserve"> on button</w:t>
            </w:r>
            <w:r w:rsidRPr="00635139">
              <w:t xml:space="preserve"> ”</w:t>
            </w:r>
            <w:proofErr w:type="spellStart"/>
            <w:r w:rsidRPr="00635139">
              <w:t>Cập</w:t>
            </w:r>
            <w:proofErr w:type="spellEnd"/>
            <w:r w:rsidRPr="00635139">
              <w:t xml:space="preserve"> </w:t>
            </w:r>
            <w:proofErr w:type="spellStart"/>
            <w:r w:rsidRPr="00635139">
              <w:t>nhật</w:t>
            </w:r>
            <w:proofErr w:type="spellEnd"/>
            <w:r w:rsidRPr="00635139">
              <w:t xml:space="preserve">” </w:t>
            </w:r>
            <w:proofErr w:type="spellStart"/>
            <w:r w:rsidRPr="00635139">
              <w:t>tại</w:t>
            </w:r>
            <w:proofErr w:type="spellEnd"/>
            <w:r w:rsidRPr="00635139">
              <w:t xml:space="preserve"> &lt;&lt;</w:t>
            </w:r>
            <w:proofErr w:type="spellStart"/>
            <w:r w:rsidRPr="00635139">
              <w:t>Màn</w:t>
            </w:r>
            <w:proofErr w:type="spellEnd"/>
            <w:r w:rsidRPr="00635139">
              <w:t xml:space="preserve"> </w:t>
            </w:r>
            <w:proofErr w:type="spellStart"/>
            <w:r w:rsidRPr="00635139">
              <w:t>hình</w:t>
            </w:r>
            <w:proofErr w:type="spellEnd"/>
            <w:r w:rsidRPr="00635139">
              <w:t xml:space="preserve"> </w:t>
            </w:r>
            <w:proofErr w:type="spellStart"/>
            <w:r w:rsidR="00E23D69">
              <w:t>danh</w:t>
            </w:r>
            <w:proofErr w:type="spellEnd"/>
            <w:r w:rsidR="00E23D69">
              <w:rPr>
                <w:lang w:val="vi-VN"/>
              </w:rPr>
              <w:t xml:space="preserve"> sách đ</w:t>
            </w:r>
            <w:proofErr w:type="spellStart"/>
            <w:r w:rsidRPr="00635139">
              <w:t>ơn</w:t>
            </w:r>
            <w:proofErr w:type="spellEnd"/>
            <w:r w:rsidRPr="00635139">
              <w:t xml:space="preserve"> </w:t>
            </w:r>
            <w:proofErr w:type="spellStart"/>
            <w:r w:rsidRPr="00635139">
              <w:t>Xuất</w:t>
            </w:r>
            <w:proofErr w:type="spellEnd"/>
            <w:r w:rsidRPr="00635139">
              <w:t xml:space="preserve"> </w:t>
            </w:r>
            <w:proofErr w:type="spellStart"/>
            <w:r w:rsidRPr="00635139">
              <w:t>kho</w:t>
            </w:r>
            <w:proofErr w:type="spellEnd"/>
            <w:r w:rsidRPr="00635139">
              <w:t xml:space="preserve">&gt;&gt; </w:t>
            </w:r>
            <w:proofErr w:type="spellStart"/>
            <w:r w:rsidRPr="00635139">
              <w:t>nếu</w:t>
            </w:r>
            <w:proofErr w:type="spellEnd"/>
            <w:r w:rsidRPr="00635139">
              <w:t xml:space="preserve"> </w:t>
            </w:r>
            <w:proofErr w:type="spellStart"/>
            <w:r w:rsidRPr="00635139">
              <w:t>muốn</w:t>
            </w:r>
            <w:proofErr w:type="spellEnd"/>
            <w:r w:rsidRPr="00635139">
              <w:t xml:space="preserve"> </w:t>
            </w:r>
            <w:proofErr w:type="spellStart"/>
            <w:r w:rsidRPr="00635139">
              <w:t>cập</w:t>
            </w:r>
            <w:proofErr w:type="spellEnd"/>
            <w:r w:rsidRPr="00635139">
              <w:t xml:space="preserve"> </w:t>
            </w:r>
            <w:proofErr w:type="spellStart"/>
            <w:r w:rsidRPr="00635139">
              <w:t>nhật</w:t>
            </w:r>
            <w:proofErr w:type="spellEnd"/>
            <w:r w:rsidRPr="00635139">
              <w:t xml:space="preserve"> </w:t>
            </w:r>
            <w:proofErr w:type="spellStart"/>
            <w:r w:rsidRPr="00635139">
              <w:t>đơn</w:t>
            </w:r>
            <w:proofErr w:type="spellEnd"/>
            <w:r w:rsidRPr="00635139">
              <w:t xml:space="preserve"> </w:t>
            </w:r>
            <w:proofErr w:type="spellStart"/>
            <w:r w:rsidRPr="00635139">
              <w:t>xuất</w:t>
            </w:r>
            <w:proofErr w:type="spellEnd"/>
            <w:r w:rsidRPr="00635139">
              <w:t xml:space="preserve"> </w:t>
            </w:r>
            <w:proofErr w:type="spellStart"/>
            <w:r w:rsidRPr="00635139">
              <w:t>kho</w:t>
            </w:r>
            <w:proofErr w:type="spellEnd"/>
            <w:r w:rsidRPr="00635139">
              <w:t xml:space="preserve"> </w:t>
            </w:r>
          </w:p>
          <w:p w14:paraId="08824B15" w14:textId="3F92A4D8" w:rsidR="002D6741" w:rsidRPr="00565D1D" w:rsidRDefault="002D6741" w:rsidP="00565D1D">
            <w:pPr>
              <w:pStyle w:val="BulletList1"/>
              <w:rPr>
                <w:lang w:val="vi-VN"/>
              </w:rPr>
            </w:pPr>
            <w:r w:rsidRPr="00635139">
              <w:t xml:space="preserve">NSD </w:t>
            </w:r>
            <w:r>
              <w:t>click</w:t>
            </w:r>
            <w:r>
              <w:rPr>
                <w:lang w:val="vi-VN"/>
              </w:rPr>
              <w:t xml:space="preserve"> on button</w:t>
            </w:r>
            <w:r w:rsidRPr="00635139">
              <w:t xml:space="preserve"> ”</w:t>
            </w:r>
            <w:proofErr w:type="spellStart"/>
            <w:r w:rsidRPr="00635139">
              <w:t>Cập</w:t>
            </w:r>
            <w:proofErr w:type="spellEnd"/>
            <w:r w:rsidRPr="00635139">
              <w:t xml:space="preserve"> </w:t>
            </w:r>
            <w:proofErr w:type="spellStart"/>
            <w:r w:rsidRPr="00635139">
              <w:t>nhật</w:t>
            </w:r>
            <w:proofErr w:type="spellEnd"/>
            <w:r w:rsidRPr="00635139">
              <w:t xml:space="preserve">” </w:t>
            </w:r>
            <w:proofErr w:type="spellStart"/>
            <w:r w:rsidRPr="00635139">
              <w:t>tại</w:t>
            </w:r>
            <w:proofErr w:type="spellEnd"/>
            <w:r w:rsidRPr="00635139">
              <w:t xml:space="preserve"> &lt;&lt;</w:t>
            </w:r>
            <w:proofErr w:type="spellStart"/>
            <w:r w:rsidRPr="00635139">
              <w:t>Màn</w:t>
            </w:r>
            <w:proofErr w:type="spellEnd"/>
            <w:r w:rsidRPr="00635139">
              <w:t xml:space="preserve"> </w:t>
            </w:r>
            <w:proofErr w:type="spellStart"/>
            <w:r w:rsidRPr="00635139">
              <w:t>hình</w:t>
            </w:r>
            <w:proofErr w:type="spellEnd"/>
            <w:r w:rsidRPr="00635139">
              <w:t xml:space="preserve"> </w:t>
            </w:r>
            <w:proofErr w:type="spellStart"/>
            <w:r w:rsidR="00E23D69">
              <w:t>danh</w:t>
            </w:r>
            <w:proofErr w:type="spellEnd"/>
            <w:r w:rsidR="00E23D69">
              <w:rPr>
                <w:lang w:val="vi-VN"/>
              </w:rPr>
              <w:t xml:space="preserve"> sách đ</w:t>
            </w:r>
            <w:proofErr w:type="spellStart"/>
            <w:r w:rsidRPr="00635139">
              <w:t>ơn</w:t>
            </w:r>
            <w:proofErr w:type="spellEnd"/>
            <w:r w:rsidRPr="00635139">
              <w:t xml:space="preserve"> </w:t>
            </w:r>
            <w:proofErr w:type="spellStart"/>
            <w:r w:rsidRPr="00635139">
              <w:t>nhập</w:t>
            </w:r>
            <w:proofErr w:type="spellEnd"/>
            <w:r w:rsidRPr="00635139">
              <w:t xml:space="preserve"> </w:t>
            </w:r>
            <w:proofErr w:type="spellStart"/>
            <w:r w:rsidRPr="00635139">
              <w:t>kho</w:t>
            </w:r>
            <w:proofErr w:type="spellEnd"/>
            <w:r w:rsidRPr="00635139">
              <w:t xml:space="preserve">&gt;&gt; </w:t>
            </w:r>
            <w:proofErr w:type="spellStart"/>
            <w:r w:rsidRPr="00635139">
              <w:t>nếu</w:t>
            </w:r>
            <w:proofErr w:type="spellEnd"/>
            <w:r w:rsidRPr="00635139">
              <w:t xml:space="preserve"> </w:t>
            </w:r>
            <w:proofErr w:type="spellStart"/>
            <w:r w:rsidRPr="00635139">
              <w:t>muốn</w:t>
            </w:r>
            <w:proofErr w:type="spellEnd"/>
            <w:r w:rsidRPr="00635139">
              <w:t xml:space="preserve"> </w:t>
            </w:r>
            <w:proofErr w:type="spellStart"/>
            <w:r w:rsidRPr="00635139">
              <w:t>cập</w:t>
            </w:r>
            <w:proofErr w:type="spellEnd"/>
            <w:r w:rsidRPr="00635139">
              <w:t xml:space="preserve"> </w:t>
            </w:r>
            <w:proofErr w:type="spellStart"/>
            <w:r w:rsidRPr="00635139">
              <w:t>nhật</w:t>
            </w:r>
            <w:proofErr w:type="spellEnd"/>
            <w:r w:rsidRPr="00635139">
              <w:t xml:space="preserve"> </w:t>
            </w:r>
            <w:proofErr w:type="spellStart"/>
            <w:r w:rsidRPr="00635139">
              <w:t>đơn</w:t>
            </w:r>
            <w:proofErr w:type="spellEnd"/>
            <w:r w:rsidRPr="00635139">
              <w:t xml:space="preserve"> </w:t>
            </w:r>
            <w:proofErr w:type="spellStart"/>
            <w:r w:rsidRPr="00635139">
              <w:t>nhập</w:t>
            </w:r>
            <w:proofErr w:type="spellEnd"/>
            <w:r w:rsidRPr="00635139">
              <w:t xml:space="preserve"> </w:t>
            </w:r>
            <w:proofErr w:type="spellStart"/>
            <w:r w:rsidRPr="00635139">
              <w:t>kho</w:t>
            </w:r>
            <w:proofErr w:type="spellEnd"/>
          </w:p>
        </w:tc>
      </w:tr>
      <w:tr w:rsidR="002D6741" w:rsidRPr="00516C12" w14:paraId="4C50F26A" w14:textId="77777777" w:rsidTr="001E3C0A">
        <w:tc>
          <w:tcPr>
            <w:tcW w:w="957" w:type="pct"/>
            <w:shd w:val="clear" w:color="auto" w:fill="D9D9D9" w:themeFill="background1" w:themeFillShade="D9"/>
          </w:tcPr>
          <w:p w14:paraId="1F8C2BC9" w14:textId="77777777" w:rsidR="002D6741" w:rsidRPr="00516C12" w:rsidRDefault="002D6741" w:rsidP="00A704C2">
            <w:pPr>
              <w:rPr>
                <w:rFonts w:cs="Arial"/>
                <w:b/>
              </w:rPr>
            </w:pPr>
            <w:r w:rsidRPr="00516C12">
              <w:rPr>
                <w:rFonts w:cs="Arial"/>
                <w:b/>
              </w:rPr>
              <w:t>Pre-conditions</w:t>
            </w:r>
          </w:p>
        </w:tc>
        <w:tc>
          <w:tcPr>
            <w:tcW w:w="4043" w:type="pct"/>
          </w:tcPr>
          <w:p w14:paraId="5F786EDF" w14:textId="77777777" w:rsidR="002D6741" w:rsidRPr="00635139" w:rsidRDefault="002D6741" w:rsidP="00635139">
            <w:pPr>
              <w:pStyle w:val="BulletList1"/>
            </w:pPr>
            <w:r w:rsidRPr="00635139">
              <w:t xml:space="preserve">User logged in </w:t>
            </w:r>
            <w:proofErr w:type="spellStart"/>
            <w:r w:rsidRPr="00635139">
              <w:t>vào</w:t>
            </w:r>
            <w:proofErr w:type="spellEnd"/>
            <w:r w:rsidRPr="00635139">
              <w:t xml:space="preserve"> </w:t>
            </w:r>
            <w:proofErr w:type="spellStart"/>
            <w:r w:rsidRPr="00635139">
              <w:t>hệ</w:t>
            </w:r>
            <w:proofErr w:type="spellEnd"/>
            <w:r w:rsidRPr="00635139">
              <w:t xml:space="preserve"> </w:t>
            </w:r>
            <w:proofErr w:type="spellStart"/>
            <w:r w:rsidRPr="00635139">
              <w:t>thống</w:t>
            </w:r>
            <w:proofErr w:type="spellEnd"/>
            <w:r w:rsidRPr="00635139">
              <w:t xml:space="preserve"> </w:t>
            </w:r>
            <w:proofErr w:type="spellStart"/>
            <w:r w:rsidRPr="00635139">
              <w:t>với</w:t>
            </w:r>
            <w:proofErr w:type="spellEnd"/>
            <w:r w:rsidRPr="00635139">
              <w:t xml:space="preserve"> actor </w:t>
            </w:r>
            <w:proofErr w:type="spellStart"/>
            <w:r w:rsidRPr="00635139">
              <w:t>bên</w:t>
            </w:r>
            <w:proofErr w:type="spellEnd"/>
            <w:r w:rsidRPr="00635139">
              <w:t xml:space="preserve"> </w:t>
            </w:r>
            <w:proofErr w:type="spellStart"/>
            <w:r w:rsidRPr="00635139">
              <w:t>trên</w:t>
            </w:r>
            <w:proofErr w:type="spellEnd"/>
          </w:p>
          <w:p w14:paraId="2A424B56" w14:textId="77777777" w:rsidR="002D6741" w:rsidRPr="00565D1D" w:rsidRDefault="002D6741" w:rsidP="00565D1D">
            <w:pPr>
              <w:pStyle w:val="BulletList1"/>
              <w:numPr>
                <w:ilvl w:val="0"/>
                <w:numId w:val="0"/>
              </w:numPr>
              <w:rPr>
                <w:lang w:val="vi-VN"/>
              </w:rPr>
            </w:pPr>
            <w:r>
              <w:rPr>
                <w:lang w:val="vi-VN"/>
              </w:rPr>
              <w:t>[Trạng thái] của đơn xuất/nhập kho = “Đã lưu nháp” hoặc [Trạng thái] của chi tiết đơn= “Đã từ chối bởi lái xe”</w:t>
            </w:r>
          </w:p>
        </w:tc>
      </w:tr>
      <w:tr w:rsidR="002D6741" w:rsidRPr="00516C12" w14:paraId="308D25DB" w14:textId="77777777" w:rsidTr="001E3C0A">
        <w:tc>
          <w:tcPr>
            <w:tcW w:w="957" w:type="pct"/>
            <w:shd w:val="clear" w:color="auto" w:fill="D9D9D9" w:themeFill="background1" w:themeFillShade="D9"/>
          </w:tcPr>
          <w:p w14:paraId="5870B3FC" w14:textId="77777777" w:rsidR="002D6741" w:rsidRPr="00516C12" w:rsidRDefault="002D6741" w:rsidP="00A704C2">
            <w:pPr>
              <w:rPr>
                <w:rFonts w:cs="Arial"/>
                <w:b/>
              </w:rPr>
            </w:pPr>
            <w:r w:rsidRPr="00516C12">
              <w:rPr>
                <w:rFonts w:cs="Arial"/>
                <w:b/>
              </w:rPr>
              <w:t>Post-condition</w:t>
            </w:r>
          </w:p>
        </w:tc>
        <w:tc>
          <w:tcPr>
            <w:tcW w:w="4043" w:type="pct"/>
          </w:tcPr>
          <w:p w14:paraId="76B59E77" w14:textId="77777777" w:rsidR="002D6741" w:rsidRPr="00635139" w:rsidRDefault="002D6741" w:rsidP="00A704C2">
            <w:pPr>
              <w:rPr>
                <w:rFonts w:cs="Arial"/>
                <w:lang w:val="vi-VN"/>
              </w:rPr>
            </w:pPr>
            <w:proofErr w:type="spellStart"/>
            <w:r>
              <w:t>Đơn</w:t>
            </w:r>
            <w:proofErr w:type="spellEnd"/>
            <w:r>
              <w:rPr>
                <w:lang w:val="vi-VN"/>
              </w:rPr>
              <w:t xml:space="preserve"> xuất/nhập kho được cập nhật thành công trong hệ thống</w:t>
            </w:r>
          </w:p>
        </w:tc>
      </w:tr>
    </w:tbl>
    <w:p w14:paraId="31F20851" w14:textId="77777777" w:rsidR="002D6741" w:rsidRDefault="002D6741" w:rsidP="002D6741">
      <w:pPr>
        <w:rPr>
          <w:rFonts w:eastAsiaTheme="majorEastAsia" w:cs="Arial"/>
          <w:b/>
          <w:color w:val="1F3864" w:themeColor="accent5" w:themeShade="80"/>
          <w:sz w:val="22"/>
          <w:lang w:val="en-US" w:eastAsia="en-US"/>
        </w:rPr>
      </w:pPr>
      <w:r>
        <w:rPr>
          <w:rFonts w:eastAsiaTheme="majorEastAsia" w:cs="Arial"/>
          <w:b/>
          <w:color w:val="1F3864" w:themeColor="accent5" w:themeShade="80"/>
          <w:sz w:val="22"/>
          <w:lang w:val="en-US" w:eastAsia="en-US"/>
        </w:rPr>
        <w:t>Activity Diagram</w:t>
      </w:r>
    </w:p>
    <w:p w14:paraId="2D35E963" w14:textId="77777777" w:rsidR="002D6741" w:rsidRDefault="002D6741" w:rsidP="002D6741">
      <w:pPr>
        <w:jc w:val="center"/>
        <w:rPr>
          <w:rFonts w:eastAsiaTheme="majorEastAsia" w:cs="Arial"/>
          <w:b/>
          <w:color w:val="1F3864" w:themeColor="accent5" w:themeShade="80"/>
          <w:sz w:val="22"/>
          <w:lang w:val="en-US" w:eastAsia="en-US"/>
        </w:rPr>
      </w:pPr>
      <w:r w:rsidRPr="00635139">
        <w:rPr>
          <w:rFonts w:eastAsiaTheme="majorEastAsia" w:cs="Arial"/>
          <w:b/>
          <w:noProof/>
          <w:color w:val="1F3864" w:themeColor="accent5" w:themeShade="80"/>
          <w:sz w:val="22"/>
          <w:lang w:val="en-US" w:eastAsia="en-US"/>
        </w:rPr>
        <w:lastRenderedPageBreak/>
        <w:drawing>
          <wp:inline distT="0" distB="0" distL="0" distR="0" wp14:anchorId="330D13F6" wp14:editId="17C39E36">
            <wp:extent cx="3838603" cy="3771928"/>
            <wp:effectExtent l="0" t="0" r="9525" b="0"/>
            <wp:docPr id="1618035820" name="Picture 161803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78023" name=""/>
                    <pic:cNvPicPr/>
                  </pic:nvPicPr>
                  <pic:blipFill>
                    <a:blip r:embed="rId52"/>
                    <a:stretch>
                      <a:fillRect/>
                    </a:stretch>
                  </pic:blipFill>
                  <pic:spPr>
                    <a:xfrm>
                      <a:off x="0" y="0"/>
                      <a:ext cx="3838603" cy="3771928"/>
                    </a:xfrm>
                    <a:prstGeom prst="rect">
                      <a:avLst/>
                    </a:prstGeom>
                  </pic:spPr>
                </pic:pic>
              </a:graphicData>
            </a:graphic>
          </wp:inline>
        </w:drawing>
      </w:r>
    </w:p>
    <w:p w14:paraId="08474C44" w14:textId="77777777" w:rsidR="002D6741" w:rsidRDefault="002D6741" w:rsidP="002D6741">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933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022"/>
        <w:gridCol w:w="1023"/>
        <w:gridCol w:w="7285"/>
      </w:tblGrid>
      <w:tr w:rsidR="002D6741" w14:paraId="72CF84CF" w14:textId="77777777" w:rsidTr="00046FE6">
        <w:trPr>
          <w:trHeight w:val="253"/>
        </w:trPr>
        <w:tc>
          <w:tcPr>
            <w:tcW w:w="1022" w:type="dxa"/>
            <w:shd w:val="clear" w:color="auto" w:fill="D9D9D9"/>
          </w:tcPr>
          <w:p w14:paraId="32458341" w14:textId="77777777" w:rsidR="002D6741" w:rsidRDefault="002D6741" w:rsidP="00046FE6">
            <w:pPr>
              <w:rPr>
                <w:b/>
              </w:rPr>
            </w:pPr>
            <w:r>
              <w:rPr>
                <w:b/>
              </w:rPr>
              <w:t>Step</w:t>
            </w:r>
          </w:p>
        </w:tc>
        <w:tc>
          <w:tcPr>
            <w:tcW w:w="1023" w:type="dxa"/>
            <w:shd w:val="clear" w:color="auto" w:fill="D9D9D9"/>
          </w:tcPr>
          <w:p w14:paraId="2FC91115" w14:textId="77777777" w:rsidR="002D6741" w:rsidRDefault="002D6741" w:rsidP="00046FE6">
            <w:pPr>
              <w:rPr>
                <w:b/>
              </w:rPr>
            </w:pPr>
            <w:r>
              <w:rPr>
                <w:b/>
              </w:rPr>
              <w:t>BR Code</w:t>
            </w:r>
          </w:p>
        </w:tc>
        <w:tc>
          <w:tcPr>
            <w:tcW w:w="7285" w:type="dxa"/>
            <w:shd w:val="clear" w:color="auto" w:fill="D9D9D9"/>
          </w:tcPr>
          <w:p w14:paraId="4FA11C82" w14:textId="77777777" w:rsidR="002D6741" w:rsidRDefault="002D6741" w:rsidP="00046FE6">
            <w:pPr>
              <w:rPr>
                <w:b/>
              </w:rPr>
            </w:pPr>
            <w:r>
              <w:rPr>
                <w:b/>
              </w:rPr>
              <w:t>Description</w:t>
            </w:r>
          </w:p>
        </w:tc>
      </w:tr>
      <w:tr w:rsidR="002D6741" w14:paraId="4F440666" w14:textId="77777777" w:rsidTr="00046FE6">
        <w:trPr>
          <w:trHeight w:val="253"/>
        </w:trPr>
        <w:tc>
          <w:tcPr>
            <w:tcW w:w="1022" w:type="dxa"/>
          </w:tcPr>
          <w:p w14:paraId="1E26F462" w14:textId="77777777" w:rsidR="002D6741" w:rsidRDefault="002D6741" w:rsidP="00046FE6">
            <w:r>
              <w:t>(5)</w:t>
            </w:r>
          </w:p>
        </w:tc>
        <w:tc>
          <w:tcPr>
            <w:tcW w:w="1023" w:type="dxa"/>
          </w:tcPr>
          <w:p w14:paraId="577A1EC1" w14:textId="0EB80ABF" w:rsidR="002D6741" w:rsidRPr="00516C12" w:rsidRDefault="002D6741" w:rsidP="00565D1D">
            <w:pPr>
              <w:pStyle w:val="Caption"/>
              <w:rPr>
                <w:rFonts w:eastAsiaTheme="majorEastAsia" w:cs="Arial"/>
                <w:b w:val="0"/>
                <w:color w:val="1F3864" w:themeColor="accent5" w:themeShade="80"/>
                <w:sz w:val="22"/>
                <w:lang w:val="en-US" w:eastAsia="en-US"/>
              </w:rPr>
            </w:pPr>
            <w:r>
              <w:t xml:space="preserve">BR </w:t>
            </w:r>
            <w:r>
              <w:fldChar w:fldCharType="begin"/>
            </w:r>
            <w:r>
              <w:instrText xml:space="preserve"> SEQ BR \* ARABIC </w:instrText>
            </w:r>
            <w:r>
              <w:fldChar w:fldCharType="separate"/>
            </w:r>
            <w:r w:rsidR="00201D76">
              <w:rPr>
                <w:noProof/>
              </w:rPr>
              <w:t>30</w:t>
            </w:r>
            <w:r>
              <w:fldChar w:fldCharType="end"/>
            </w:r>
          </w:p>
          <w:p w14:paraId="02FAB313" w14:textId="77777777" w:rsidR="002D6741" w:rsidRDefault="002D6741" w:rsidP="00046FE6"/>
        </w:tc>
        <w:tc>
          <w:tcPr>
            <w:tcW w:w="7285" w:type="dxa"/>
          </w:tcPr>
          <w:p w14:paraId="66B49506" w14:textId="77777777" w:rsidR="002D6741" w:rsidRDefault="002D6741" w:rsidP="00046FE6">
            <w:pPr>
              <w:pStyle w:val="NormalWeb"/>
              <w:spacing w:before="0" w:beforeAutospacing="0" w:after="0" w:afterAutospacing="0"/>
            </w:pPr>
            <w:r>
              <w:rPr>
                <w:rFonts w:ascii="Tahoma" w:hAnsi="Tahoma" w:cs="Tahoma"/>
                <w:b/>
                <w:bCs/>
                <w:color w:val="000000"/>
                <w:sz w:val="20"/>
                <w:szCs w:val="20"/>
                <w:u w:val="single"/>
              </w:rPr>
              <w:t>Updating Rules:</w:t>
            </w:r>
          </w:p>
          <w:p w14:paraId="38C5FF11" w14:textId="77777777" w:rsidR="002D6741" w:rsidRDefault="002D6741" w:rsidP="00046FE6">
            <w:pPr>
              <w:pStyle w:val="NormalWeb"/>
              <w:spacing w:before="0" w:beforeAutospacing="0" w:after="0" w:afterAutospacing="0"/>
            </w:pPr>
            <w:proofErr w:type="spellStart"/>
            <w:r>
              <w:rPr>
                <w:rFonts w:ascii="Tahoma" w:hAnsi="Tahoma" w:cs="Tahoma"/>
                <w:color w:val="000000"/>
                <w:sz w:val="20"/>
                <w:szCs w:val="20"/>
              </w:rPr>
              <w:t>Hệ</w:t>
            </w:r>
            <w:proofErr w:type="spellEnd"/>
            <w:r>
              <w:rPr>
                <w:rFonts w:ascii="Tahoma" w:hAnsi="Tahoma" w:cs="Tahoma"/>
                <w:color w:val="000000"/>
                <w:sz w:val="20"/>
                <w:szCs w:val="20"/>
              </w:rPr>
              <w:t xml:space="preserve"> </w:t>
            </w:r>
            <w:proofErr w:type="spellStart"/>
            <w:r>
              <w:rPr>
                <w:rFonts w:ascii="Tahoma" w:hAnsi="Tahoma" w:cs="Tahoma"/>
                <w:color w:val="000000"/>
                <w:sz w:val="20"/>
                <w:szCs w:val="20"/>
              </w:rPr>
              <w:t>thống</w:t>
            </w:r>
            <w:proofErr w:type="spellEnd"/>
            <w:r>
              <w:rPr>
                <w:rFonts w:ascii="Tahoma" w:hAnsi="Tahoma" w:cs="Tahoma"/>
                <w:color w:val="000000"/>
                <w:sz w:val="20"/>
                <w:szCs w:val="20"/>
              </w:rPr>
              <w:t xml:space="preserve"> </w:t>
            </w:r>
            <w:proofErr w:type="spellStart"/>
            <w:r>
              <w:rPr>
                <w:rFonts w:ascii="Tahoma" w:hAnsi="Tahoma" w:cs="Tahoma"/>
                <w:color w:val="000000"/>
                <w:sz w:val="20"/>
                <w:szCs w:val="20"/>
              </w:rPr>
              <w:t>thực</w:t>
            </w:r>
            <w:proofErr w:type="spellEnd"/>
            <w:r>
              <w:rPr>
                <w:rFonts w:ascii="Tahoma" w:hAnsi="Tahoma" w:cs="Tahoma"/>
                <w:color w:val="000000"/>
                <w:sz w:val="20"/>
                <w:szCs w:val="20"/>
              </w:rPr>
              <w:t xml:space="preserve"> </w:t>
            </w:r>
            <w:proofErr w:type="spellStart"/>
            <w:r>
              <w:rPr>
                <w:rFonts w:ascii="Tahoma" w:hAnsi="Tahoma" w:cs="Tahoma"/>
                <w:color w:val="000000"/>
                <w:sz w:val="20"/>
                <w:szCs w:val="20"/>
              </w:rPr>
              <w:t>hiện</w:t>
            </w:r>
            <w:proofErr w:type="spellEnd"/>
            <w:r>
              <w:rPr>
                <w:rFonts w:ascii="Tahoma" w:hAnsi="Tahoma" w:cs="Tahoma"/>
                <w:color w:val="000000"/>
                <w:sz w:val="20"/>
                <w:szCs w:val="20"/>
              </w:rPr>
              <w:t xml:space="preserve"> </w:t>
            </w:r>
            <w:proofErr w:type="spellStart"/>
            <w:r>
              <w:rPr>
                <w:rFonts w:ascii="Tahoma" w:hAnsi="Tahoma" w:cs="Tahoma"/>
                <w:color w:val="000000"/>
                <w:sz w:val="20"/>
                <w:szCs w:val="20"/>
              </w:rPr>
              <w:t>những</w:t>
            </w:r>
            <w:proofErr w:type="spellEnd"/>
            <w:r>
              <w:rPr>
                <w:rFonts w:ascii="Tahoma" w:hAnsi="Tahoma" w:cs="Tahoma"/>
                <w:color w:val="000000"/>
                <w:sz w:val="20"/>
                <w:szCs w:val="20"/>
              </w:rPr>
              <w:t xml:space="preserve"> logic </w:t>
            </w:r>
            <w:proofErr w:type="spellStart"/>
            <w:r>
              <w:rPr>
                <w:rFonts w:ascii="Tahoma" w:hAnsi="Tahoma" w:cs="Tahoma"/>
                <w:color w:val="000000"/>
                <w:sz w:val="20"/>
                <w:szCs w:val="20"/>
              </w:rPr>
              <w:t>sau</w:t>
            </w:r>
            <w:proofErr w:type="spellEnd"/>
            <w:r>
              <w:rPr>
                <w:rFonts w:ascii="Tahoma" w:hAnsi="Tahoma" w:cs="Tahoma"/>
                <w:color w:val="000000"/>
                <w:sz w:val="20"/>
                <w:szCs w:val="20"/>
              </w:rPr>
              <w:t>:</w:t>
            </w:r>
          </w:p>
          <w:p w14:paraId="1ED711A2" w14:textId="681D5B79" w:rsidR="002D6741" w:rsidRPr="002D6741" w:rsidRDefault="002D6741" w:rsidP="006B3CBC">
            <w:pPr>
              <w:pStyle w:val="BulletList1"/>
            </w:pPr>
            <w:proofErr w:type="spellStart"/>
            <w:r>
              <w:t>Cập</w:t>
            </w:r>
            <w:proofErr w:type="spellEnd"/>
            <w:r>
              <w:t xml:space="preserve"> </w:t>
            </w:r>
            <w:proofErr w:type="spellStart"/>
            <w:r>
              <w:t>nhật</w:t>
            </w:r>
            <w:proofErr w:type="spellEnd"/>
            <w:r>
              <w:t xml:space="preserve"> </w:t>
            </w:r>
            <w:proofErr w:type="spellStart"/>
            <w:r>
              <w:t>đơn</w:t>
            </w:r>
            <w:proofErr w:type="spellEnd"/>
            <w:r>
              <w:t xml:space="preserve"> </w:t>
            </w:r>
            <w:proofErr w:type="spellStart"/>
            <w:r>
              <w:t>xuất</w:t>
            </w:r>
            <w:proofErr w:type="spellEnd"/>
            <w:r>
              <w:t>/</w:t>
            </w:r>
            <w:proofErr w:type="spellStart"/>
            <w:r>
              <w:t>kho</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sau</w:t>
            </w:r>
            <w:proofErr w:type="spellEnd"/>
            <w:r>
              <w:rPr>
                <w:lang w:val="vi-VN"/>
              </w:rPr>
              <w:t>:</w:t>
            </w:r>
          </w:p>
          <w:p w14:paraId="64002B32" w14:textId="18506E7A" w:rsidR="002D6741" w:rsidRDefault="002D6741" w:rsidP="0090515B">
            <w:pPr>
              <w:pStyle w:val="Level2"/>
            </w:pPr>
            <w:r>
              <w:t>Lưu lại các giá trị đã được thay đổi ở trên form</w:t>
            </w:r>
          </w:p>
          <w:p w14:paraId="5B670F68" w14:textId="1BC6E339" w:rsidR="0090515B" w:rsidRPr="0090515B" w:rsidRDefault="002D6741" w:rsidP="0090515B">
            <w:pPr>
              <w:pStyle w:val="Level2"/>
            </w:pPr>
            <w:r>
              <w:t xml:space="preserve">[Trạng thái] của </w:t>
            </w:r>
            <w:r w:rsidR="0090515B">
              <w:t>“Chi tiết đơn” được cập nhật = “Đã chỉnh sửa”</w:t>
            </w:r>
          </w:p>
          <w:p w14:paraId="25F02671" w14:textId="39C91C67" w:rsidR="002D6741" w:rsidRDefault="002D6741" w:rsidP="006B3CBC">
            <w:pPr>
              <w:pStyle w:val="BulletList1"/>
            </w:pPr>
            <w:r>
              <w:t xml:space="preserve">Hiển </w:t>
            </w:r>
            <w:proofErr w:type="spellStart"/>
            <w:r>
              <w:t>thị</w:t>
            </w:r>
            <w:proofErr w:type="spellEnd"/>
            <w:r>
              <w:t xml:space="preserve"> TB </w:t>
            </w:r>
            <w:proofErr w:type="spellStart"/>
            <w:r>
              <w:t>thành</w:t>
            </w:r>
            <w:proofErr w:type="spellEnd"/>
            <w:r>
              <w:t xml:space="preserve"> </w:t>
            </w:r>
            <w:proofErr w:type="spellStart"/>
            <w:r>
              <w:t>công</w:t>
            </w:r>
            <w:proofErr w:type="spellEnd"/>
            <w:r>
              <w:rPr>
                <w:lang w:val="vi-VN"/>
              </w:rPr>
              <w:t xml:space="preserve"> theo template </w:t>
            </w:r>
            <w:r>
              <w:rPr>
                <w:lang w:val="vi-VN"/>
              </w:rPr>
              <w:fldChar w:fldCharType="begin"/>
            </w:r>
            <w:r>
              <w:rPr>
                <w:lang w:val="vi-VN"/>
              </w:rPr>
              <w:instrText xml:space="preserve"> REF _Ref151589842 \h </w:instrText>
            </w:r>
            <w:r>
              <w:rPr>
                <w:lang w:val="vi-VN"/>
              </w:rPr>
            </w:r>
            <w:r>
              <w:rPr>
                <w:lang w:val="vi-VN"/>
              </w:rPr>
              <w:fldChar w:fldCharType="separate"/>
            </w:r>
            <w:r w:rsidR="00201D76">
              <w:t xml:space="preserve">Notice </w:t>
            </w:r>
            <w:r w:rsidR="00201D76">
              <w:rPr>
                <w:noProof/>
              </w:rPr>
              <w:t>4</w:t>
            </w:r>
            <w:r w:rsidR="00201D76">
              <w:rPr>
                <w:lang w:val="vi-VN"/>
              </w:rPr>
              <w:t>. [Mã chi tiết đơn] đã được cập nhật thành công</w:t>
            </w:r>
            <w:r>
              <w:rPr>
                <w:lang w:val="vi-VN"/>
              </w:rPr>
              <w:fldChar w:fldCharType="end"/>
            </w:r>
          </w:p>
          <w:p w14:paraId="08FF9000" w14:textId="77777777" w:rsidR="002D6741" w:rsidRDefault="002D6741" w:rsidP="00565D1D">
            <w:pPr>
              <w:keepNext/>
              <w:rPr>
                <w:b/>
                <w:u w:val="single"/>
              </w:rPr>
            </w:pPr>
          </w:p>
        </w:tc>
      </w:tr>
    </w:tbl>
    <w:p w14:paraId="7FB64BF2" w14:textId="4437CC1D" w:rsidR="002D6741" w:rsidRPr="00516C12" w:rsidRDefault="002D6741" w:rsidP="002D6741">
      <w:pPr>
        <w:pStyle w:val="Heading3"/>
        <w:spacing w:line="360" w:lineRule="auto"/>
        <w:rPr>
          <w:rFonts w:cs="Arial"/>
          <w:sz w:val="20"/>
          <w:szCs w:val="20"/>
        </w:rPr>
      </w:pPr>
      <w:bookmarkStart w:id="91" w:name="_Ref151967093"/>
      <w:bookmarkStart w:id="92" w:name="_Toc152340775"/>
      <w:r w:rsidRPr="00516C12">
        <w:rPr>
          <w:rFonts w:cs="Arial"/>
          <w:sz w:val="20"/>
          <w:szCs w:val="20"/>
        </w:rPr>
        <w:t>UC</w:t>
      </w:r>
      <w:r w:rsidR="00DE6F7C">
        <w:rPr>
          <w:rFonts w:cs="Arial"/>
          <w:sz w:val="20"/>
          <w:szCs w:val="20"/>
          <w:lang w:val="vi-VN"/>
        </w:rPr>
        <w:t xml:space="preserve"> </w:t>
      </w:r>
      <w:r w:rsidR="008E2D9B">
        <w:rPr>
          <w:rFonts w:cs="Arial"/>
          <w:sz w:val="20"/>
          <w:szCs w:val="20"/>
          <w:lang w:val="vi-VN"/>
        </w:rPr>
        <w:t>11</w:t>
      </w:r>
      <w:r w:rsidRPr="00516C12">
        <w:rPr>
          <w:rFonts w:cs="Arial"/>
          <w:sz w:val="20"/>
          <w:szCs w:val="20"/>
        </w:rPr>
        <w:t xml:space="preserve">: </w:t>
      </w:r>
      <w:proofErr w:type="spellStart"/>
      <w:r>
        <w:rPr>
          <w:sz w:val="20"/>
          <w:szCs w:val="20"/>
        </w:rPr>
        <w:t>Xóa</w:t>
      </w:r>
      <w:proofErr w:type="spellEnd"/>
      <w:r>
        <w:rPr>
          <w:sz w:val="20"/>
          <w:szCs w:val="20"/>
        </w:rPr>
        <w:t xml:space="preserve"> </w:t>
      </w:r>
      <w:proofErr w:type="spellStart"/>
      <w:r>
        <w:rPr>
          <w:sz w:val="20"/>
          <w:szCs w:val="20"/>
        </w:rPr>
        <w:t>đơn</w:t>
      </w:r>
      <w:proofErr w:type="spellEnd"/>
      <w:r>
        <w:rPr>
          <w:sz w:val="20"/>
          <w:szCs w:val="20"/>
        </w:rPr>
        <w:t xml:space="preserve"> </w:t>
      </w:r>
      <w:proofErr w:type="spellStart"/>
      <w:r>
        <w:rPr>
          <w:sz w:val="20"/>
          <w:szCs w:val="20"/>
        </w:rPr>
        <w:t>nhập</w:t>
      </w:r>
      <w:proofErr w:type="spellEnd"/>
      <w:r>
        <w:rPr>
          <w:sz w:val="20"/>
          <w:szCs w:val="20"/>
        </w:rPr>
        <w:t>/</w:t>
      </w:r>
      <w:proofErr w:type="spellStart"/>
      <w:r>
        <w:rPr>
          <w:sz w:val="20"/>
          <w:szCs w:val="20"/>
        </w:rPr>
        <w:t>xuất</w:t>
      </w:r>
      <w:proofErr w:type="spellEnd"/>
      <w:r>
        <w:rPr>
          <w:sz w:val="20"/>
          <w:szCs w:val="20"/>
        </w:rPr>
        <w:t xml:space="preserve"> </w:t>
      </w:r>
      <w:proofErr w:type="spellStart"/>
      <w:r>
        <w:rPr>
          <w:sz w:val="20"/>
          <w:szCs w:val="20"/>
        </w:rPr>
        <w:t>kho</w:t>
      </w:r>
      <w:bookmarkEnd w:id="91"/>
      <w:bookmarkEnd w:id="92"/>
      <w:proofErr w:type="spellEnd"/>
    </w:p>
    <w:tbl>
      <w:tblPr>
        <w:tblW w:w="933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786"/>
        <w:gridCol w:w="7544"/>
      </w:tblGrid>
      <w:tr w:rsidR="002D6741" w14:paraId="53020AB0" w14:textId="77777777" w:rsidTr="00046FE6">
        <w:tc>
          <w:tcPr>
            <w:tcW w:w="1786" w:type="dxa"/>
            <w:shd w:val="clear" w:color="auto" w:fill="D9D9D9"/>
          </w:tcPr>
          <w:p w14:paraId="0F8C7B67" w14:textId="77777777" w:rsidR="002D6741" w:rsidRDefault="002D6741" w:rsidP="00046FE6">
            <w:pPr>
              <w:rPr>
                <w:b/>
              </w:rPr>
            </w:pPr>
            <w:r>
              <w:rPr>
                <w:b/>
              </w:rPr>
              <w:t>Objective</w:t>
            </w:r>
          </w:p>
        </w:tc>
        <w:tc>
          <w:tcPr>
            <w:tcW w:w="7544" w:type="dxa"/>
          </w:tcPr>
          <w:p w14:paraId="1B66D4E5" w14:textId="77777777" w:rsidR="002D6741" w:rsidRDefault="002D6741" w:rsidP="00046FE6">
            <w:proofErr w:type="spellStart"/>
            <w:r>
              <w:t>Tính</w:t>
            </w:r>
            <w:proofErr w:type="spellEnd"/>
            <w:r>
              <w:t xml:space="preserve"> </w:t>
            </w:r>
            <w:proofErr w:type="spellStart"/>
            <w:r>
              <w:t>năng</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xóa</w:t>
            </w:r>
            <w:proofErr w:type="spellEnd"/>
            <w:r>
              <w:t xml:space="preserve"> </w:t>
            </w:r>
            <w:proofErr w:type="spellStart"/>
            <w:r>
              <w:t>đơn</w:t>
            </w:r>
            <w:proofErr w:type="spellEnd"/>
            <w:r>
              <w:t xml:space="preserve"> </w:t>
            </w:r>
            <w:proofErr w:type="spellStart"/>
            <w:r>
              <w:t>nhập</w:t>
            </w:r>
            <w:proofErr w:type="spellEnd"/>
            <w:r>
              <w:t>/</w:t>
            </w:r>
            <w:proofErr w:type="spellStart"/>
            <w:r>
              <w:t>xuất</w:t>
            </w:r>
            <w:proofErr w:type="spellEnd"/>
            <w:r>
              <w:t xml:space="preserve"> </w:t>
            </w:r>
            <w:proofErr w:type="spellStart"/>
            <w:r>
              <w:t>kho</w:t>
            </w:r>
            <w:proofErr w:type="spellEnd"/>
          </w:p>
        </w:tc>
      </w:tr>
      <w:tr w:rsidR="002D6741" w14:paraId="0DFA746B" w14:textId="77777777" w:rsidTr="00046FE6">
        <w:tc>
          <w:tcPr>
            <w:tcW w:w="1786" w:type="dxa"/>
            <w:shd w:val="clear" w:color="auto" w:fill="D9D9D9"/>
          </w:tcPr>
          <w:p w14:paraId="1060F64E" w14:textId="77777777" w:rsidR="002D6741" w:rsidRDefault="002D6741" w:rsidP="00046FE6">
            <w:pPr>
              <w:rPr>
                <w:b/>
              </w:rPr>
            </w:pPr>
            <w:r>
              <w:rPr>
                <w:b/>
              </w:rPr>
              <w:t>Actor</w:t>
            </w:r>
          </w:p>
        </w:tc>
        <w:tc>
          <w:tcPr>
            <w:tcW w:w="7544" w:type="dxa"/>
          </w:tcPr>
          <w:p w14:paraId="72D5C52E" w14:textId="77777777" w:rsidR="002D6741" w:rsidRPr="00717D0C" w:rsidRDefault="002D6741" w:rsidP="00046FE6">
            <w:pPr>
              <w:rPr>
                <w:lang w:val="vi-VN"/>
              </w:rPr>
            </w:pPr>
            <w:proofErr w:type="spellStart"/>
            <w:r>
              <w:t>Nhân</w:t>
            </w:r>
            <w:proofErr w:type="spellEnd"/>
            <w:r>
              <w:t xml:space="preserve"> </w:t>
            </w:r>
            <w:proofErr w:type="spellStart"/>
            <w:r>
              <w:t>viên</w:t>
            </w:r>
            <w:proofErr w:type="spellEnd"/>
            <w:r>
              <w:t xml:space="preserve"> Quản </w:t>
            </w:r>
            <w:proofErr w:type="spellStart"/>
            <w:r>
              <w:t>lý</w:t>
            </w:r>
            <w:proofErr w:type="spellEnd"/>
            <w:r>
              <w:t xml:space="preserve"> </w:t>
            </w:r>
            <w:proofErr w:type="spellStart"/>
            <w:r>
              <w:t>kho</w:t>
            </w:r>
            <w:proofErr w:type="spellEnd"/>
          </w:p>
        </w:tc>
      </w:tr>
      <w:tr w:rsidR="002D6741" w14:paraId="703B358F" w14:textId="77777777" w:rsidTr="00046FE6">
        <w:tc>
          <w:tcPr>
            <w:tcW w:w="1786" w:type="dxa"/>
            <w:shd w:val="clear" w:color="auto" w:fill="D9D9D9"/>
          </w:tcPr>
          <w:p w14:paraId="5C50E657" w14:textId="77777777" w:rsidR="002D6741" w:rsidRDefault="002D6741" w:rsidP="00046FE6">
            <w:pPr>
              <w:rPr>
                <w:b/>
              </w:rPr>
            </w:pPr>
            <w:r>
              <w:rPr>
                <w:b/>
              </w:rPr>
              <w:t>Trigger</w:t>
            </w:r>
          </w:p>
        </w:tc>
        <w:tc>
          <w:tcPr>
            <w:tcW w:w="7544" w:type="dxa"/>
          </w:tcPr>
          <w:p w14:paraId="26A17DA9" w14:textId="77777777" w:rsidR="002D6741" w:rsidRDefault="002D6741" w:rsidP="00046FE6">
            <w:pPr>
              <w:pStyle w:val="NormalWeb"/>
              <w:spacing w:before="0" w:beforeAutospacing="0" w:after="0" w:afterAutospacing="0"/>
            </w:pPr>
            <w:r>
              <w:rPr>
                <w:rFonts w:ascii="Tahoma" w:hAnsi="Tahoma" w:cs="Tahoma"/>
                <w:color w:val="000000"/>
                <w:sz w:val="20"/>
                <w:szCs w:val="20"/>
              </w:rPr>
              <w:t xml:space="preserve">Khi </w:t>
            </w:r>
            <w:proofErr w:type="spellStart"/>
            <w:r>
              <w:rPr>
                <w:rFonts w:ascii="Tahoma" w:hAnsi="Tahoma" w:cs="Tahoma"/>
                <w:color w:val="000000"/>
                <w:sz w:val="20"/>
                <w:szCs w:val="20"/>
              </w:rPr>
              <w:t>có</w:t>
            </w:r>
            <w:proofErr w:type="spellEnd"/>
            <w:r>
              <w:rPr>
                <w:rFonts w:ascii="Tahoma" w:hAnsi="Tahoma" w:cs="Tahoma"/>
                <w:color w:val="000000"/>
                <w:sz w:val="20"/>
                <w:szCs w:val="20"/>
              </w:rPr>
              <w:t xml:space="preserve"> </w:t>
            </w:r>
            <w:proofErr w:type="spellStart"/>
            <w:r>
              <w:rPr>
                <w:rFonts w:ascii="Tahoma" w:hAnsi="Tahoma" w:cs="Tahoma"/>
                <w:color w:val="000000"/>
                <w:sz w:val="20"/>
                <w:szCs w:val="20"/>
              </w:rPr>
              <w:t>nhu</w:t>
            </w:r>
            <w:proofErr w:type="spellEnd"/>
            <w:r>
              <w:rPr>
                <w:rFonts w:ascii="Tahoma" w:hAnsi="Tahoma" w:cs="Tahoma"/>
                <w:color w:val="000000"/>
                <w:sz w:val="20"/>
                <w:szCs w:val="20"/>
              </w:rPr>
              <w:t xml:space="preserve"> </w:t>
            </w:r>
            <w:proofErr w:type="spellStart"/>
            <w:r>
              <w:rPr>
                <w:rFonts w:ascii="Tahoma" w:hAnsi="Tahoma" w:cs="Tahoma"/>
                <w:color w:val="000000"/>
                <w:sz w:val="20"/>
                <w:szCs w:val="20"/>
              </w:rPr>
              <w:t>cầu</w:t>
            </w:r>
            <w:proofErr w:type="spellEnd"/>
            <w:r>
              <w:rPr>
                <w:rFonts w:ascii="Tahoma" w:hAnsi="Tahoma" w:cs="Tahoma"/>
                <w:color w:val="000000"/>
                <w:sz w:val="20"/>
                <w:szCs w:val="20"/>
              </w:rPr>
              <w:t xml:space="preserve"> </w:t>
            </w:r>
            <w:proofErr w:type="spellStart"/>
            <w:r>
              <w:rPr>
                <w:rFonts w:ascii="Tahoma" w:hAnsi="Tahoma" w:cs="Tahoma"/>
                <w:color w:val="000000"/>
                <w:sz w:val="20"/>
                <w:szCs w:val="20"/>
              </w:rPr>
              <w:t>xóa</w:t>
            </w:r>
            <w:proofErr w:type="spellEnd"/>
            <w:r>
              <w:rPr>
                <w:rFonts w:ascii="Tahoma" w:hAnsi="Tahoma" w:cs="Tahoma"/>
                <w:color w:val="000000"/>
                <w:sz w:val="20"/>
                <w:szCs w:val="20"/>
              </w:rPr>
              <w:t xml:space="preserve"> </w:t>
            </w:r>
            <w:proofErr w:type="spellStart"/>
            <w:r>
              <w:rPr>
                <w:rFonts w:ascii="Tahoma" w:hAnsi="Tahoma" w:cs="Tahoma"/>
                <w:color w:val="000000"/>
                <w:sz w:val="20"/>
                <w:szCs w:val="20"/>
              </w:rPr>
              <w:t>đơn</w:t>
            </w:r>
            <w:proofErr w:type="spellEnd"/>
            <w:r>
              <w:rPr>
                <w:rFonts w:ascii="Tahoma" w:hAnsi="Tahoma" w:cs="Tahoma"/>
                <w:color w:val="000000"/>
                <w:sz w:val="20"/>
                <w:szCs w:val="20"/>
              </w:rPr>
              <w:t xml:space="preserve"> </w:t>
            </w:r>
            <w:proofErr w:type="spellStart"/>
            <w:r>
              <w:rPr>
                <w:rFonts w:ascii="Tahoma" w:hAnsi="Tahoma" w:cs="Tahoma"/>
                <w:color w:val="000000"/>
                <w:sz w:val="20"/>
                <w:szCs w:val="20"/>
              </w:rPr>
              <w:t>xuất</w:t>
            </w:r>
            <w:proofErr w:type="spellEnd"/>
            <w:r>
              <w:rPr>
                <w:rFonts w:ascii="Tahoma" w:hAnsi="Tahoma" w:cs="Tahoma"/>
                <w:color w:val="000000"/>
                <w:sz w:val="20"/>
                <w:szCs w:val="20"/>
              </w:rPr>
              <w:t xml:space="preserve"> </w:t>
            </w:r>
            <w:proofErr w:type="spellStart"/>
            <w:r>
              <w:rPr>
                <w:rFonts w:ascii="Tahoma" w:hAnsi="Tahoma" w:cs="Tahoma"/>
                <w:color w:val="000000"/>
                <w:sz w:val="20"/>
                <w:szCs w:val="20"/>
              </w:rPr>
              <w:t>nhập</w:t>
            </w:r>
            <w:proofErr w:type="spellEnd"/>
            <w:r>
              <w:rPr>
                <w:rFonts w:ascii="Tahoma" w:hAnsi="Tahoma" w:cs="Tahoma"/>
                <w:color w:val="000000"/>
                <w:sz w:val="20"/>
                <w:szCs w:val="20"/>
              </w:rPr>
              <w:t xml:space="preserve"> </w:t>
            </w:r>
            <w:proofErr w:type="spellStart"/>
            <w:r>
              <w:rPr>
                <w:rFonts w:ascii="Tahoma" w:hAnsi="Tahoma" w:cs="Tahoma"/>
                <w:color w:val="000000"/>
                <w:sz w:val="20"/>
                <w:szCs w:val="20"/>
              </w:rPr>
              <w:t>kho</w:t>
            </w:r>
            <w:proofErr w:type="spellEnd"/>
            <w:r>
              <w:rPr>
                <w:rFonts w:ascii="Tahoma" w:hAnsi="Tahoma" w:cs="Tahoma"/>
                <w:color w:val="000000"/>
                <w:sz w:val="20"/>
                <w:szCs w:val="20"/>
              </w:rPr>
              <w:t xml:space="preserve"> </w:t>
            </w:r>
          </w:p>
          <w:p w14:paraId="118BDE5E" w14:textId="6661498D" w:rsidR="00F4381E" w:rsidRPr="00635139" w:rsidRDefault="00F4381E" w:rsidP="00F4381E">
            <w:pPr>
              <w:pStyle w:val="BulletList1"/>
            </w:pPr>
            <w:r w:rsidRPr="00635139">
              <w:t xml:space="preserve">NSD </w:t>
            </w:r>
            <w:r>
              <w:t>click</w:t>
            </w:r>
            <w:r>
              <w:rPr>
                <w:lang w:val="vi-VN"/>
              </w:rPr>
              <w:t xml:space="preserve"> on button</w:t>
            </w:r>
            <w:r w:rsidRPr="00635139">
              <w:t xml:space="preserve"> ”</w:t>
            </w:r>
            <w:proofErr w:type="spellStart"/>
            <w:r>
              <w:t>Xóa</w:t>
            </w:r>
            <w:proofErr w:type="spellEnd"/>
            <w:r w:rsidRPr="00635139">
              <w:t xml:space="preserve">” </w:t>
            </w:r>
            <w:proofErr w:type="spellStart"/>
            <w:r w:rsidRPr="00635139">
              <w:t>tại</w:t>
            </w:r>
            <w:proofErr w:type="spellEnd"/>
            <w:r w:rsidRPr="00635139">
              <w:t xml:space="preserve"> &lt;&lt;</w:t>
            </w:r>
            <w:proofErr w:type="spellStart"/>
            <w:r w:rsidRPr="00635139">
              <w:t>Màn</w:t>
            </w:r>
            <w:proofErr w:type="spellEnd"/>
            <w:r w:rsidRPr="00635139">
              <w:t xml:space="preserve"> </w:t>
            </w:r>
            <w:proofErr w:type="spellStart"/>
            <w:r w:rsidRPr="00635139">
              <w:t>hình</w:t>
            </w:r>
            <w:proofErr w:type="spellEnd"/>
            <w:r w:rsidRPr="00635139">
              <w:t xml:space="preserve"> </w:t>
            </w:r>
            <w:proofErr w:type="spellStart"/>
            <w:r w:rsidRPr="00635139">
              <w:t>Đơn</w:t>
            </w:r>
            <w:proofErr w:type="spellEnd"/>
            <w:r w:rsidRPr="00635139">
              <w:t xml:space="preserve"> </w:t>
            </w:r>
            <w:proofErr w:type="spellStart"/>
            <w:r w:rsidRPr="00635139">
              <w:t>Xuất</w:t>
            </w:r>
            <w:proofErr w:type="spellEnd"/>
            <w:r w:rsidRPr="00635139">
              <w:t xml:space="preserve"> </w:t>
            </w:r>
            <w:proofErr w:type="spellStart"/>
            <w:r w:rsidRPr="00635139">
              <w:t>kho</w:t>
            </w:r>
            <w:proofErr w:type="spellEnd"/>
            <w:r w:rsidRPr="00635139">
              <w:t>&gt;&gt;</w:t>
            </w:r>
            <w:r>
              <w:rPr>
                <w:lang w:val="vi-VN"/>
              </w:rPr>
              <w:t xml:space="preserve"> hoặc &lt;&lt;Màn hình cập nhật Đơn xuất kho&gt;&gt; hoặc &lt;Màn hình xem chi tiết đơn xuất kho&gt;&gt;</w:t>
            </w:r>
            <w:r w:rsidRPr="00635139">
              <w:t xml:space="preserve"> </w:t>
            </w:r>
            <w:proofErr w:type="spellStart"/>
            <w:r w:rsidRPr="00635139">
              <w:t>nếu</w:t>
            </w:r>
            <w:proofErr w:type="spellEnd"/>
            <w:r w:rsidRPr="00635139">
              <w:t xml:space="preserve"> </w:t>
            </w:r>
            <w:proofErr w:type="spellStart"/>
            <w:r w:rsidRPr="00635139">
              <w:t>muốn</w:t>
            </w:r>
            <w:proofErr w:type="spellEnd"/>
            <w:r w:rsidRPr="00635139">
              <w:t xml:space="preserve"> </w:t>
            </w:r>
            <w:proofErr w:type="spellStart"/>
            <w:r>
              <w:t>xóa</w:t>
            </w:r>
            <w:proofErr w:type="spellEnd"/>
            <w:r w:rsidRPr="00635139">
              <w:t xml:space="preserve"> </w:t>
            </w:r>
            <w:proofErr w:type="spellStart"/>
            <w:r w:rsidRPr="00635139">
              <w:t>đơn</w:t>
            </w:r>
            <w:proofErr w:type="spellEnd"/>
            <w:r w:rsidRPr="00635139">
              <w:t xml:space="preserve"> </w:t>
            </w:r>
            <w:proofErr w:type="spellStart"/>
            <w:r w:rsidRPr="00635139">
              <w:t>xuất</w:t>
            </w:r>
            <w:proofErr w:type="spellEnd"/>
            <w:r w:rsidRPr="00635139">
              <w:t xml:space="preserve"> </w:t>
            </w:r>
            <w:proofErr w:type="spellStart"/>
            <w:r w:rsidRPr="00635139">
              <w:t>kho</w:t>
            </w:r>
            <w:proofErr w:type="spellEnd"/>
            <w:r w:rsidRPr="00635139">
              <w:t xml:space="preserve"> </w:t>
            </w:r>
          </w:p>
          <w:p w14:paraId="1C5E7F02" w14:textId="026E3DDF" w:rsidR="002D6741" w:rsidRDefault="00F4381E" w:rsidP="00F4381E">
            <w:pPr>
              <w:pStyle w:val="BulletList1"/>
            </w:pPr>
            <w:r w:rsidRPr="00635139">
              <w:lastRenderedPageBreak/>
              <w:t xml:space="preserve">NSD </w:t>
            </w:r>
            <w:r>
              <w:t>click</w:t>
            </w:r>
            <w:r>
              <w:rPr>
                <w:lang w:val="vi-VN"/>
              </w:rPr>
              <w:t xml:space="preserve"> on button</w:t>
            </w:r>
            <w:r w:rsidRPr="00635139">
              <w:t xml:space="preserve"> ”</w:t>
            </w:r>
            <w:proofErr w:type="spellStart"/>
            <w:r>
              <w:t>Xóa</w:t>
            </w:r>
            <w:proofErr w:type="spellEnd"/>
            <w:r w:rsidRPr="00635139">
              <w:t xml:space="preserve">” </w:t>
            </w:r>
            <w:proofErr w:type="spellStart"/>
            <w:r w:rsidRPr="00635139">
              <w:t>tại</w:t>
            </w:r>
            <w:proofErr w:type="spellEnd"/>
            <w:r w:rsidRPr="00635139">
              <w:t xml:space="preserve"> &lt;&lt;</w:t>
            </w:r>
            <w:proofErr w:type="spellStart"/>
            <w:r w:rsidRPr="00635139">
              <w:t>Màn</w:t>
            </w:r>
            <w:proofErr w:type="spellEnd"/>
            <w:r w:rsidRPr="00635139">
              <w:t xml:space="preserve"> </w:t>
            </w:r>
            <w:proofErr w:type="spellStart"/>
            <w:r w:rsidRPr="00635139">
              <w:t>hình</w:t>
            </w:r>
            <w:proofErr w:type="spellEnd"/>
            <w:r w:rsidRPr="00635139">
              <w:t xml:space="preserve"> </w:t>
            </w:r>
            <w:proofErr w:type="spellStart"/>
            <w:r w:rsidRPr="00635139">
              <w:t>Đơn</w:t>
            </w:r>
            <w:proofErr w:type="spellEnd"/>
            <w:r w:rsidRPr="00635139">
              <w:t xml:space="preserve"> </w:t>
            </w:r>
            <w:proofErr w:type="spellStart"/>
            <w:r>
              <w:t>Nhập</w:t>
            </w:r>
            <w:proofErr w:type="spellEnd"/>
            <w:r w:rsidRPr="00635139">
              <w:t xml:space="preserve"> </w:t>
            </w:r>
            <w:proofErr w:type="spellStart"/>
            <w:r w:rsidRPr="00635139">
              <w:t>kho</w:t>
            </w:r>
            <w:proofErr w:type="spellEnd"/>
            <w:r w:rsidRPr="00635139">
              <w:t>&gt;&gt;</w:t>
            </w:r>
            <w:r>
              <w:rPr>
                <w:lang w:val="vi-VN"/>
              </w:rPr>
              <w:t xml:space="preserve"> hoặc &lt;&lt;Màn hình cập nhật Đơn nhập kho&gt;&gt; hoặc &lt;Màn hình xem chi tiết đơn nhập kho&gt;&gt;</w:t>
            </w:r>
            <w:r w:rsidRPr="00635139">
              <w:t xml:space="preserve"> </w:t>
            </w:r>
            <w:proofErr w:type="spellStart"/>
            <w:r w:rsidRPr="00635139">
              <w:t>nếu</w:t>
            </w:r>
            <w:proofErr w:type="spellEnd"/>
            <w:r w:rsidRPr="00635139">
              <w:t xml:space="preserve"> </w:t>
            </w:r>
            <w:proofErr w:type="spellStart"/>
            <w:r w:rsidRPr="00635139">
              <w:t>muốn</w:t>
            </w:r>
            <w:proofErr w:type="spellEnd"/>
            <w:r w:rsidRPr="00635139">
              <w:t xml:space="preserve"> </w:t>
            </w:r>
            <w:proofErr w:type="spellStart"/>
            <w:r>
              <w:t>xóa</w:t>
            </w:r>
            <w:proofErr w:type="spellEnd"/>
            <w:r w:rsidRPr="00635139">
              <w:t xml:space="preserve"> </w:t>
            </w:r>
            <w:proofErr w:type="spellStart"/>
            <w:r w:rsidRPr="00635139">
              <w:t>đơn</w:t>
            </w:r>
            <w:proofErr w:type="spellEnd"/>
            <w:r w:rsidRPr="00635139">
              <w:t xml:space="preserve"> </w:t>
            </w:r>
            <w:proofErr w:type="spellStart"/>
            <w:r w:rsidRPr="00635139">
              <w:t>xuất</w:t>
            </w:r>
            <w:proofErr w:type="spellEnd"/>
            <w:r w:rsidRPr="00635139">
              <w:t xml:space="preserve"> </w:t>
            </w:r>
            <w:proofErr w:type="spellStart"/>
            <w:r w:rsidRPr="00635139">
              <w:t>kho</w:t>
            </w:r>
            <w:proofErr w:type="spellEnd"/>
            <w:r w:rsidRPr="00635139">
              <w:t xml:space="preserve"> </w:t>
            </w:r>
          </w:p>
        </w:tc>
      </w:tr>
      <w:tr w:rsidR="002D6741" w14:paraId="56BD2D2A" w14:textId="77777777" w:rsidTr="00046FE6">
        <w:tc>
          <w:tcPr>
            <w:tcW w:w="1786" w:type="dxa"/>
            <w:shd w:val="clear" w:color="auto" w:fill="D9D9D9"/>
          </w:tcPr>
          <w:p w14:paraId="2A8293E1" w14:textId="77777777" w:rsidR="002D6741" w:rsidRDefault="002D6741" w:rsidP="00046FE6">
            <w:pPr>
              <w:rPr>
                <w:b/>
              </w:rPr>
            </w:pPr>
            <w:r>
              <w:rPr>
                <w:b/>
              </w:rPr>
              <w:lastRenderedPageBreak/>
              <w:t>Pre-conditions</w:t>
            </w:r>
          </w:p>
        </w:tc>
        <w:tc>
          <w:tcPr>
            <w:tcW w:w="7544" w:type="dxa"/>
          </w:tcPr>
          <w:p w14:paraId="2F7D65A4" w14:textId="77777777" w:rsidR="002D6741" w:rsidRDefault="002D6741" w:rsidP="00046FE6">
            <w:pPr>
              <w:pBdr>
                <w:top w:val="nil"/>
                <w:left w:val="nil"/>
                <w:bottom w:val="nil"/>
                <w:right w:val="nil"/>
                <w:between w:val="nil"/>
              </w:pBdr>
              <w:ind w:left="360" w:right="28" w:hanging="360"/>
              <w:rPr>
                <w:color w:val="000000"/>
              </w:rPr>
            </w:pPr>
            <w:r>
              <w:rPr>
                <w:color w:val="000000"/>
              </w:rPr>
              <w:t xml:space="preserve">User logged in </w:t>
            </w:r>
            <w:proofErr w:type="spellStart"/>
            <w:r>
              <w:rPr>
                <w:color w:val="000000"/>
              </w:rPr>
              <w:t>vào</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với</w:t>
            </w:r>
            <w:proofErr w:type="spellEnd"/>
            <w:r>
              <w:rPr>
                <w:color w:val="000000"/>
              </w:rPr>
              <w:t xml:space="preserve"> actor </w:t>
            </w:r>
            <w:proofErr w:type="spellStart"/>
            <w:r>
              <w:rPr>
                <w:color w:val="000000"/>
              </w:rPr>
              <w:t>bên</w:t>
            </w:r>
            <w:proofErr w:type="spellEnd"/>
            <w:r>
              <w:rPr>
                <w:color w:val="000000"/>
              </w:rPr>
              <w:t xml:space="preserve"> </w:t>
            </w:r>
            <w:proofErr w:type="spellStart"/>
            <w:r>
              <w:rPr>
                <w:color w:val="000000"/>
              </w:rPr>
              <w:t>trên</w:t>
            </w:r>
            <w:proofErr w:type="spellEnd"/>
            <w:r>
              <w:rPr>
                <w:color w:val="000000"/>
              </w:rPr>
              <w:t>.</w:t>
            </w:r>
          </w:p>
          <w:p w14:paraId="6E6FEBFD" w14:textId="48B8A502" w:rsidR="00F4381E" w:rsidRPr="00F4381E" w:rsidRDefault="00F4381E" w:rsidP="00046FE6">
            <w:pPr>
              <w:pBdr>
                <w:top w:val="nil"/>
                <w:left w:val="nil"/>
                <w:bottom w:val="nil"/>
                <w:right w:val="nil"/>
                <w:between w:val="nil"/>
              </w:pBdr>
              <w:ind w:left="360" w:right="28" w:hanging="360"/>
              <w:rPr>
                <w:color w:val="000000"/>
                <w:lang w:val="vi-VN"/>
              </w:rPr>
            </w:pPr>
            <w:r>
              <w:rPr>
                <w:color w:val="000000"/>
                <w:lang w:val="vi-VN"/>
              </w:rPr>
              <w:t>[Trạng thái] của đơn xuất/nhập kho = “Đã lưu nháp”</w:t>
            </w:r>
          </w:p>
        </w:tc>
      </w:tr>
      <w:tr w:rsidR="002D6741" w14:paraId="16414952" w14:textId="77777777" w:rsidTr="00046FE6">
        <w:tc>
          <w:tcPr>
            <w:tcW w:w="1786" w:type="dxa"/>
            <w:shd w:val="clear" w:color="auto" w:fill="D9D9D9"/>
          </w:tcPr>
          <w:p w14:paraId="327A7F99" w14:textId="77777777" w:rsidR="002D6741" w:rsidRDefault="002D6741" w:rsidP="00046FE6">
            <w:pPr>
              <w:rPr>
                <w:b/>
              </w:rPr>
            </w:pPr>
            <w:r>
              <w:rPr>
                <w:b/>
              </w:rPr>
              <w:t>Post-condition</w:t>
            </w:r>
          </w:p>
        </w:tc>
        <w:tc>
          <w:tcPr>
            <w:tcW w:w="7544" w:type="dxa"/>
          </w:tcPr>
          <w:p w14:paraId="207DD42B" w14:textId="77777777" w:rsidR="002D6741" w:rsidRDefault="002D6741" w:rsidP="00046FE6">
            <w:proofErr w:type="spellStart"/>
            <w:r>
              <w:t>Đơn</w:t>
            </w:r>
            <w:proofErr w:type="spellEnd"/>
            <w:r>
              <w:t xml:space="preserve"> </w:t>
            </w:r>
            <w:proofErr w:type="spellStart"/>
            <w:r>
              <w:t>xuất</w:t>
            </w:r>
            <w:proofErr w:type="spellEnd"/>
            <w:r>
              <w:t>/</w:t>
            </w:r>
            <w:proofErr w:type="spellStart"/>
            <w:r>
              <w:t>nhập</w:t>
            </w:r>
            <w:proofErr w:type="spellEnd"/>
            <w:r>
              <w:t xml:space="preserve"> </w:t>
            </w:r>
            <w:proofErr w:type="spellStart"/>
            <w:r>
              <w:t>kho</w:t>
            </w:r>
            <w:proofErr w:type="spellEnd"/>
            <w:r>
              <w:t xml:space="preserve"> </w:t>
            </w:r>
            <w:proofErr w:type="spellStart"/>
            <w:r>
              <w:t>được</w:t>
            </w:r>
            <w:proofErr w:type="spellEnd"/>
            <w:r>
              <w:t xml:space="preserve"> </w:t>
            </w:r>
            <w:proofErr w:type="spellStart"/>
            <w:r>
              <w:t>xóa</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w:t>
            </w:r>
          </w:p>
        </w:tc>
      </w:tr>
    </w:tbl>
    <w:p w14:paraId="61A67E24" w14:textId="245D2477" w:rsidR="002D6741" w:rsidRDefault="002D6741" w:rsidP="00E57779">
      <w:pPr>
        <w:rPr>
          <w:rFonts w:eastAsiaTheme="majorEastAsia" w:cs="Arial"/>
          <w:b/>
          <w:color w:val="1F3864" w:themeColor="accent5" w:themeShade="80"/>
          <w:sz w:val="22"/>
          <w:lang w:val="en-US" w:eastAsia="en-US"/>
        </w:rPr>
      </w:pPr>
      <w:r>
        <w:rPr>
          <w:rFonts w:eastAsiaTheme="majorEastAsia" w:cs="Arial"/>
          <w:b/>
          <w:color w:val="1F3864" w:themeColor="accent5" w:themeShade="80"/>
          <w:sz w:val="22"/>
          <w:lang w:val="en-US" w:eastAsia="en-US"/>
        </w:rPr>
        <w:t xml:space="preserve">Activity </w:t>
      </w:r>
      <w:r w:rsidR="00E57779">
        <w:rPr>
          <w:rFonts w:eastAsiaTheme="majorEastAsia" w:cs="Arial"/>
          <w:b/>
          <w:color w:val="1F3864" w:themeColor="accent5" w:themeShade="80"/>
          <w:sz w:val="22"/>
          <w:lang w:val="en-US" w:eastAsia="en-US"/>
        </w:rPr>
        <w:t>Diagram</w:t>
      </w:r>
      <w:r w:rsidR="0090515B" w:rsidRPr="0090515B">
        <w:rPr>
          <w:rFonts w:eastAsiaTheme="majorEastAsia" w:cs="Arial"/>
          <w:b/>
          <w:noProof/>
          <w:color w:val="1F3864" w:themeColor="accent5" w:themeShade="80"/>
          <w:sz w:val="22"/>
          <w:lang w:val="en-US" w:eastAsia="en-US"/>
        </w:rPr>
        <w:drawing>
          <wp:inline distT="0" distB="0" distL="0" distR="0" wp14:anchorId="7E6B70EB" wp14:editId="7AD7D61D">
            <wp:extent cx="5715042" cy="4048155"/>
            <wp:effectExtent l="0" t="0" r="0" b="9525"/>
            <wp:docPr id="34850891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08919" name="Picture 1" descr="A diagram of a computer&#10;&#10;Description automatically generated"/>
                    <pic:cNvPicPr/>
                  </pic:nvPicPr>
                  <pic:blipFill>
                    <a:blip r:embed="rId53"/>
                    <a:stretch>
                      <a:fillRect/>
                    </a:stretch>
                  </pic:blipFill>
                  <pic:spPr>
                    <a:xfrm>
                      <a:off x="0" y="0"/>
                      <a:ext cx="5715042" cy="4048155"/>
                    </a:xfrm>
                    <a:prstGeom prst="rect">
                      <a:avLst/>
                    </a:prstGeom>
                  </pic:spPr>
                </pic:pic>
              </a:graphicData>
            </a:graphic>
          </wp:inline>
        </w:drawing>
      </w:r>
      <w:r>
        <w:rPr>
          <w:rFonts w:eastAsiaTheme="majorEastAsia" w:cs="Arial"/>
          <w:b/>
          <w:color w:val="1F3864" w:themeColor="accent5" w:themeShade="80"/>
          <w:sz w:val="22"/>
          <w:lang w:val="en-US" w:eastAsia="en-US"/>
        </w:rPr>
        <w:t>m</w:t>
      </w:r>
    </w:p>
    <w:p w14:paraId="4B42237D" w14:textId="4E42EC5B" w:rsidR="002D6741" w:rsidRDefault="002D6741" w:rsidP="002D6741">
      <w:pPr>
        <w:rPr>
          <w:rFonts w:eastAsiaTheme="majorEastAsia" w:cs="Arial"/>
          <w:b/>
          <w:color w:val="1F3864" w:themeColor="accent5" w:themeShade="80"/>
          <w:sz w:val="22"/>
          <w:lang w:val="en-US" w:eastAsia="en-US"/>
        </w:rPr>
      </w:pPr>
    </w:p>
    <w:p w14:paraId="43584847" w14:textId="77777777" w:rsidR="002D6741" w:rsidRDefault="002D6741" w:rsidP="002D6741">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933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022"/>
        <w:gridCol w:w="1023"/>
        <w:gridCol w:w="7285"/>
      </w:tblGrid>
      <w:tr w:rsidR="002D6741" w14:paraId="6ACBB864" w14:textId="77777777" w:rsidTr="00046FE6">
        <w:trPr>
          <w:trHeight w:val="253"/>
        </w:trPr>
        <w:tc>
          <w:tcPr>
            <w:tcW w:w="1022" w:type="dxa"/>
            <w:shd w:val="clear" w:color="auto" w:fill="D9D9D9"/>
          </w:tcPr>
          <w:p w14:paraId="2CD9ABC7" w14:textId="77777777" w:rsidR="002D6741" w:rsidRDefault="002D6741" w:rsidP="00046FE6">
            <w:pPr>
              <w:rPr>
                <w:b/>
              </w:rPr>
            </w:pPr>
            <w:r>
              <w:rPr>
                <w:b/>
              </w:rPr>
              <w:t>Step</w:t>
            </w:r>
          </w:p>
        </w:tc>
        <w:tc>
          <w:tcPr>
            <w:tcW w:w="1023" w:type="dxa"/>
            <w:shd w:val="clear" w:color="auto" w:fill="D9D9D9"/>
          </w:tcPr>
          <w:p w14:paraId="359FBEEB" w14:textId="77777777" w:rsidR="002D6741" w:rsidRDefault="002D6741" w:rsidP="00046FE6">
            <w:pPr>
              <w:rPr>
                <w:b/>
              </w:rPr>
            </w:pPr>
            <w:r>
              <w:rPr>
                <w:b/>
              </w:rPr>
              <w:t>BR Code</w:t>
            </w:r>
          </w:p>
        </w:tc>
        <w:tc>
          <w:tcPr>
            <w:tcW w:w="7285" w:type="dxa"/>
            <w:shd w:val="clear" w:color="auto" w:fill="D9D9D9"/>
          </w:tcPr>
          <w:p w14:paraId="4C6C1E1A" w14:textId="77777777" w:rsidR="002D6741" w:rsidRDefault="002D6741" w:rsidP="00046FE6">
            <w:pPr>
              <w:rPr>
                <w:b/>
              </w:rPr>
            </w:pPr>
            <w:r>
              <w:rPr>
                <w:b/>
              </w:rPr>
              <w:t>Description</w:t>
            </w:r>
          </w:p>
        </w:tc>
      </w:tr>
      <w:tr w:rsidR="002D6741" w14:paraId="45730F74" w14:textId="77777777" w:rsidTr="00046FE6">
        <w:trPr>
          <w:trHeight w:val="253"/>
        </w:trPr>
        <w:tc>
          <w:tcPr>
            <w:tcW w:w="1022" w:type="dxa"/>
          </w:tcPr>
          <w:p w14:paraId="117BE479" w14:textId="77777777" w:rsidR="002D6741" w:rsidRDefault="002D6741" w:rsidP="00046FE6">
            <w:r>
              <w:t>(2)</w:t>
            </w:r>
          </w:p>
          <w:p w14:paraId="246DB237" w14:textId="52FDAFBC" w:rsidR="003442A9" w:rsidRPr="003442A9" w:rsidRDefault="003442A9" w:rsidP="00046FE6">
            <w:pPr>
              <w:rPr>
                <w:lang w:val="vi-VN"/>
              </w:rPr>
            </w:pPr>
            <w:r>
              <w:rPr>
                <w:lang w:val="vi-VN"/>
              </w:rPr>
              <w:t>(2.1) (2.2)</w:t>
            </w:r>
          </w:p>
        </w:tc>
        <w:tc>
          <w:tcPr>
            <w:tcW w:w="1023" w:type="dxa"/>
          </w:tcPr>
          <w:p w14:paraId="11C9C8CF" w14:textId="2F8F10FD" w:rsidR="00F4381E" w:rsidRPr="00516C12" w:rsidRDefault="00F4381E" w:rsidP="00F4381E">
            <w:pPr>
              <w:pStyle w:val="Caption"/>
              <w:rPr>
                <w:rFonts w:eastAsiaTheme="majorEastAsia" w:cs="Arial"/>
                <w:b w:val="0"/>
                <w:color w:val="1F3864" w:themeColor="accent5" w:themeShade="80"/>
                <w:sz w:val="22"/>
                <w:lang w:val="en-US" w:eastAsia="en-US"/>
              </w:rPr>
            </w:pPr>
            <w:r>
              <w:t xml:space="preserve">BR </w:t>
            </w:r>
            <w:r>
              <w:fldChar w:fldCharType="begin"/>
            </w:r>
            <w:r>
              <w:instrText xml:space="preserve"> SEQ BR \* ARABIC </w:instrText>
            </w:r>
            <w:r>
              <w:fldChar w:fldCharType="separate"/>
            </w:r>
            <w:r w:rsidR="00201D76">
              <w:rPr>
                <w:noProof/>
              </w:rPr>
              <w:t>31</w:t>
            </w:r>
            <w:r>
              <w:fldChar w:fldCharType="end"/>
            </w:r>
          </w:p>
          <w:p w14:paraId="1F5AB263" w14:textId="339BA683" w:rsidR="002D6741" w:rsidRDefault="002D6741" w:rsidP="00046FE6"/>
        </w:tc>
        <w:tc>
          <w:tcPr>
            <w:tcW w:w="7285" w:type="dxa"/>
          </w:tcPr>
          <w:p w14:paraId="757A4199" w14:textId="3AE0021F" w:rsidR="002D6741" w:rsidRDefault="00E57779" w:rsidP="00046FE6">
            <w:pPr>
              <w:rPr>
                <w:b/>
                <w:u w:val="single"/>
              </w:rPr>
            </w:pPr>
            <w:r>
              <w:rPr>
                <w:b/>
                <w:u w:val="single"/>
              </w:rPr>
              <w:t>Showing</w:t>
            </w:r>
            <w:r>
              <w:rPr>
                <w:b/>
                <w:u w:val="single"/>
                <w:lang w:val="vi-VN"/>
              </w:rPr>
              <w:t xml:space="preserve"> dialog confirmation message rules</w:t>
            </w:r>
            <w:r w:rsidR="002D6741">
              <w:rPr>
                <w:b/>
                <w:u w:val="single"/>
              </w:rPr>
              <w:t>:</w:t>
            </w:r>
          </w:p>
          <w:p w14:paraId="0F8C3F1B" w14:textId="77777777" w:rsidR="002D6741" w:rsidRDefault="00F4381E" w:rsidP="00E57779">
            <w:pPr>
              <w:pStyle w:val="Body"/>
            </w:pPr>
            <w:proofErr w:type="spellStart"/>
            <w:r>
              <w:t>Hệ</w:t>
            </w:r>
            <w:proofErr w:type="spellEnd"/>
            <w:r>
              <w:t xml:space="preserve"> </w:t>
            </w:r>
            <w:proofErr w:type="spellStart"/>
            <w:r>
              <w:t>thống</w:t>
            </w:r>
            <w:proofErr w:type="spellEnd"/>
            <w:r>
              <w:t xml:space="preserve"> show dialog </w:t>
            </w:r>
            <w:proofErr w:type="spellStart"/>
            <w:r>
              <w:t>với</w:t>
            </w:r>
            <w:proofErr w:type="spellEnd"/>
            <w:r>
              <w:t xml:space="preserve"> </w:t>
            </w:r>
            <w:proofErr w:type="spellStart"/>
            <w:r>
              <w:t>nội</w:t>
            </w:r>
            <w:proofErr w:type="spellEnd"/>
            <w:r>
              <w:t xml:space="preserve"> dung </w:t>
            </w:r>
            <w:proofErr w:type="spellStart"/>
            <w:r>
              <w:t>sau</w:t>
            </w:r>
            <w:proofErr w:type="spellEnd"/>
            <w:r>
              <w:t>:</w:t>
            </w:r>
          </w:p>
          <w:p w14:paraId="44088BB3" w14:textId="77777777" w:rsidR="00F4381E" w:rsidRDefault="00F4381E" w:rsidP="00E57779">
            <w:pPr>
              <w:pStyle w:val="BulletList1"/>
            </w:pPr>
            <w:proofErr w:type="spellStart"/>
            <w:r>
              <w:t>Màn</w:t>
            </w:r>
            <w:proofErr w:type="spellEnd"/>
            <w:r>
              <w:t xml:space="preserve"> </w:t>
            </w:r>
            <w:proofErr w:type="spellStart"/>
            <w:r>
              <w:t>hình</w:t>
            </w:r>
            <w:proofErr w:type="spellEnd"/>
            <w:r>
              <w:t>:</w:t>
            </w:r>
          </w:p>
          <w:p w14:paraId="2BC28ACE" w14:textId="77777777" w:rsidR="00E57779" w:rsidRDefault="00E57779" w:rsidP="00F4381E">
            <w:pPr>
              <w:keepNext/>
              <w:pBdr>
                <w:top w:val="nil"/>
                <w:left w:val="nil"/>
                <w:bottom w:val="nil"/>
                <w:right w:val="nil"/>
                <w:between w:val="nil"/>
              </w:pBdr>
              <w:ind w:left="720" w:right="28"/>
              <w:rPr>
                <w:color w:val="000000"/>
                <w:lang w:val="vi-VN"/>
              </w:rPr>
            </w:pPr>
            <w:r w:rsidRPr="00E57779">
              <w:rPr>
                <w:noProof/>
                <w:color w:val="000000"/>
                <w:lang w:val="vi-VN"/>
              </w:rPr>
              <w:lastRenderedPageBreak/>
              <w:drawing>
                <wp:inline distT="0" distB="0" distL="0" distR="0" wp14:anchorId="51582438" wp14:editId="3D724AC4">
                  <wp:extent cx="2076465" cy="1209684"/>
                  <wp:effectExtent l="0" t="0" r="0" b="9525"/>
                  <wp:docPr id="254298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98026" name=""/>
                          <pic:cNvPicPr/>
                        </pic:nvPicPr>
                        <pic:blipFill>
                          <a:blip r:embed="rId54"/>
                          <a:stretch>
                            <a:fillRect/>
                          </a:stretch>
                        </pic:blipFill>
                        <pic:spPr>
                          <a:xfrm>
                            <a:off x="0" y="0"/>
                            <a:ext cx="2076465" cy="1209684"/>
                          </a:xfrm>
                          <a:prstGeom prst="rect">
                            <a:avLst/>
                          </a:prstGeom>
                        </pic:spPr>
                      </pic:pic>
                    </a:graphicData>
                  </a:graphic>
                </wp:inline>
              </w:drawing>
            </w:r>
          </w:p>
          <w:p w14:paraId="6B683CEF" w14:textId="77777777" w:rsidR="00E57779" w:rsidRDefault="00E57779" w:rsidP="00E57779">
            <w:pPr>
              <w:pStyle w:val="Level2"/>
            </w:pPr>
            <w:r>
              <w:t>Message: “Bạn có chắc chắn muốn xóa đơn này không?”</w:t>
            </w:r>
          </w:p>
          <w:p w14:paraId="4CBC4B58" w14:textId="77777777" w:rsidR="00E57779" w:rsidRDefault="00E57779" w:rsidP="00E57779">
            <w:pPr>
              <w:pStyle w:val="Level2"/>
            </w:pPr>
            <w:r>
              <w:t>Dialog type: “Xóa/Hủy”</w:t>
            </w:r>
          </w:p>
          <w:p w14:paraId="739BE736" w14:textId="7D554ACF" w:rsidR="00E57779" w:rsidRDefault="00E57779" w:rsidP="00E57779">
            <w:pPr>
              <w:pStyle w:val="BulletList1"/>
            </w:pPr>
            <w:r>
              <w:t xml:space="preserve">Trường </w:t>
            </w:r>
            <w:proofErr w:type="spellStart"/>
            <w:r>
              <w:t>hợp</w:t>
            </w:r>
            <w:proofErr w:type="spellEnd"/>
            <w:r>
              <w:t xml:space="preserve"> NSD click button “</w:t>
            </w:r>
            <w:proofErr w:type="spellStart"/>
            <w:r>
              <w:t>Xóa</w:t>
            </w:r>
            <w:proofErr w:type="spellEnd"/>
            <w:r>
              <w:t xml:space="preserve">” </w:t>
            </w:r>
            <w:proofErr w:type="spellStart"/>
            <w:r w:rsidR="003442A9">
              <w:t>thực</w:t>
            </w:r>
            <w:proofErr w:type="spellEnd"/>
            <w:r w:rsidR="003442A9">
              <w:rPr>
                <w:lang w:val="vi-VN"/>
              </w:rPr>
              <w:t xml:space="preserve"> hiện xóa</w:t>
            </w:r>
          </w:p>
          <w:p w14:paraId="3B3D9B14" w14:textId="1B4775DD" w:rsidR="00E57779" w:rsidRPr="00F4381E" w:rsidRDefault="00E57779" w:rsidP="00E57779">
            <w:pPr>
              <w:pStyle w:val="BulletList1"/>
            </w:pPr>
            <w:r>
              <w:t xml:space="preserve">Trường </w:t>
            </w:r>
            <w:proofErr w:type="spellStart"/>
            <w:r>
              <w:t>hợp</w:t>
            </w:r>
            <w:proofErr w:type="spellEnd"/>
            <w:r>
              <w:t xml:space="preserve"> NSD click button “</w:t>
            </w:r>
            <w:proofErr w:type="spellStart"/>
            <w:r>
              <w:t>Hủy</w:t>
            </w:r>
            <w:proofErr w:type="spellEnd"/>
            <w:r>
              <w:t xml:space="preserve">” </w:t>
            </w:r>
            <w:proofErr w:type="spellStart"/>
            <w:r>
              <w:t>hoặc</w:t>
            </w:r>
            <w:proofErr w:type="spellEnd"/>
            <w:r>
              <w:t xml:space="preserve"> “x” dialog </w:t>
            </w:r>
            <w:proofErr w:type="spellStart"/>
            <w:r>
              <w:t>sẽ</w:t>
            </w:r>
            <w:proofErr w:type="spellEnd"/>
            <w:r>
              <w:t xml:space="preserve"> </w:t>
            </w:r>
            <w:proofErr w:type="spellStart"/>
            <w:r>
              <w:t>được</w:t>
            </w:r>
            <w:proofErr w:type="spellEnd"/>
            <w:r>
              <w:t xml:space="preserve"> </w:t>
            </w:r>
            <w:proofErr w:type="spellStart"/>
            <w:r>
              <w:t>đóng</w:t>
            </w:r>
            <w:proofErr w:type="spellEnd"/>
            <w:r>
              <w:t xml:space="preserve"> </w:t>
            </w:r>
            <w:proofErr w:type="spellStart"/>
            <w:r>
              <w:t>lại</w:t>
            </w:r>
            <w:proofErr w:type="spellEnd"/>
          </w:p>
        </w:tc>
      </w:tr>
      <w:tr w:rsidR="00E57779" w14:paraId="265939A8" w14:textId="77777777" w:rsidTr="00046FE6">
        <w:trPr>
          <w:trHeight w:val="253"/>
        </w:trPr>
        <w:tc>
          <w:tcPr>
            <w:tcW w:w="1022" w:type="dxa"/>
          </w:tcPr>
          <w:p w14:paraId="76FA897E" w14:textId="78C2CA47" w:rsidR="00E57779" w:rsidRPr="00E57779" w:rsidRDefault="00E57779" w:rsidP="00046FE6">
            <w:pPr>
              <w:rPr>
                <w:lang w:val="vi-VN"/>
              </w:rPr>
            </w:pPr>
            <w:r>
              <w:rPr>
                <w:lang w:val="vi-VN"/>
              </w:rPr>
              <w:lastRenderedPageBreak/>
              <w:t>(3)</w:t>
            </w:r>
          </w:p>
        </w:tc>
        <w:tc>
          <w:tcPr>
            <w:tcW w:w="1023" w:type="dxa"/>
          </w:tcPr>
          <w:p w14:paraId="04799B97" w14:textId="66D339D0" w:rsidR="00E57779" w:rsidRPr="00E57779" w:rsidRDefault="00E57779" w:rsidP="00E57779">
            <w:pPr>
              <w:pStyle w:val="Caption"/>
              <w:rPr>
                <w:rFonts w:eastAsiaTheme="majorEastAsia" w:cs="Arial"/>
                <w:b w:val="0"/>
                <w:color w:val="1F3864" w:themeColor="accent5" w:themeShade="80"/>
                <w:sz w:val="22"/>
                <w:lang w:val="en-US" w:eastAsia="en-US"/>
              </w:rPr>
            </w:pPr>
            <w:r>
              <w:t xml:space="preserve">BR </w:t>
            </w:r>
            <w:r>
              <w:fldChar w:fldCharType="begin"/>
            </w:r>
            <w:r>
              <w:instrText xml:space="preserve"> SEQ BR \* ARABIC </w:instrText>
            </w:r>
            <w:r>
              <w:fldChar w:fldCharType="separate"/>
            </w:r>
            <w:r w:rsidR="00201D76">
              <w:rPr>
                <w:noProof/>
              </w:rPr>
              <w:t>32</w:t>
            </w:r>
            <w:r>
              <w:fldChar w:fldCharType="end"/>
            </w:r>
          </w:p>
        </w:tc>
        <w:tc>
          <w:tcPr>
            <w:tcW w:w="7285" w:type="dxa"/>
          </w:tcPr>
          <w:p w14:paraId="057137C7" w14:textId="290E17C3" w:rsidR="00E57779" w:rsidRDefault="00125D2E" w:rsidP="00E57779">
            <w:pPr>
              <w:rPr>
                <w:b/>
                <w:u w:val="single"/>
              </w:rPr>
            </w:pPr>
            <w:r>
              <w:rPr>
                <w:b/>
                <w:u w:val="single"/>
              </w:rPr>
              <w:t>Deleting</w:t>
            </w:r>
            <w:r w:rsidR="00E57779">
              <w:rPr>
                <w:b/>
                <w:u w:val="single"/>
                <w:lang w:val="vi-VN"/>
              </w:rPr>
              <w:t xml:space="preserve"> rules</w:t>
            </w:r>
            <w:r w:rsidR="00E57779">
              <w:rPr>
                <w:b/>
                <w:u w:val="single"/>
              </w:rPr>
              <w:t>:</w:t>
            </w:r>
          </w:p>
          <w:p w14:paraId="4852AA39" w14:textId="4BF6FE82" w:rsidR="00E57779" w:rsidRPr="003442A9" w:rsidRDefault="003442A9" w:rsidP="003442A9">
            <w:pPr>
              <w:pStyle w:val="Body"/>
            </w:pP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xóa</w:t>
            </w:r>
            <w:proofErr w:type="spellEnd"/>
            <w:r>
              <w:t xml:space="preserve"> </w:t>
            </w:r>
            <w:proofErr w:type="spellStart"/>
            <w:r>
              <w:t>bản</w:t>
            </w:r>
            <w:proofErr w:type="spellEnd"/>
            <w:r>
              <w:t xml:space="preserve"> </w:t>
            </w:r>
            <w:proofErr w:type="spellStart"/>
            <w:r>
              <w:t>ghi</w:t>
            </w:r>
            <w:proofErr w:type="spellEnd"/>
            <w:r>
              <w:t xml:space="preserve"> </w:t>
            </w:r>
            <w:proofErr w:type="spellStart"/>
            <w:r>
              <w:t>được</w:t>
            </w:r>
            <w:proofErr w:type="spellEnd"/>
            <w:r>
              <w:t xml:space="preserve"> </w:t>
            </w:r>
            <w:proofErr w:type="spellStart"/>
            <w:r>
              <w:t>chọn</w:t>
            </w:r>
            <w:proofErr w:type="spellEnd"/>
            <w:r>
              <w:t xml:space="preserve"> </w:t>
            </w:r>
            <w:proofErr w:type="spellStart"/>
            <w:r>
              <w:t>khỏi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tc>
      </w:tr>
    </w:tbl>
    <w:p w14:paraId="6A24B007" w14:textId="77777777" w:rsidR="002D6741" w:rsidRDefault="002D6741" w:rsidP="002D6741">
      <w:pPr>
        <w:rPr>
          <w:rFonts w:eastAsiaTheme="majorEastAsia" w:cs="Arial"/>
          <w:b/>
          <w:color w:val="1F3864" w:themeColor="accent5" w:themeShade="80"/>
          <w:sz w:val="22"/>
          <w:lang w:val="en-US" w:eastAsia="en-US"/>
        </w:rPr>
      </w:pPr>
    </w:p>
    <w:p w14:paraId="13021F3B" w14:textId="2F439027" w:rsidR="00DE6F7C" w:rsidRDefault="00DE6F7C" w:rsidP="00DE6F7C">
      <w:pPr>
        <w:pStyle w:val="Heading3"/>
      </w:pPr>
      <w:bookmarkStart w:id="93" w:name="_Ref151966033"/>
      <w:bookmarkStart w:id="94" w:name="_Toc152340776"/>
      <w:r>
        <w:t xml:space="preserve">UC </w:t>
      </w:r>
      <w:r w:rsidR="008E2D9B">
        <w:t>12</w:t>
      </w:r>
      <w:r>
        <w:t xml:space="preserve">: </w:t>
      </w:r>
      <w:proofErr w:type="spellStart"/>
      <w:r>
        <w:t>Xuất</w:t>
      </w:r>
      <w:proofErr w:type="spellEnd"/>
      <w:r>
        <w:t xml:space="preserve"> </w:t>
      </w:r>
      <w:proofErr w:type="spellStart"/>
      <w:r w:rsidR="009728F7">
        <w:t>thông</w:t>
      </w:r>
      <w:proofErr w:type="spellEnd"/>
      <w:r w:rsidR="009728F7">
        <w:rPr>
          <w:lang w:val="vi-VN"/>
        </w:rPr>
        <w:t xml:space="preserve"> tin</w:t>
      </w:r>
      <w:bookmarkEnd w:id="93"/>
      <w:bookmarkEnd w:id="94"/>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DE6F7C" w:rsidRPr="00516C12" w14:paraId="0ECBDF64" w14:textId="77777777" w:rsidTr="0039107E">
        <w:tc>
          <w:tcPr>
            <w:tcW w:w="957" w:type="pct"/>
            <w:shd w:val="clear" w:color="auto" w:fill="D9D9D9" w:themeFill="background1" w:themeFillShade="D9"/>
          </w:tcPr>
          <w:p w14:paraId="486F358E" w14:textId="77777777" w:rsidR="00DE6F7C" w:rsidRPr="00516C12" w:rsidRDefault="00DE6F7C" w:rsidP="0039107E">
            <w:pPr>
              <w:rPr>
                <w:rFonts w:cs="Arial"/>
                <w:b/>
              </w:rPr>
            </w:pPr>
            <w:r w:rsidRPr="00516C12">
              <w:rPr>
                <w:rFonts w:cs="Arial"/>
                <w:b/>
              </w:rPr>
              <w:t>Objective</w:t>
            </w:r>
          </w:p>
        </w:tc>
        <w:tc>
          <w:tcPr>
            <w:tcW w:w="4043" w:type="pct"/>
          </w:tcPr>
          <w:p w14:paraId="6D66760E" w14:textId="75DDE2EE" w:rsidR="00DE6F7C" w:rsidRPr="00F23515" w:rsidRDefault="00DE6F7C" w:rsidP="0039107E">
            <w:pPr>
              <w:rPr>
                <w:rFonts w:cs="Arial"/>
                <w:lang w:val="vi-VN"/>
              </w:rPr>
            </w:pPr>
            <w:proofErr w:type="spellStart"/>
            <w:r>
              <w:rPr>
                <w:rFonts w:cs="Arial"/>
                <w:szCs w:val="20"/>
                <w:lang w:val="en-SG"/>
              </w:rPr>
              <w:t>Tính</w:t>
            </w:r>
            <w:proofErr w:type="spellEnd"/>
            <w:r>
              <w:rPr>
                <w:rFonts w:cs="Arial"/>
                <w:szCs w:val="20"/>
                <w:lang w:val="en-SG"/>
              </w:rPr>
              <w:t xml:space="preserve"> </w:t>
            </w:r>
            <w:proofErr w:type="spellStart"/>
            <w:r>
              <w:rPr>
                <w:rFonts w:cs="Arial"/>
                <w:szCs w:val="20"/>
                <w:lang w:val="en-SG"/>
              </w:rPr>
              <w:t>năng</w:t>
            </w:r>
            <w:proofErr w:type="spellEnd"/>
            <w:r>
              <w:rPr>
                <w:rFonts w:cs="Arial"/>
                <w:szCs w:val="20"/>
                <w:lang w:val="en-SG"/>
              </w:rPr>
              <w:t xml:space="preserve"> </w:t>
            </w:r>
            <w:proofErr w:type="spellStart"/>
            <w:r>
              <w:rPr>
                <w:rFonts w:cs="Arial"/>
                <w:szCs w:val="20"/>
                <w:lang w:val="en-SG"/>
              </w:rPr>
              <w:t>này</w:t>
            </w:r>
            <w:proofErr w:type="spellEnd"/>
            <w:r>
              <w:rPr>
                <w:rFonts w:cs="Arial"/>
                <w:szCs w:val="20"/>
                <w:lang w:val="en-SG"/>
              </w:rPr>
              <w:t xml:space="preserve"> </w:t>
            </w:r>
            <w:proofErr w:type="spellStart"/>
            <w:r>
              <w:rPr>
                <w:rFonts w:cs="Arial"/>
                <w:szCs w:val="20"/>
                <w:lang w:val="en-SG"/>
              </w:rPr>
              <w:t>cho</w:t>
            </w:r>
            <w:proofErr w:type="spellEnd"/>
            <w:r>
              <w:rPr>
                <w:rFonts w:cs="Arial"/>
                <w:szCs w:val="20"/>
                <w:lang w:val="en-SG"/>
              </w:rPr>
              <w:t xml:space="preserve"> </w:t>
            </w:r>
            <w:proofErr w:type="spellStart"/>
            <w:r>
              <w:rPr>
                <w:rFonts w:cs="Arial"/>
                <w:szCs w:val="20"/>
                <w:lang w:val="en-SG"/>
              </w:rPr>
              <w:t>phép</w:t>
            </w:r>
            <w:proofErr w:type="spellEnd"/>
            <w:r>
              <w:rPr>
                <w:rFonts w:cs="Arial"/>
                <w:szCs w:val="20"/>
                <w:lang w:val="en-SG"/>
              </w:rPr>
              <w:t xml:space="preserve"> NSD </w:t>
            </w:r>
            <w:proofErr w:type="spellStart"/>
            <w:r w:rsidR="00F23515">
              <w:rPr>
                <w:rFonts w:cs="Arial"/>
                <w:szCs w:val="20"/>
                <w:lang w:val="en-SG"/>
              </w:rPr>
              <w:t>xuất</w:t>
            </w:r>
            <w:proofErr w:type="spellEnd"/>
            <w:r w:rsidR="00F23515">
              <w:rPr>
                <w:rFonts w:cs="Arial"/>
                <w:szCs w:val="20"/>
                <w:lang w:val="vi-VN"/>
              </w:rPr>
              <w:t xml:space="preserve"> thông tin</w:t>
            </w:r>
          </w:p>
        </w:tc>
      </w:tr>
      <w:tr w:rsidR="00DE6F7C" w:rsidRPr="00516C12" w14:paraId="2740EF5D" w14:textId="77777777" w:rsidTr="0039107E">
        <w:tc>
          <w:tcPr>
            <w:tcW w:w="957" w:type="pct"/>
            <w:shd w:val="clear" w:color="auto" w:fill="D9D9D9" w:themeFill="background1" w:themeFillShade="D9"/>
          </w:tcPr>
          <w:p w14:paraId="3E45ACCF" w14:textId="77777777" w:rsidR="00DE6F7C" w:rsidRPr="00516C12" w:rsidRDefault="00DE6F7C" w:rsidP="0039107E">
            <w:pPr>
              <w:rPr>
                <w:rFonts w:cs="Arial"/>
                <w:b/>
              </w:rPr>
            </w:pPr>
            <w:r w:rsidRPr="00516C12">
              <w:rPr>
                <w:rFonts w:cs="Arial"/>
                <w:b/>
              </w:rPr>
              <w:t>Actor</w:t>
            </w:r>
          </w:p>
        </w:tc>
        <w:tc>
          <w:tcPr>
            <w:tcW w:w="4043" w:type="pct"/>
          </w:tcPr>
          <w:p w14:paraId="120364DB" w14:textId="60F46A81" w:rsidR="00DE6F7C" w:rsidRPr="00DE6F7C" w:rsidRDefault="00DE6F7C" w:rsidP="0039107E">
            <w:pPr>
              <w:rPr>
                <w:rFonts w:cs="Arial"/>
                <w:lang w:val="vi-VN"/>
              </w:rPr>
            </w:pPr>
            <w:proofErr w:type="spellStart"/>
            <w:r>
              <w:rPr>
                <w:rFonts w:cs="Arial"/>
              </w:rPr>
              <w:t>Nhân</w:t>
            </w:r>
            <w:proofErr w:type="spellEnd"/>
            <w:r>
              <w:rPr>
                <w:rFonts w:cs="Arial"/>
                <w:lang w:val="vi-VN"/>
              </w:rPr>
              <w:t xml:space="preserve"> viên quản lý kho, </w:t>
            </w:r>
            <w:r w:rsidR="00C114FA">
              <w:rPr>
                <w:rFonts w:cs="Arial"/>
                <w:lang w:val="vi-VN"/>
              </w:rPr>
              <w:t xml:space="preserve">lái </w:t>
            </w:r>
            <w:r w:rsidR="004D1004">
              <w:rPr>
                <w:rFonts w:cs="Arial"/>
                <w:lang w:val="vi-VN"/>
              </w:rPr>
              <w:t>xe, System administrator</w:t>
            </w:r>
          </w:p>
        </w:tc>
      </w:tr>
      <w:tr w:rsidR="00DE6F7C" w:rsidRPr="00516C12" w14:paraId="6940DD33" w14:textId="77777777" w:rsidTr="0039107E">
        <w:tc>
          <w:tcPr>
            <w:tcW w:w="957" w:type="pct"/>
            <w:shd w:val="clear" w:color="auto" w:fill="D9D9D9" w:themeFill="background1" w:themeFillShade="D9"/>
          </w:tcPr>
          <w:p w14:paraId="012B9968" w14:textId="77777777" w:rsidR="00DE6F7C" w:rsidRPr="00516C12" w:rsidRDefault="00DE6F7C" w:rsidP="0039107E">
            <w:pPr>
              <w:rPr>
                <w:rFonts w:cs="Arial"/>
                <w:b/>
              </w:rPr>
            </w:pPr>
            <w:r w:rsidRPr="00516C12">
              <w:rPr>
                <w:rFonts w:cs="Arial"/>
                <w:b/>
              </w:rPr>
              <w:t>Trigger</w:t>
            </w:r>
          </w:p>
        </w:tc>
        <w:tc>
          <w:tcPr>
            <w:tcW w:w="4043" w:type="pct"/>
          </w:tcPr>
          <w:p w14:paraId="3F3B717D" w14:textId="77777777" w:rsidR="00DE6F7C" w:rsidRDefault="00C114FA" w:rsidP="0039107E">
            <w:pPr>
              <w:rPr>
                <w:rFonts w:cs="Arial"/>
                <w:lang w:val="vi-VN"/>
              </w:rPr>
            </w:pPr>
            <w:r>
              <w:rPr>
                <w:rFonts w:cs="Arial"/>
              </w:rPr>
              <w:t>NSD</w:t>
            </w:r>
            <w:r>
              <w:rPr>
                <w:rFonts w:cs="Arial"/>
                <w:lang w:val="vi-VN"/>
              </w:rPr>
              <w:t xml:space="preserve"> click vào button “In” trên màn hình &lt;&lt;Xem chi tiết đơn nhập/xuất kho&gt;&gt;,&lt;&lt;Tạo mới đơn nhập/ xuất kho&gt;&gt;, &lt;&lt;Màn hình cập nhật&gt;&gt; của nhân viên quản lý kho nếu muốn xuất đơn nhập/xuất kho</w:t>
            </w:r>
          </w:p>
          <w:p w14:paraId="7A51915D" w14:textId="35406FB8" w:rsidR="00C114FA" w:rsidRDefault="00C114FA" w:rsidP="0039107E">
            <w:pPr>
              <w:rPr>
                <w:rFonts w:cs="Arial"/>
                <w:lang w:val="vi-VN"/>
              </w:rPr>
            </w:pPr>
            <w:r>
              <w:rPr>
                <w:rFonts w:cs="Arial"/>
              </w:rPr>
              <w:t>NSD</w:t>
            </w:r>
            <w:r>
              <w:rPr>
                <w:rFonts w:cs="Arial"/>
                <w:lang w:val="vi-VN"/>
              </w:rPr>
              <w:t xml:space="preserve"> click vào button “In” trên màn hình &lt;&lt;Xem chi tiết đơn nhập/xuất kho&gt;&gt; của lái xe nếu muốn xuất  chi tiết đơn đơn nhập/xuất kho mà mình phụ trách</w:t>
            </w:r>
          </w:p>
          <w:p w14:paraId="00A8DD5D" w14:textId="255B717F" w:rsidR="00C114FA" w:rsidRPr="00C114FA" w:rsidRDefault="00C114FA" w:rsidP="0039107E">
            <w:pPr>
              <w:rPr>
                <w:rFonts w:cs="Arial"/>
                <w:lang w:val="vi-VN"/>
              </w:rPr>
            </w:pPr>
            <w:r>
              <w:rPr>
                <w:rFonts w:cs="Arial"/>
              </w:rPr>
              <w:t>NSD</w:t>
            </w:r>
            <w:r>
              <w:rPr>
                <w:rFonts w:cs="Arial"/>
                <w:lang w:val="vi-VN"/>
              </w:rPr>
              <w:t xml:space="preserve"> click vào button “In” trên màn hình &lt;&lt;Báo cáo &gt;&gt; nếu muốn báo cáo</w:t>
            </w:r>
          </w:p>
        </w:tc>
      </w:tr>
      <w:tr w:rsidR="00DE6F7C" w:rsidRPr="00516C12" w14:paraId="1DF23CBD" w14:textId="77777777" w:rsidTr="0039107E">
        <w:tc>
          <w:tcPr>
            <w:tcW w:w="957" w:type="pct"/>
            <w:shd w:val="clear" w:color="auto" w:fill="D9D9D9" w:themeFill="background1" w:themeFillShade="D9"/>
          </w:tcPr>
          <w:p w14:paraId="7872DD81" w14:textId="77777777" w:rsidR="00DE6F7C" w:rsidRPr="00516C12" w:rsidRDefault="00DE6F7C" w:rsidP="0039107E">
            <w:pPr>
              <w:rPr>
                <w:rFonts w:cs="Arial"/>
                <w:b/>
              </w:rPr>
            </w:pPr>
            <w:r w:rsidRPr="00516C12">
              <w:rPr>
                <w:rFonts w:cs="Arial"/>
                <w:b/>
              </w:rPr>
              <w:t>Pre-conditions</w:t>
            </w:r>
          </w:p>
        </w:tc>
        <w:tc>
          <w:tcPr>
            <w:tcW w:w="4043" w:type="pct"/>
          </w:tcPr>
          <w:p w14:paraId="011BAE16" w14:textId="3CA2223E" w:rsidR="00DE6F7C" w:rsidRPr="00516C12" w:rsidRDefault="00DE6F7C" w:rsidP="00C114FA">
            <w:pPr>
              <w:pStyle w:val="BulletList1"/>
              <w:numPr>
                <w:ilvl w:val="0"/>
                <w:numId w:val="42"/>
              </w:numPr>
              <w:spacing w:line="360" w:lineRule="auto"/>
            </w:pPr>
            <w:r w:rsidRPr="00516C12">
              <w:t xml:space="preserve">User logged </w:t>
            </w:r>
            <w:r>
              <w:t xml:space="preserve">in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với</w:t>
            </w:r>
            <w:proofErr w:type="spellEnd"/>
            <w:r>
              <w:t xml:space="preserve"> actor </w:t>
            </w:r>
            <w:proofErr w:type="spellStart"/>
            <w:r>
              <w:t>bên</w:t>
            </w:r>
            <w:proofErr w:type="spellEnd"/>
            <w:r>
              <w:t xml:space="preserve"> </w:t>
            </w:r>
            <w:proofErr w:type="spellStart"/>
            <w:r>
              <w:t>trên</w:t>
            </w:r>
            <w:proofErr w:type="spellEnd"/>
            <w:r>
              <w:t>.</w:t>
            </w:r>
          </w:p>
        </w:tc>
      </w:tr>
      <w:tr w:rsidR="00DE6F7C" w:rsidRPr="00516C12" w14:paraId="1939A6CD" w14:textId="77777777" w:rsidTr="0039107E">
        <w:tc>
          <w:tcPr>
            <w:tcW w:w="957" w:type="pct"/>
            <w:shd w:val="clear" w:color="auto" w:fill="D9D9D9" w:themeFill="background1" w:themeFillShade="D9"/>
          </w:tcPr>
          <w:p w14:paraId="7110E1B8" w14:textId="77777777" w:rsidR="00DE6F7C" w:rsidRPr="00516C12" w:rsidRDefault="00DE6F7C" w:rsidP="0039107E">
            <w:pPr>
              <w:rPr>
                <w:rFonts w:cs="Arial"/>
                <w:b/>
              </w:rPr>
            </w:pPr>
            <w:r w:rsidRPr="00516C12">
              <w:rPr>
                <w:rFonts w:cs="Arial"/>
                <w:b/>
              </w:rPr>
              <w:t>Post-condition</w:t>
            </w:r>
          </w:p>
        </w:tc>
        <w:tc>
          <w:tcPr>
            <w:tcW w:w="4043" w:type="pct"/>
          </w:tcPr>
          <w:p w14:paraId="2FB04AFD" w14:textId="70C7EE88" w:rsidR="00DE6F7C" w:rsidRPr="00C114FA" w:rsidRDefault="00C114FA" w:rsidP="0039107E">
            <w:pPr>
              <w:rPr>
                <w:rFonts w:cs="Arial"/>
                <w:lang w:val="vi-VN"/>
              </w:rPr>
            </w:pPr>
            <w:proofErr w:type="spellStart"/>
            <w:r>
              <w:rPr>
                <w:rFonts w:cs="Arial"/>
              </w:rPr>
              <w:t>Xuất</w:t>
            </w:r>
            <w:proofErr w:type="spellEnd"/>
            <w:r w:rsidR="009728F7">
              <w:rPr>
                <w:rFonts w:cs="Arial"/>
                <w:lang w:val="vi-VN"/>
              </w:rPr>
              <w:t xml:space="preserve"> thông tin</w:t>
            </w:r>
            <w:r>
              <w:rPr>
                <w:rFonts w:cs="Arial"/>
                <w:lang w:val="vi-VN"/>
              </w:rPr>
              <w:t xml:space="preserve"> thành công </w:t>
            </w:r>
          </w:p>
        </w:tc>
      </w:tr>
    </w:tbl>
    <w:p w14:paraId="53C0C69C" w14:textId="77777777" w:rsidR="00DE6F7C" w:rsidRDefault="00DE6F7C" w:rsidP="00DE6F7C">
      <w:pPr>
        <w:rPr>
          <w:rFonts w:eastAsiaTheme="majorEastAsia" w:cs="Arial"/>
          <w:b/>
          <w:color w:val="1F3864" w:themeColor="accent5" w:themeShade="80"/>
          <w:sz w:val="22"/>
          <w:lang w:val="en-US" w:eastAsia="en-US"/>
        </w:rPr>
      </w:pPr>
      <w:r>
        <w:rPr>
          <w:rFonts w:eastAsiaTheme="majorEastAsia" w:cs="Arial"/>
          <w:b/>
          <w:color w:val="1F3864" w:themeColor="accent5" w:themeShade="80"/>
          <w:sz w:val="22"/>
          <w:lang w:val="en-US" w:eastAsia="en-US"/>
        </w:rPr>
        <w:t>Activity Diagram</w:t>
      </w:r>
    </w:p>
    <w:p w14:paraId="2DF86AE3" w14:textId="1A5D56F8" w:rsidR="009728F7" w:rsidRDefault="009728F7" w:rsidP="009728F7">
      <w:pPr>
        <w:jc w:val="center"/>
        <w:rPr>
          <w:rFonts w:eastAsiaTheme="majorEastAsia" w:cs="Arial"/>
          <w:b/>
          <w:color w:val="1F3864" w:themeColor="accent5" w:themeShade="80"/>
          <w:sz w:val="22"/>
          <w:lang w:val="en-US" w:eastAsia="en-US"/>
        </w:rPr>
      </w:pPr>
      <w:r w:rsidRPr="009728F7">
        <w:rPr>
          <w:rFonts w:eastAsiaTheme="majorEastAsia" w:cs="Arial"/>
          <w:b/>
          <w:noProof/>
          <w:color w:val="1F3864" w:themeColor="accent5" w:themeShade="80"/>
          <w:sz w:val="22"/>
          <w:lang w:val="en-US" w:eastAsia="en-US"/>
        </w:rPr>
        <w:lastRenderedPageBreak/>
        <w:drawing>
          <wp:inline distT="0" distB="0" distL="0" distR="0" wp14:anchorId="09DE3845" wp14:editId="2D21702E">
            <wp:extent cx="2838471" cy="2567006"/>
            <wp:effectExtent l="0" t="0" r="0" b="5080"/>
            <wp:docPr id="195047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70829" name=""/>
                    <pic:cNvPicPr/>
                  </pic:nvPicPr>
                  <pic:blipFill>
                    <a:blip r:embed="rId55"/>
                    <a:stretch>
                      <a:fillRect/>
                    </a:stretch>
                  </pic:blipFill>
                  <pic:spPr>
                    <a:xfrm>
                      <a:off x="0" y="0"/>
                      <a:ext cx="2838471" cy="2567006"/>
                    </a:xfrm>
                    <a:prstGeom prst="rect">
                      <a:avLst/>
                    </a:prstGeom>
                  </pic:spPr>
                </pic:pic>
              </a:graphicData>
            </a:graphic>
          </wp:inline>
        </w:drawing>
      </w:r>
    </w:p>
    <w:p w14:paraId="25903B18" w14:textId="77777777" w:rsidR="00DE6F7C" w:rsidRDefault="00DE6F7C" w:rsidP="00DE6F7C">
      <w:pPr>
        <w:rPr>
          <w:rFonts w:eastAsiaTheme="majorEastAsia" w:cs="Arial"/>
          <w:b/>
          <w:color w:val="1F3864" w:themeColor="accent5" w:themeShade="80"/>
          <w:sz w:val="22"/>
          <w:lang w:val="en-US" w:eastAsia="en-US"/>
        </w:rPr>
      </w:pPr>
    </w:p>
    <w:p w14:paraId="2937DB31" w14:textId="77777777" w:rsidR="00DE6F7C" w:rsidRPr="00516C12" w:rsidRDefault="00DE6F7C" w:rsidP="00DE6F7C">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549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023"/>
        <w:gridCol w:w="1022"/>
        <w:gridCol w:w="8199"/>
      </w:tblGrid>
      <w:tr w:rsidR="00DE6F7C" w:rsidRPr="00516C12" w14:paraId="70AC7B27" w14:textId="77777777" w:rsidTr="009728F7">
        <w:trPr>
          <w:trHeight w:val="253"/>
        </w:trPr>
        <w:tc>
          <w:tcPr>
            <w:tcW w:w="499" w:type="pct"/>
            <w:shd w:val="clear" w:color="auto" w:fill="D9D9D9" w:themeFill="background1" w:themeFillShade="D9"/>
          </w:tcPr>
          <w:p w14:paraId="5EE0A79D" w14:textId="77777777" w:rsidR="00DE6F7C" w:rsidRPr="00516C12" w:rsidRDefault="00DE6F7C" w:rsidP="0039107E">
            <w:pPr>
              <w:rPr>
                <w:rFonts w:cs="Arial"/>
                <w:b/>
                <w:szCs w:val="20"/>
                <w:lang w:eastAsia="en-US"/>
              </w:rPr>
            </w:pPr>
            <w:r w:rsidRPr="00516C12">
              <w:rPr>
                <w:rFonts w:cs="Arial"/>
                <w:b/>
                <w:szCs w:val="20"/>
                <w:lang w:eastAsia="en-US"/>
              </w:rPr>
              <w:t>Step</w:t>
            </w:r>
          </w:p>
        </w:tc>
        <w:tc>
          <w:tcPr>
            <w:tcW w:w="499" w:type="pct"/>
            <w:shd w:val="clear" w:color="auto" w:fill="D9D9D9" w:themeFill="background1" w:themeFillShade="D9"/>
            <w:hideMark/>
          </w:tcPr>
          <w:p w14:paraId="6B8B1071" w14:textId="77777777" w:rsidR="00DE6F7C" w:rsidRPr="00516C12" w:rsidRDefault="00DE6F7C" w:rsidP="0039107E">
            <w:pPr>
              <w:rPr>
                <w:rFonts w:cs="Arial"/>
                <w:b/>
                <w:bCs/>
                <w:szCs w:val="20"/>
                <w:lang w:eastAsia="en-US"/>
              </w:rPr>
            </w:pPr>
            <w:r w:rsidRPr="00516C12">
              <w:rPr>
                <w:rFonts w:cs="Arial"/>
                <w:b/>
                <w:szCs w:val="20"/>
                <w:lang w:eastAsia="en-US"/>
              </w:rPr>
              <w:t>BR Code</w:t>
            </w:r>
          </w:p>
        </w:tc>
        <w:tc>
          <w:tcPr>
            <w:tcW w:w="4002" w:type="pct"/>
            <w:shd w:val="clear" w:color="auto" w:fill="D9D9D9" w:themeFill="background1" w:themeFillShade="D9"/>
          </w:tcPr>
          <w:p w14:paraId="5102BA28" w14:textId="77777777" w:rsidR="00DE6F7C" w:rsidRPr="00516C12" w:rsidRDefault="00DE6F7C" w:rsidP="0039107E">
            <w:pPr>
              <w:rPr>
                <w:rFonts w:cs="Arial"/>
                <w:b/>
                <w:bCs/>
                <w:szCs w:val="20"/>
                <w:lang w:eastAsia="en-US"/>
              </w:rPr>
            </w:pPr>
            <w:r w:rsidRPr="00516C12">
              <w:rPr>
                <w:rFonts w:cs="Arial"/>
                <w:b/>
                <w:szCs w:val="20"/>
                <w:lang w:eastAsia="en-US"/>
              </w:rPr>
              <w:t>Description</w:t>
            </w:r>
          </w:p>
        </w:tc>
      </w:tr>
      <w:tr w:rsidR="00DE6F7C" w:rsidRPr="00516C12" w14:paraId="1C291A66" w14:textId="77777777" w:rsidTr="009728F7">
        <w:trPr>
          <w:trHeight w:val="253"/>
        </w:trPr>
        <w:tc>
          <w:tcPr>
            <w:tcW w:w="499" w:type="pct"/>
          </w:tcPr>
          <w:p w14:paraId="23FD7337" w14:textId="2CF3A7F4" w:rsidR="00DE6F7C" w:rsidRPr="00516C12" w:rsidRDefault="00DE6F7C" w:rsidP="0039107E">
            <w:pPr>
              <w:rPr>
                <w:rFonts w:cs="Arial"/>
                <w:szCs w:val="20"/>
                <w:lang w:eastAsia="en-US"/>
              </w:rPr>
            </w:pPr>
          </w:p>
        </w:tc>
        <w:tc>
          <w:tcPr>
            <w:tcW w:w="499" w:type="pct"/>
          </w:tcPr>
          <w:p w14:paraId="4D39DC1F" w14:textId="56163E8D" w:rsidR="00DE6F7C" w:rsidRPr="00516C12" w:rsidRDefault="00DE6F7C" w:rsidP="0039107E">
            <w:pPr>
              <w:rPr>
                <w:rFonts w:cs="Arial"/>
              </w:rPr>
            </w:pPr>
          </w:p>
        </w:tc>
        <w:tc>
          <w:tcPr>
            <w:tcW w:w="4002" w:type="pct"/>
          </w:tcPr>
          <w:p w14:paraId="27F2796D" w14:textId="76D968A1" w:rsidR="00DE6F7C" w:rsidRPr="00390D5B" w:rsidRDefault="00DE6F7C" w:rsidP="009728F7">
            <w:pPr>
              <w:pStyle w:val="BulletList1"/>
              <w:keepNext/>
              <w:numPr>
                <w:ilvl w:val="0"/>
                <w:numId w:val="0"/>
              </w:numPr>
              <w:spacing w:line="360" w:lineRule="auto"/>
              <w:ind w:left="360"/>
              <w:rPr>
                <w:bCs/>
              </w:rPr>
            </w:pPr>
          </w:p>
        </w:tc>
      </w:tr>
    </w:tbl>
    <w:p w14:paraId="3EEDEB78" w14:textId="77777777" w:rsidR="00DE6F7C" w:rsidRPr="00DE6F7C" w:rsidRDefault="00DE6F7C" w:rsidP="00DE6F7C">
      <w:pPr>
        <w:rPr>
          <w:lang w:val="en-US" w:eastAsia="en-US"/>
        </w:rPr>
      </w:pPr>
    </w:p>
    <w:p w14:paraId="06D1CB43" w14:textId="2954C2D7" w:rsidR="002F59FB" w:rsidRDefault="00C65F54" w:rsidP="002F59FB">
      <w:pPr>
        <w:pStyle w:val="Heading3"/>
      </w:pPr>
      <w:bookmarkStart w:id="95" w:name="_Ref151993410"/>
      <w:bookmarkStart w:id="96" w:name="_Toc152340777"/>
      <w:r>
        <w:t>UC</w:t>
      </w:r>
      <w:r>
        <w:rPr>
          <w:lang w:val="vi-VN"/>
        </w:rPr>
        <w:t xml:space="preserve"> </w:t>
      </w:r>
      <w:r w:rsidR="008E2D9B">
        <w:t>13</w:t>
      </w:r>
      <w:r>
        <w:rPr>
          <w:lang w:val="vi-VN"/>
        </w:rPr>
        <w:t xml:space="preserve"> : </w:t>
      </w:r>
      <w:r>
        <w:t xml:space="preserve">Xem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vận</w:t>
      </w:r>
      <w:proofErr w:type="spellEnd"/>
      <w:r>
        <w:t xml:space="preserve"> </w:t>
      </w:r>
      <w:proofErr w:type="spellStart"/>
      <w:r>
        <w:t>chuyển</w:t>
      </w:r>
      <w:bookmarkEnd w:id="95"/>
      <w:bookmarkEnd w:id="96"/>
      <w:proofErr w:type="spellEnd"/>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2F59FB" w:rsidRPr="00516C12" w14:paraId="5FFE5ACE" w14:textId="77777777" w:rsidTr="00DC35D8">
        <w:tc>
          <w:tcPr>
            <w:tcW w:w="957" w:type="pct"/>
            <w:shd w:val="clear" w:color="auto" w:fill="D9D9D9" w:themeFill="background1" w:themeFillShade="D9"/>
          </w:tcPr>
          <w:p w14:paraId="530BB228" w14:textId="77777777" w:rsidR="002F59FB" w:rsidRPr="00516C12" w:rsidRDefault="002F59FB" w:rsidP="00DC35D8">
            <w:pPr>
              <w:rPr>
                <w:rFonts w:cs="Arial"/>
                <w:b/>
              </w:rPr>
            </w:pPr>
            <w:r w:rsidRPr="00516C12">
              <w:rPr>
                <w:rFonts w:cs="Arial"/>
                <w:b/>
              </w:rPr>
              <w:t>Objective</w:t>
            </w:r>
          </w:p>
        </w:tc>
        <w:tc>
          <w:tcPr>
            <w:tcW w:w="4043" w:type="pct"/>
          </w:tcPr>
          <w:p w14:paraId="02BE7796" w14:textId="77777777" w:rsidR="002F59FB" w:rsidRPr="002F59FB" w:rsidRDefault="002F59FB" w:rsidP="00DC35D8">
            <w:pPr>
              <w:rPr>
                <w:rFonts w:cs="Arial"/>
                <w:lang w:val="vi-VN"/>
              </w:rPr>
            </w:pPr>
            <w:proofErr w:type="spellStart"/>
            <w:r w:rsidRPr="003405A1">
              <w:t>Tính</w:t>
            </w:r>
            <w:proofErr w:type="spellEnd"/>
            <w:r w:rsidRPr="003405A1">
              <w:t xml:space="preserve"> </w:t>
            </w:r>
            <w:proofErr w:type="spellStart"/>
            <w:r w:rsidRPr="003405A1">
              <w:t>năng</w:t>
            </w:r>
            <w:proofErr w:type="spellEnd"/>
            <w:r w:rsidRPr="003405A1">
              <w:t xml:space="preserve"> </w:t>
            </w:r>
            <w:proofErr w:type="spellStart"/>
            <w:r w:rsidRPr="003405A1">
              <w:t>này</w:t>
            </w:r>
            <w:proofErr w:type="spellEnd"/>
            <w:r w:rsidRPr="003405A1">
              <w:t xml:space="preserve"> </w:t>
            </w:r>
            <w:proofErr w:type="spellStart"/>
            <w:r w:rsidRPr="003405A1">
              <w:t>cho</w:t>
            </w:r>
            <w:proofErr w:type="spellEnd"/>
            <w:r w:rsidRPr="003405A1">
              <w:t xml:space="preserve"> </w:t>
            </w:r>
            <w:proofErr w:type="spellStart"/>
            <w:r w:rsidRPr="003405A1">
              <w:t>phép</w:t>
            </w:r>
            <w:proofErr w:type="spellEnd"/>
            <w:r w:rsidRPr="003405A1">
              <w:t xml:space="preserve"> </w:t>
            </w:r>
            <w:r>
              <w:t>NSD</w:t>
            </w:r>
            <w:r>
              <w:rPr>
                <w:lang w:val="vi-VN"/>
              </w:rPr>
              <w:t xml:space="preserve"> xem danh sách đơn yêu cầu vận chuyển</w:t>
            </w:r>
          </w:p>
        </w:tc>
      </w:tr>
      <w:tr w:rsidR="002F59FB" w:rsidRPr="00516C12" w14:paraId="30AA4A6B" w14:textId="77777777" w:rsidTr="00DC35D8">
        <w:tc>
          <w:tcPr>
            <w:tcW w:w="957" w:type="pct"/>
            <w:shd w:val="clear" w:color="auto" w:fill="D9D9D9" w:themeFill="background1" w:themeFillShade="D9"/>
          </w:tcPr>
          <w:p w14:paraId="3BEE7C36" w14:textId="77777777" w:rsidR="002F59FB" w:rsidRPr="00516C12" w:rsidRDefault="002F59FB" w:rsidP="00DC35D8">
            <w:pPr>
              <w:rPr>
                <w:rFonts w:cs="Arial"/>
                <w:b/>
              </w:rPr>
            </w:pPr>
            <w:r w:rsidRPr="00516C12">
              <w:rPr>
                <w:rFonts w:cs="Arial"/>
                <w:b/>
              </w:rPr>
              <w:t>Actor</w:t>
            </w:r>
          </w:p>
        </w:tc>
        <w:tc>
          <w:tcPr>
            <w:tcW w:w="4043" w:type="pct"/>
          </w:tcPr>
          <w:p w14:paraId="471FF943" w14:textId="036447C4" w:rsidR="002F59FB" w:rsidRPr="002F59FB" w:rsidRDefault="002F59FB" w:rsidP="00DC35D8">
            <w:pPr>
              <w:rPr>
                <w:rFonts w:cs="Arial"/>
                <w:lang w:val="vi-VN"/>
              </w:rPr>
            </w:pPr>
            <w:proofErr w:type="spellStart"/>
            <w:r>
              <w:t>Nhân</w:t>
            </w:r>
            <w:proofErr w:type="spellEnd"/>
            <w:r>
              <w:rPr>
                <w:lang w:val="vi-VN"/>
              </w:rPr>
              <w:t xml:space="preserve"> viên quản lý </w:t>
            </w:r>
            <w:r w:rsidR="004D1004">
              <w:rPr>
                <w:lang w:val="vi-VN"/>
              </w:rPr>
              <w:t>kho, System administrator</w:t>
            </w:r>
          </w:p>
        </w:tc>
      </w:tr>
      <w:tr w:rsidR="002F59FB" w:rsidRPr="00516C12" w14:paraId="7E5D318D" w14:textId="77777777" w:rsidTr="00DC35D8">
        <w:tc>
          <w:tcPr>
            <w:tcW w:w="957" w:type="pct"/>
            <w:shd w:val="clear" w:color="auto" w:fill="D9D9D9" w:themeFill="background1" w:themeFillShade="D9"/>
          </w:tcPr>
          <w:p w14:paraId="0FF5C4DD" w14:textId="77777777" w:rsidR="002F59FB" w:rsidRPr="00516C12" w:rsidRDefault="002F59FB" w:rsidP="00DC35D8">
            <w:pPr>
              <w:rPr>
                <w:rFonts w:cs="Arial"/>
                <w:b/>
              </w:rPr>
            </w:pPr>
            <w:r w:rsidRPr="00516C12">
              <w:rPr>
                <w:rFonts w:cs="Arial"/>
                <w:b/>
              </w:rPr>
              <w:t>Trigger</w:t>
            </w:r>
          </w:p>
        </w:tc>
        <w:tc>
          <w:tcPr>
            <w:tcW w:w="4043" w:type="pct"/>
          </w:tcPr>
          <w:p w14:paraId="628E0B87" w14:textId="6A7845CA" w:rsidR="002F59FB" w:rsidRPr="002F59FB" w:rsidRDefault="002F59FB" w:rsidP="00DC35D8">
            <w:pPr>
              <w:pStyle w:val="BulletList1"/>
            </w:pPr>
            <w:r>
              <w:t xml:space="preserve">NSD click </w:t>
            </w:r>
            <w:proofErr w:type="spellStart"/>
            <w:r>
              <w:t>vào</w:t>
            </w:r>
            <w:proofErr w:type="spellEnd"/>
            <w:r>
              <w:t xml:space="preserve"> </w:t>
            </w:r>
            <w:r>
              <w:rPr>
                <w:lang w:val="vi-VN"/>
              </w:rPr>
              <w:t>“Đơn yêu cầu vận chuyển</w:t>
            </w:r>
            <w:r>
              <w:t xml:space="preserve">” </w:t>
            </w:r>
            <w:r>
              <w:rPr>
                <w:lang w:val="vi-VN"/>
              </w:rPr>
              <w:t xml:space="preserve"> trên </w:t>
            </w:r>
            <w:r w:rsidR="00E23D69">
              <w:rPr>
                <w:lang w:val="vi-VN"/>
              </w:rPr>
              <w:t>left menu</w:t>
            </w:r>
          </w:p>
        </w:tc>
      </w:tr>
      <w:tr w:rsidR="002F59FB" w:rsidRPr="00516C12" w14:paraId="1ADEFF0E" w14:textId="77777777" w:rsidTr="00DC35D8">
        <w:tc>
          <w:tcPr>
            <w:tcW w:w="957" w:type="pct"/>
            <w:shd w:val="clear" w:color="auto" w:fill="D9D9D9" w:themeFill="background1" w:themeFillShade="D9"/>
          </w:tcPr>
          <w:p w14:paraId="5842E38F" w14:textId="77777777" w:rsidR="002F59FB" w:rsidRPr="00516C12" w:rsidRDefault="002F59FB" w:rsidP="00DC35D8">
            <w:pPr>
              <w:rPr>
                <w:rFonts w:cs="Arial"/>
                <w:b/>
              </w:rPr>
            </w:pPr>
            <w:r w:rsidRPr="00516C12">
              <w:rPr>
                <w:rFonts w:cs="Arial"/>
                <w:b/>
              </w:rPr>
              <w:t>Pre-conditions</w:t>
            </w:r>
          </w:p>
        </w:tc>
        <w:tc>
          <w:tcPr>
            <w:tcW w:w="4043" w:type="pct"/>
          </w:tcPr>
          <w:p w14:paraId="1920D02D" w14:textId="77777777" w:rsidR="002F59FB" w:rsidRPr="00516C12" w:rsidRDefault="002F59FB" w:rsidP="00DC35D8">
            <w:pPr>
              <w:pStyle w:val="BulletList1"/>
              <w:numPr>
                <w:ilvl w:val="0"/>
                <w:numId w:val="0"/>
              </w:numPr>
              <w:spacing w:line="360" w:lineRule="auto"/>
            </w:pPr>
            <w:r w:rsidRPr="003405A1">
              <w:t xml:space="preserve">User logged in </w:t>
            </w:r>
            <w:proofErr w:type="spellStart"/>
            <w:r w:rsidRPr="003405A1">
              <w:t>vào</w:t>
            </w:r>
            <w:proofErr w:type="spellEnd"/>
            <w:r w:rsidRPr="003405A1">
              <w:t xml:space="preserve"> </w:t>
            </w:r>
            <w:proofErr w:type="spellStart"/>
            <w:r w:rsidRPr="003405A1">
              <w:t>hệ</w:t>
            </w:r>
            <w:proofErr w:type="spellEnd"/>
            <w:r w:rsidRPr="003405A1">
              <w:t xml:space="preserve"> </w:t>
            </w:r>
            <w:proofErr w:type="spellStart"/>
            <w:r w:rsidRPr="003405A1">
              <w:t>thống</w:t>
            </w:r>
            <w:proofErr w:type="spellEnd"/>
            <w:r w:rsidRPr="003405A1">
              <w:t xml:space="preserve"> </w:t>
            </w:r>
            <w:proofErr w:type="spellStart"/>
            <w:r w:rsidRPr="003405A1">
              <w:t>với</w:t>
            </w:r>
            <w:proofErr w:type="spellEnd"/>
            <w:r w:rsidRPr="003405A1">
              <w:t xml:space="preserve"> actor </w:t>
            </w:r>
            <w:proofErr w:type="spellStart"/>
            <w:r w:rsidRPr="003405A1">
              <w:t>bên</w:t>
            </w:r>
            <w:proofErr w:type="spellEnd"/>
            <w:r w:rsidRPr="003405A1">
              <w:t xml:space="preserve"> </w:t>
            </w:r>
            <w:proofErr w:type="spellStart"/>
            <w:r w:rsidRPr="003405A1">
              <w:t>trên</w:t>
            </w:r>
            <w:proofErr w:type="spellEnd"/>
            <w:r w:rsidRPr="003405A1">
              <w:t>.</w:t>
            </w:r>
          </w:p>
        </w:tc>
      </w:tr>
      <w:tr w:rsidR="002F59FB" w:rsidRPr="00516C12" w14:paraId="00D68539" w14:textId="77777777" w:rsidTr="00DC35D8">
        <w:tc>
          <w:tcPr>
            <w:tcW w:w="957" w:type="pct"/>
            <w:shd w:val="clear" w:color="auto" w:fill="D9D9D9" w:themeFill="background1" w:themeFillShade="D9"/>
          </w:tcPr>
          <w:p w14:paraId="77EB721B" w14:textId="77777777" w:rsidR="002F59FB" w:rsidRPr="00516C12" w:rsidRDefault="002F59FB" w:rsidP="00DC35D8">
            <w:pPr>
              <w:rPr>
                <w:rFonts w:cs="Arial"/>
                <w:b/>
              </w:rPr>
            </w:pPr>
            <w:r w:rsidRPr="00516C12">
              <w:rPr>
                <w:rFonts w:cs="Arial"/>
                <w:b/>
              </w:rPr>
              <w:t>Post-condition</w:t>
            </w:r>
          </w:p>
        </w:tc>
        <w:tc>
          <w:tcPr>
            <w:tcW w:w="4043" w:type="pct"/>
          </w:tcPr>
          <w:p w14:paraId="1E857497" w14:textId="77777777" w:rsidR="002F59FB" w:rsidRPr="00516C12" w:rsidRDefault="002F59FB" w:rsidP="00DC35D8">
            <w:pPr>
              <w:rPr>
                <w:rFonts w:cs="Arial"/>
              </w:rPr>
            </w:pPr>
            <w:r>
              <w:t xml:space="preserve">Danh </w:t>
            </w:r>
            <w:proofErr w:type="spellStart"/>
            <w:r>
              <w:t>sách</w:t>
            </w:r>
            <w:proofErr w:type="spellEnd"/>
            <w:r w:rsidRPr="003405A1">
              <w:t xml:space="preserve"> </w:t>
            </w:r>
            <w:proofErr w:type="spellStart"/>
            <w:r w:rsidRPr="003405A1">
              <w:t>của</w:t>
            </w:r>
            <w:proofErr w:type="spellEnd"/>
            <w:r w:rsidRPr="003405A1">
              <w:t xml:space="preserve"> </w:t>
            </w:r>
            <w:proofErr w:type="spellStart"/>
            <w:r>
              <w:t>đơn</w:t>
            </w:r>
            <w:proofErr w:type="spellEnd"/>
            <w:r>
              <w:rPr>
                <w:lang w:val="vi-VN"/>
              </w:rPr>
              <w:t xml:space="preserve"> yêu cầu vận chuyển </w:t>
            </w:r>
            <w:proofErr w:type="spellStart"/>
            <w:r w:rsidRPr="003405A1">
              <w:t>được</w:t>
            </w:r>
            <w:proofErr w:type="spellEnd"/>
            <w:r w:rsidRPr="003405A1">
              <w:t xml:space="preserve"> </w:t>
            </w:r>
            <w:proofErr w:type="spellStart"/>
            <w:r w:rsidRPr="003405A1">
              <w:t>chọn</w:t>
            </w:r>
            <w:proofErr w:type="spellEnd"/>
            <w:r w:rsidRPr="003405A1">
              <w:t xml:space="preserve"> </w:t>
            </w:r>
            <w:proofErr w:type="spellStart"/>
            <w:r w:rsidRPr="003405A1">
              <w:t>được</w:t>
            </w:r>
            <w:proofErr w:type="spellEnd"/>
            <w:r w:rsidRPr="003405A1">
              <w:t xml:space="preserve"> </w:t>
            </w:r>
            <w:proofErr w:type="spellStart"/>
            <w:r w:rsidRPr="003405A1">
              <w:t>hiển</w:t>
            </w:r>
            <w:proofErr w:type="spellEnd"/>
            <w:r w:rsidRPr="003405A1">
              <w:t xml:space="preserve"> </w:t>
            </w:r>
            <w:proofErr w:type="spellStart"/>
            <w:r w:rsidRPr="003405A1">
              <w:t>thị</w:t>
            </w:r>
            <w:proofErr w:type="spellEnd"/>
            <w:r w:rsidRPr="003405A1">
              <w:t xml:space="preserve"> </w:t>
            </w:r>
            <w:proofErr w:type="spellStart"/>
            <w:r w:rsidRPr="003405A1">
              <w:t>trên</w:t>
            </w:r>
            <w:proofErr w:type="spellEnd"/>
            <w:r w:rsidRPr="003405A1">
              <w:t xml:space="preserve"> </w:t>
            </w:r>
            <w:proofErr w:type="spellStart"/>
            <w:r w:rsidRPr="003405A1">
              <w:t>màn</w:t>
            </w:r>
            <w:proofErr w:type="spellEnd"/>
            <w:r w:rsidRPr="003405A1">
              <w:t xml:space="preserve"> </w:t>
            </w:r>
            <w:proofErr w:type="spellStart"/>
            <w:r w:rsidRPr="003405A1">
              <w:t>hình</w:t>
            </w:r>
            <w:proofErr w:type="spellEnd"/>
          </w:p>
        </w:tc>
      </w:tr>
    </w:tbl>
    <w:p w14:paraId="40C1904F" w14:textId="77777777" w:rsidR="002F59FB" w:rsidRPr="00A704C2" w:rsidRDefault="002F59FB" w:rsidP="002F59FB">
      <w:pPr>
        <w:rPr>
          <w:rFonts w:eastAsiaTheme="majorEastAsia" w:cs="Arial"/>
          <w:b/>
          <w:color w:val="1F3864" w:themeColor="accent5" w:themeShade="80"/>
          <w:sz w:val="22"/>
          <w:lang w:val="vi-VN" w:eastAsia="en-US"/>
        </w:rPr>
      </w:pPr>
      <w:r>
        <w:rPr>
          <w:rFonts w:eastAsiaTheme="majorEastAsia" w:cs="Arial"/>
          <w:b/>
          <w:color w:val="1F3864" w:themeColor="accent5" w:themeShade="80"/>
          <w:sz w:val="22"/>
          <w:lang w:val="en-US" w:eastAsia="en-US"/>
        </w:rPr>
        <w:t>Activity</w:t>
      </w:r>
      <w:r>
        <w:rPr>
          <w:rFonts w:eastAsiaTheme="majorEastAsia" w:cs="Arial"/>
          <w:b/>
          <w:color w:val="1F3864" w:themeColor="accent5" w:themeShade="80"/>
          <w:sz w:val="22"/>
          <w:lang w:val="vi-VN" w:eastAsia="en-US"/>
        </w:rPr>
        <w:t xml:space="preserve"> Flow</w:t>
      </w:r>
    </w:p>
    <w:p w14:paraId="5CC9EDCE" w14:textId="77777777" w:rsidR="002F59FB" w:rsidRDefault="002F59FB" w:rsidP="002F59FB">
      <w:pPr>
        <w:jc w:val="center"/>
        <w:rPr>
          <w:rFonts w:cs="Arial"/>
          <w:lang w:val="en-US" w:eastAsia="en-US"/>
        </w:rPr>
      </w:pPr>
      <w:r w:rsidRPr="002F59FB">
        <w:rPr>
          <w:rFonts w:cs="Arial"/>
          <w:noProof/>
          <w:lang w:val="en-US" w:eastAsia="en-US"/>
        </w:rPr>
        <w:lastRenderedPageBreak/>
        <w:drawing>
          <wp:inline distT="0" distB="0" distL="0" distR="0" wp14:anchorId="6D68EDBA" wp14:editId="6D74F4A6">
            <wp:extent cx="4257706" cy="3805265"/>
            <wp:effectExtent l="0" t="0" r="0" b="5080"/>
            <wp:docPr id="114915377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53771" name="Picture 1" descr="A diagram of a system&#10;&#10;Description automatically generated"/>
                    <pic:cNvPicPr/>
                  </pic:nvPicPr>
                  <pic:blipFill>
                    <a:blip r:embed="rId56"/>
                    <a:stretch>
                      <a:fillRect/>
                    </a:stretch>
                  </pic:blipFill>
                  <pic:spPr>
                    <a:xfrm>
                      <a:off x="0" y="0"/>
                      <a:ext cx="4257706" cy="3805265"/>
                    </a:xfrm>
                    <a:prstGeom prst="rect">
                      <a:avLst/>
                    </a:prstGeom>
                  </pic:spPr>
                </pic:pic>
              </a:graphicData>
            </a:graphic>
          </wp:inline>
        </w:drawing>
      </w:r>
    </w:p>
    <w:p w14:paraId="49B4EB9A" w14:textId="77777777" w:rsidR="002F59FB" w:rsidRDefault="002F59FB" w:rsidP="002F59FB">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933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022"/>
        <w:gridCol w:w="1023"/>
        <w:gridCol w:w="7285"/>
      </w:tblGrid>
      <w:tr w:rsidR="002F59FB" w14:paraId="46D32D9C" w14:textId="77777777" w:rsidTr="00DC35D8">
        <w:trPr>
          <w:trHeight w:val="253"/>
        </w:trPr>
        <w:tc>
          <w:tcPr>
            <w:tcW w:w="1022" w:type="dxa"/>
            <w:shd w:val="clear" w:color="auto" w:fill="D9D9D9"/>
          </w:tcPr>
          <w:p w14:paraId="3CBF3EC6" w14:textId="77777777" w:rsidR="002F59FB" w:rsidRDefault="002F59FB" w:rsidP="00DC35D8">
            <w:pPr>
              <w:rPr>
                <w:b/>
              </w:rPr>
            </w:pPr>
            <w:r>
              <w:rPr>
                <w:b/>
              </w:rPr>
              <w:t>Step</w:t>
            </w:r>
          </w:p>
        </w:tc>
        <w:tc>
          <w:tcPr>
            <w:tcW w:w="1023" w:type="dxa"/>
            <w:shd w:val="clear" w:color="auto" w:fill="D9D9D9"/>
          </w:tcPr>
          <w:p w14:paraId="0FD804E1" w14:textId="77777777" w:rsidR="002F59FB" w:rsidRDefault="002F59FB" w:rsidP="00DC35D8">
            <w:pPr>
              <w:rPr>
                <w:b/>
              </w:rPr>
            </w:pPr>
            <w:r>
              <w:rPr>
                <w:b/>
              </w:rPr>
              <w:t>BR Code</w:t>
            </w:r>
          </w:p>
        </w:tc>
        <w:tc>
          <w:tcPr>
            <w:tcW w:w="7285" w:type="dxa"/>
            <w:shd w:val="clear" w:color="auto" w:fill="D9D9D9"/>
          </w:tcPr>
          <w:p w14:paraId="6D3FE222" w14:textId="77777777" w:rsidR="002F59FB" w:rsidRDefault="002F59FB" w:rsidP="00DC35D8">
            <w:pPr>
              <w:rPr>
                <w:b/>
              </w:rPr>
            </w:pPr>
            <w:r>
              <w:rPr>
                <w:b/>
              </w:rPr>
              <w:t>Description</w:t>
            </w:r>
          </w:p>
        </w:tc>
      </w:tr>
      <w:tr w:rsidR="002F59FB" w14:paraId="169F7AB8" w14:textId="77777777" w:rsidTr="00DC35D8">
        <w:trPr>
          <w:trHeight w:val="253"/>
        </w:trPr>
        <w:tc>
          <w:tcPr>
            <w:tcW w:w="1022" w:type="dxa"/>
          </w:tcPr>
          <w:p w14:paraId="2E898BDF" w14:textId="77777777" w:rsidR="002F59FB" w:rsidRDefault="002F59FB" w:rsidP="00DC35D8">
            <w:r>
              <w:t>(2)</w:t>
            </w:r>
          </w:p>
        </w:tc>
        <w:tc>
          <w:tcPr>
            <w:tcW w:w="1023" w:type="dxa"/>
            <w:shd w:val="clear" w:color="auto" w:fill="auto"/>
          </w:tcPr>
          <w:p w14:paraId="6DC7A773" w14:textId="73493C25" w:rsidR="002F59FB" w:rsidRDefault="002F59FB" w:rsidP="00DC35D8">
            <w:pPr>
              <w:pStyle w:val="Caption"/>
            </w:pPr>
            <w:r>
              <w:t xml:space="preserve">BR </w:t>
            </w:r>
            <w:r>
              <w:fldChar w:fldCharType="begin"/>
            </w:r>
            <w:r>
              <w:instrText xml:space="preserve"> SEQ BR \* ARABIC </w:instrText>
            </w:r>
            <w:r>
              <w:fldChar w:fldCharType="separate"/>
            </w:r>
            <w:r w:rsidR="00201D76">
              <w:rPr>
                <w:noProof/>
              </w:rPr>
              <w:t>33</w:t>
            </w:r>
            <w:r>
              <w:fldChar w:fldCharType="end"/>
            </w:r>
          </w:p>
          <w:p w14:paraId="1F6FE4E2" w14:textId="77777777" w:rsidR="002F59FB" w:rsidRDefault="002F59FB" w:rsidP="00DC35D8"/>
        </w:tc>
        <w:tc>
          <w:tcPr>
            <w:tcW w:w="7285" w:type="dxa"/>
            <w:shd w:val="clear" w:color="auto" w:fill="auto"/>
          </w:tcPr>
          <w:p w14:paraId="22AC808E" w14:textId="77777777" w:rsidR="002F59FB" w:rsidRDefault="002F59FB" w:rsidP="00DC35D8">
            <w:pPr>
              <w:rPr>
                <w:b/>
                <w:u w:val="single"/>
              </w:rPr>
            </w:pPr>
            <w:r>
              <w:rPr>
                <w:b/>
                <w:u w:val="single"/>
              </w:rPr>
              <w:t>Screen Displaying Rules:</w:t>
            </w:r>
          </w:p>
          <w:p w14:paraId="4ECC81E1" w14:textId="77777777" w:rsidR="002F59FB" w:rsidRPr="008E4A8B" w:rsidRDefault="002F59FB" w:rsidP="00DC35D8">
            <w:pPr>
              <w:pBdr>
                <w:top w:val="nil"/>
                <w:left w:val="nil"/>
                <w:bottom w:val="nil"/>
                <w:right w:val="nil"/>
                <w:between w:val="nil"/>
              </w:pBdr>
              <w:rPr>
                <w:b/>
                <w:u w:val="single"/>
                <w:lang w:val="vi-VN"/>
              </w:rPr>
            </w:pPr>
            <w:proofErr w:type="spellStart"/>
            <w:r>
              <w:t>Hệ</w:t>
            </w:r>
            <w:proofErr w:type="spellEnd"/>
            <w:r>
              <w:t xml:space="preserve"> </w:t>
            </w:r>
            <w:proofErr w:type="spellStart"/>
            <w:r>
              <w:t>thống</w:t>
            </w:r>
            <w:proofErr w:type="spellEnd"/>
            <w:r>
              <w:t xml:space="preserve"> </w:t>
            </w:r>
            <w:proofErr w:type="spellStart"/>
            <w:r>
              <w:t>tải</w:t>
            </w:r>
            <w:proofErr w:type="spellEnd"/>
            <w:r>
              <w:t xml:space="preserve"> </w:t>
            </w:r>
            <w:proofErr w:type="spellStart"/>
            <w:r>
              <w:t>màn</w:t>
            </w:r>
            <w:proofErr w:type="spellEnd"/>
            <w:r>
              <w:t xml:space="preserve"> </w:t>
            </w:r>
            <w:proofErr w:type="spellStart"/>
            <w:r>
              <w:t>hình</w:t>
            </w:r>
            <w:proofErr w:type="spellEnd"/>
            <w:r>
              <w:t xml:space="preserve">: </w:t>
            </w:r>
            <w:r>
              <w:rPr>
                <w:lang w:val="vi-VN"/>
              </w:rPr>
              <w:t>&lt;&lt;Danh sách đơn nhập kho&gt;&gt; OR &lt;&lt;Danh sách đơn xuất kho</w:t>
            </w:r>
          </w:p>
        </w:tc>
      </w:tr>
      <w:tr w:rsidR="002F59FB" w14:paraId="7F577570" w14:textId="77777777" w:rsidTr="00DC35D8">
        <w:trPr>
          <w:trHeight w:val="253"/>
        </w:trPr>
        <w:tc>
          <w:tcPr>
            <w:tcW w:w="1022" w:type="dxa"/>
          </w:tcPr>
          <w:p w14:paraId="7F33A07C" w14:textId="77777777" w:rsidR="002F59FB" w:rsidRDefault="002F59FB" w:rsidP="00DC35D8">
            <w:r>
              <w:t>(2)</w:t>
            </w:r>
          </w:p>
        </w:tc>
        <w:tc>
          <w:tcPr>
            <w:tcW w:w="1023" w:type="dxa"/>
            <w:shd w:val="clear" w:color="auto" w:fill="auto"/>
          </w:tcPr>
          <w:p w14:paraId="7AA0A55C" w14:textId="199EFAC2" w:rsidR="002F59FB" w:rsidRDefault="002F59FB" w:rsidP="00DC35D8">
            <w:pPr>
              <w:pStyle w:val="Caption"/>
            </w:pPr>
            <w:r>
              <w:t xml:space="preserve">BR </w:t>
            </w:r>
            <w:r>
              <w:fldChar w:fldCharType="begin"/>
            </w:r>
            <w:r>
              <w:instrText xml:space="preserve"> SEQ BR \* ARABIC </w:instrText>
            </w:r>
            <w:r>
              <w:fldChar w:fldCharType="separate"/>
            </w:r>
            <w:r w:rsidR="00201D76">
              <w:rPr>
                <w:noProof/>
              </w:rPr>
              <w:t>34</w:t>
            </w:r>
            <w:r>
              <w:fldChar w:fldCharType="end"/>
            </w:r>
          </w:p>
          <w:p w14:paraId="7FF4C569" w14:textId="77777777" w:rsidR="002F59FB" w:rsidRDefault="002F59FB" w:rsidP="00DC35D8"/>
        </w:tc>
        <w:tc>
          <w:tcPr>
            <w:tcW w:w="7285" w:type="dxa"/>
            <w:shd w:val="clear" w:color="auto" w:fill="auto"/>
          </w:tcPr>
          <w:p w14:paraId="6C464B3F" w14:textId="3B925C72" w:rsidR="002F59FB" w:rsidRDefault="00F23515" w:rsidP="00DC35D8">
            <w:pPr>
              <w:rPr>
                <w:b/>
                <w:u w:val="single"/>
              </w:rPr>
            </w:pPr>
            <w:r>
              <w:rPr>
                <w:b/>
                <w:u w:val="single"/>
              </w:rPr>
              <w:t>Searching</w:t>
            </w:r>
            <w:r w:rsidR="002F59FB" w:rsidRPr="0034728D">
              <w:rPr>
                <w:b/>
                <w:u w:val="single"/>
              </w:rPr>
              <w:t xml:space="preserve"> rules</w:t>
            </w:r>
            <w:r w:rsidR="002F59FB">
              <w:rPr>
                <w:b/>
                <w:u w:val="single"/>
              </w:rPr>
              <w:t>:</w:t>
            </w:r>
          </w:p>
          <w:p w14:paraId="5FC1A4B3" w14:textId="77777777" w:rsidR="002F59FB" w:rsidRDefault="002F59FB" w:rsidP="00DC35D8">
            <w:pPr>
              <w:pStyle w:val="BulletList1"/>
            </w:pPr>
            <w:proofErr w:type="spellStart"/>
            <w:r>
              <w:t>Hệ</w:t>
            </w:r>
            <w:proofErr w:type="spellEnd"/>
            <w:r>
              <w:t xml:space="preserve"> </w:t>
            </w:r>
            <w:proofErr w:type="spellStart"/>
            <w:r>
              <w:t>thống</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lọc</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csdl</w:t>
            </w:r>
            <w:proofErr w:type="spellEnd"/>
            <w:r>
              <w:t xml:space="preserve"> </w:t>
            </w:r>
            <w:proofErr w:type="spellStart"/>
            <w:r>
              <w:t>theo</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chí</w:t>
            </w:r>
            <w:proofErr w:type="spellEnd"/>
            <w:r>
              <w:t xml:space="preserve"> </w:t>
            </w:r>
            <w:proofErr w:type="spellStart"/>
            <w:r>
              <w:t>sau</w:t>
            </w:r>
            <w:proofErr w:type="spellEnd"/>
            <w:r>
              <w:t>:</w:t>
            </w:r>
          </w:p>
          <w:p w14:paraId="22D847C3" w14:textId="77777777" w:rsidR="002F59FB" w:rsidRPr="00F30AD1" w:rsidRDefault="002F59FB" w:rsidP="002F59FB">
            <w:pPr>
              <w:keepNext/>
              <w:numPr>
                <w:ilvl w:val="0"/>
                <w:numId w:val="59"/>
              </w:numPr>
              <w:pBdr>
                <w:top w:val="nil"/>
                <w:left w:val="nil"/>
                <w:bottom w:val="nil"/>
                <w:right w:val="nil"/>
                <w:between w:val="nil"/>
              </w:pBdr>
              <w:ind w:right="28"/>
            </w:pPr>
            <w:proofErr w:type="spellStart"/>
            <w:r>
              <w:rPr>
                <w:color w:val="000000"/>
              </w:rPr>
              <w:lastRenderedPageBreak/>
              <w:t>Nếu</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Mã</w:t>
            </w:r>
            <w:proofErr w:type="spellEnd"/>
            <w:r>
              <w:rPr>
                <w:color w:val="000000"/>
                <w:lang w:val="vi-VN"/>
              </w:rPr>
              <w:t xml:space="preserve"> đơn vận chuyển</w:t>
            </w:r>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mà</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trên</w:t>
            </w:r>
            <w:proofErr w:type="spellEnd"/>
            <w:r>
              <w:rPr>
                <w:color w:val="000000"/>
              </w:rPr>
              <w:t xml:space="preserve"> form.</w:t>
            </w:r>
          </w:p>
          <w:p w14:paraId="5E45CA6C" w14:textId="77777777" w:rsidR="002F59FB" w:rsidRDefault="002F59FB" w:rsidP="002F59FB">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Thời</w:t>
            </w:r>
            <w:proofErr w:type="spellEnd"/>
            <w:r>
              <w:rPr>
                <w:color w:val="000000"/>
                <w:lang w:val="vi-VN"/>
              </w:rPr>
              <w:t xml:space="preserve"> gian dự kiến giao</w:t>
            </w:r>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mà</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trên</w:t>
            </w:r>
            <w:proofErr w:type="spellEnd"/>
            <w:r>
              <w:rPr>
                <w:color w:val="000000"/>
              </w:rPr>
              <w:t xml:space="preserve"> form.</w:t>
            </w:r>
          </w:p>
          <w:p w14:paraId="36736F1F" w14:textId="77777777" w:rsidR="002F59FB" w:rsidRPr="00C9123D" w:rsidRDefault="002F59FB" w:rsidP="002F59FB">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Trạng</w:t>
            </w:r>
            <w:proofErr w:type="spellEnd"/>
            <w:r>
              <w:rPr>
                <w:color w:val="000000"/>
                <w:lang w:val="vi-VN"/>
              </w:rPr>
              <w:t xml:space="preserve"> thái</w:t>
            </w:r>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mà</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trên</w:t>
            </w:r>
            <w:proofErr w:type="spellEnd"/>
            <w:r>
              <w:rPr>
                <w:color w:val="000000"/>
              </w:rPr>
              <w:t xml:space="preserve"> form.</w:t>
            </w:r>
          </w:p>
          <w:p w14:paraId="057AC298" w14:textId="77777777" w:rsidR="002F59FB" w:rsidRDefault="002F59FB" w:rsidP="002F59FB">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Loại</w:t>
            </w:r>
            <w:proofErr w:type="spellEnd"/>
            <w:r>
              <w:rPr>
                <w:color w:val="000000"/>
                <w:lang w:val="vi-VN"/>
              </w:rPr>
              <w:t xml:space="preserve"> đơn</w:t>
            </w:r>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mà</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trên</w:t>
            </w:r>
            <w:proofErr w:type="spellEnd"/>
            <w:r>
              <w:rPr>
                <w:color w:val="000000"/>
              </w:rPr>
              <w:t xml:space="preserve"> form.</w:t>
            </w:r>
          </w:p>
          <w:p w14:paraId="5187FBE3" w14:textId="77777777" w:rsidR="002F59FB" w:rsidRDefault="002F59FB" w:rsidP="002F59FB">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nhập</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chí</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phù</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toàn</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chí</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bên</w:t>
            </w:r>
            <w:proofErr w:type="spellEnd"/>
            <w:r>
              <w:rPr>
                <w:color w:val="000000"/>
              </w:rPr>
              <w:t xml:space="preserve"> </w:t>
            </w:r>
            <w:proofErr w:type="spellStart"/>
            <w:r>
              <w:rPr>
                <w:color w:val="000000"/>
              </w:rPr>
              <w:t>trên</w:t>
            </w:r>
            <w:proofErr w:type="spellEnd"/>
            <w:r>
              <w:rPr>
                <w:color w:val="000000"/>
              </w:rPr>
              <w:t>.</w:t>
            </w:r>
          </w:p>
          <w:p w14:paraId="68D715EB" w14:textId="77777777" w:rsidR="002F59FB" w:rsidRPr="004E3786" w:rsidRDefault="002F59FB" w:rsidP="002F59FB">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không</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nào</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chí</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toàn</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bản</w:t>
            </w:r>
            <w:proofErr w:type="spellEnd"/>
            <w:r>
              <w:rPr>
                <w:color w:val="000000"/>
                <w:lang w:val="vi-VN"/>
              </w:rPr>
              <w:t xml:space="preserve"> ghi.</w:t>
            </w:r>
          </w:p>
          <w:p w14:paraId="1E70CC23" w14:textId="7372ADA1" w:rsidR="002F59FB" w:rsidRDefault="002F59FB" w:rsidP="00DC35D8">
            <w:pPr>
              <w:pStyle w:val="BulletList1"/>
            </w:pPr>
            <w:proofErr w:type="spellStart"/>
            <w:r>
              <w:t>Nếu</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bất</w:t>
            </w:r>
            <w:proofErr w:type="spellEnd"/>
            <w:r>
              <w:t xml:space="preserve"> </w:t>
            </w:r>
            <w:proofErr w:type="spellStart"/>
            <w:r>
              <w:t>kỳ</w:t>
            </w:r>
            <w:proofErr w:type="spellEnd"/>
            <w:r>
              <w:t xml:space="preserve"> </w:t>
            </w:r>
            <w:proofErr w:type="spellStart"/>
            <w:r>
              <w:t>bản</w:t>
            </w:r>
            <w:proofErr w:type="spellEnd"/>
            <w:r>
              <w:t xml:space="preserve"> </w:t>
            </w:r>
            <w:proofErr w:type="spellStart"/>
            <w:r>
              <w:t>ghi</w:t>
            </w:r>
            <w:proofErr w:type="spellEnd"/>
            <w:r>
              <w:t xml:space="preserve"> </w:t>
            </w:r>
            <w:proofErr w:type="spellStart"/>
            <w:r>
              <w:t>nào</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tiêu</w:t>
            </w:r>
            <w:proofErr w:type="spellEnd"/>
            <w:r>
              <w:t xml:space="preserve"> </w:t>
            </w:r>
            <w:proofErr w:type="spellStart"/>
            <w:r>
              <w:t>chí</w:t>
            </w:r>
            <w:proofErr w:type="spellEnd"/>
            <w:r>
              <w:t xml:space="preserve"> </w:t>
            </w:r>
            <w:proofErr w:type="spellStart"/>
            <w:r>
              <w:t>bên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xuống</w:t>
            </w:r>
            <w:proofErr w:type="spellEnd"/>
            <w:r>
              <w:t xml:space="preserve"> section “Danh </w:t>
            </w:r>
            <w:proofErr w:type="spellStart"/>
            <w:r>
              <w:t>sách</w:t>
            </w:r>
            <w:proofErr w:type="spellEnd"/>
            <w:r>
              <w:t xml:space="preserve"> </w:t>
            </w:r>
            <w:proofErr w:type="spellStart"/>
            <w:r>
              <w:t>kết</w:t>
            </w:r>
            <w:proofErr w:type="spellEnd"/>
            <w:r>
              <w:rPr>
                <w:lang w:val="vi-VN"/>
              </w:rPr>
              <w:t xml:space="preserve"> quả</w:t>
            </w:r>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r>
              <w:t xml:space="preserve"> </w:t>
            </w:r>
            <w:r>
              <w:fldChar w:fldCharType="begin"/>
            </w:r>
            <w:r>
              <w:instrText xml:space="preserve"> REF _Ref151993324 \h </w:instrText>
            </w:r>
            <w:r>
              <w:fldChar w:fldCharType="separate"/>
            </w:r>
            <w:proofErr w:type="spellStart"/>
            <w:r w:rsidR="00201D76" w:rsidRPr="00201D76">
              <w:t>Màn</w:t>
            </w:r>
            <w:proofErr w:type="spellEnd"/>
            <w:r w:rsidR="00201D76" w:rsidRPr="00201D76">
              <w:t xml:space="preserve"> </w:t>
            </w:r>
            <w:proofErr w:type="spellStart"/>
            <w:r w:rsidR="00201D76" w:rsidRPr="00201D76">
              <w:t>hình</w:t>
            </w:r>
            <w:proofErr w:type="spellEnd"/>
            <w:r w:rsidR="00201D76" w:rsidRPr="00201D76">
              <w:t xml:space="preserve"> </w:t>
            </w:r>
            <w:proofErr w:type="spellStart"/>
            <w:r w:rsidR="00201D76" w:rsidRPr="00201D76">
              <w:t>danh</w:t>
            </w:r>
            <w:proofErr w:type="spellEnd"/>
            <w:r w:rsidR="00201D76" w:rsidRPr="00201D76">
              <w:t xml:space="preserve"> </w:t>
            </w:r>
            <w:proofErr w:type="spellStart"/>
            <w:r w:rsidR="00201D76" w:rsidRPr="00201D76">
              <w:t>sách</w:t>
            </w:r>
            <w:proofErr w:type="spellEnd"/>
            <w:r w:rsidR="00201D76" w:rsidRPr="00201D76">
              <w:t xml:space="preserve"> </w:t>
            </w:r>
            <w:proofErr w:type="spellStart"/>
            <w:r w:rsidR="00201D76" w:rsidRPr="00201D76">
              <w:t>đơn</w:t>
            </w:r>
            <w:proofErr w:type="spellEnd"/>
            <w:r w:rsidR="00201D76" w:rsidRPr="00201D76">
              <w:t xml:space="preserve"> </w:t>
            </w:r>
            <w:proofErr w:type="spellStart"/>
            <w:r w:rsidR="00201D76" w:rsidRPr="00201D76">
              <w:t>xuất</w:t>
            </w:r>
            <w:proofErr w:type="spellEnd"/>
            <w:r w:rsidR="00201D76" w:rsidRPr="00201D76">
              <w:t>/</w:t>
            </w:r>
            <w:proofErr w:type="spellStart"/>
            <w:r w:rsidR="00201D76" w:rsidRPr="00201D76">
              <w:t>nhập</w:t>
            </w:r>
            <w:proofErr w:type="spellEnd"/>
            <w:r w:rsidR="00201D76" w:rsidRPr="00201D76">
              <w:t xml:space="preserve"> </w:t>
            </w:r>
            <w:proofErr w:type="spellStart"/>
            <w:r w:rsidR="00201D76" w:rsidRPr="00201D76">
              <w:t>kho</w:t>
            </w:r>
            <w:proofErr w:type="spellEnd"/>
            <w:r>
              <w:fldChar w:fldCharType="end"/>
            </w:r>
          </w:p>
          <w:p w14:paraId="6854268A" w14:textId="77777777" w:rsidR="002F59FB" w:rsidRPr="005B0D60" w:rsidRDefault="002F59FB" w:rsidP="00DC35D8">
            <w:pPr>
              <w:pStyle w:val="BulletList1"/>
              <w:keepNext/>
            </w:pPr>
            <w:proofErr w:type="spellStart"/>
            <w:r>
              <w:t>Ngoài</w:t>
            </w:r>
            <w:proofErr w:type="spellEnd"/>
            <w:r>
              <w:t xml:space="preserve"> </w:t>
            </w:r>
            <w:proofErr w:type="spellStart"/>
            <w:r>
              <w:t>ra</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“Not found”.</w:t>
            </w:r>
          </w:p>
        </w:tc>
      </w:tr>
      <w:tr w:rsidR="002F59FB" w14:paraId="2187AF9D" w14:textId="77777777" w:rsidTr="00DC35D8">
        <w:trPr>
          <w:trHeight w:val="253"/>
        </w:trPr>
        <w:tc>
          <w:tcPr>
            <w:tcW w:w="1022" w:type="dxa"/>
          </w:tcPr>
          <w:p w14:paraId="59414CD0" w14:textId="77777777" w:rsidR="002F59FB" w:rsidRDefault="002F59FB" w:rsidP="00DC35D8">
            <w:r>
              <w:lastRenderedPageBreak/>
              <w:t>(2)</w:t>
            </w:r>
          </w:p>
        </w:tc>
        <w:tc>
          <w:tcPr>
            <w:tcW w:w="1023" w:type="dxa"/>
            <w:shd w:val="clear" w:color="auto" w:fill="auto"/>
          </w:tcPr>
          <w:p w14:paraId="392C9C9B" w14:textId="6C58CC49" w:rsidR="002F59FB" w:rsidRDefault="002F59FB" w:rsidP="00DC35D8">
            <w:pPr>
              <w:pStyle w:val="Caption"/>
            </w:pPr>
            <w:r>
              <w:t xml:space="preserve">BR </w:t>
            </w:r>
            <w:r>
              <w:fldChar w:fldCharType="begin"/>
            </w:r>
            <w:r>
              <w:instrText xml:space="preserve"> SEQ BR \* ARABIC </w:instrText>
            </w:r>
            <w:r>
              <w:fldChar w:fldCharType="separate"/>
            </w:r>
            <w:r w:rsidR="00201D76">
              <w:rPr>
                <w:noProof/>
              </w:rPr>
              <w:t>35</w:t>
            </w:r>
            <w:r>
              <w:fldChar w:fldCharType="end"/>
            </w:r>
          </w:p>
          <w:p w14:paraId="7F80C65D" w14:textId="77777777" w:rsidR="002F59FB" w:rsidRDefault="002F59FB" w:rsidP="00DC35D8">
            <w:pPr>
              <w:pStyle w:val="Caption"/>
            </w:pPr>
          </w:p>
        </w:tc>
        <w:tc>
          <w:tcPr>
            <w:tcW w:w="7285" w:type="dxa"/>
            <w:shd w:val="clear" w:color="auto" w:fill="auto"/>
          </w:tcPr>
          <w:p w14:paraId="0A46D8BF" w14:textId="77777777" w:rsidR="002F59FB" w:rsidRDefault="002F59FB" w:rsidP="00DC35D8">
            <w:pPr>
              <w:rPr>
                <w:b/>
                <w:u w:val="single"/>
              </w:rPr>
            </w:pPr>
            <w:r>
              <w:rPr>
                <w:b/>
                <w:u w:val="single"/>
              </w:rPr>
              <w:t>Loading</w:t>
            </w:r>
            <w:r w:rsidRPr="0034728D">
              <w:rPr>
                <w:b/>
                <w:u w:val="single"/>
              </w:rPr>
              <w:t xml:space="preserve"> rules</w:t>
            </w:r>
            <w:r>
              <w:rPr>
                <w:b/>
                <w:u w:val="single"/>
              </w:rPr>
              <w:t>:</w:t>
            </w:r>
          </w:p>
          <w:p w14:paraId="5AF5CDB5" w14:textId="77777777" w:rsidR="002F59FB" w:rsidRDefault="002F59FB" w:rsidP="00DC35D8">
            <w:pPr>
              <w:pStyle w:val="NHBullet"/>
              <w:numPr>
                <w:ilvl w:val="0"/>
                <w:numId w:val="1"/>
              </w:numPr>
              <w:rPr>
                <w:rFonts w:cs="Arial"/>
                <w:lang w:val="en-US"/>
              </w:rPr>
            </w:pPr>
            <w:proofErr w:type="spellStart"/>
            <w:r>
              <w:rPr>
                <w:rFonts w:cs="Arial"/>
                <w:lang w:val="en-US"/>
              </w:rPr>
              <w:t>Phân</w:t>
            </w:r>
            <w:proofErr w:type="spellEnd"/>
            <w:r>
              <w:rPr>
                <w:rFonts w:cs="Arial"/>
                <w:lang w:val="vi-VN"/>
              </w:rPr>
              <w:t xml:space="preserve"> trang sử dụng 10 bản ghi/ trang</w:t>
            </w:r>
          </w:p>
          <w:p w14:paraId="22E18D0B" w14:textId="77777777" w:rsidR="002F59FB" w:rsidRPr="008F2D5E" w:rsidRDefault="002F59FB" w:rsidP="00DC35D8">
            <w:pPr>
              <w:pStyle w:val="NHBullet"/>
              <w:numPr>
                <w:ilvl w:val="0"/>
                <w:numId w:val="1"/>
              </w:numPr>
              <w:rPr>
                <w:rFonts w:cs="Arial"/>
                <w:lang w:val="en-US"/>
              </w:rPr>
            </w:pPr>
            <w:r w:rsidRPr="008F2D5E">
              <w:rPr>
                <w:rFonts w:cs="Arial"/>
                <w:lang w:val="en-US"/>
              </w:rPr>
              <w:t xml:space="preserve">Paging bar </w:t>
            </w:r>
            <w:r>
              <w:rPr>
                <w:rFonts w:cs="Arial"/>
                <w:lang w:val="en-US"/>
              </w:rPr>
              <w:t>as below</w:t>
            </w:r>
            <w:r w:rsidRPr="008F2D5E">
              <w:rPr>
                <w:rFonts w:cs="Arial"/>
                <w:lang w:val="en-US"/>
              </w:rPr>
              <w:t>:</w:t>
            </w:r>
          </w:p>
          <w:p w14:paraId="41ECB53D" w14:textId="77777777" w:rsidR="002F59FB" w:rsidRPr="008F2D5E" w:rsidRDefault="002F59FB" w:rsidP="00DC35D8">
            <w:pPr>
              <w:rPr>
                <w:rFonts w:eastAsia="MS PMincho" w:cs="Arial"/>
                <w:lang w:val="en-US" w:eastAsia="ja-JP"/>
              </w:rPr>
            </w:pPr>
            <w:r w:rsidRPr="00E35E82">
              <w:rPr>
                <w:rFonts w:cs="Arial"/>
                <w:noProof/>
                <w:lang w:val="en-US" w:eastAsia="ja-JP"/>
              </w:rPr>
              <w:drawing>
                <wp:inline distT="0" distB="0" distL="0" distR="0" wp14:anchorId="3ADA7CB7" wp14:editId="6AEF4E6C">
                  <wp:extent cx="4488815" cy="327660"/>
                  <wp:effectExtent l="0" t="0" r="6985" b="0"/>
                  <wp:docPr id="449019357" name="Picture 449019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0343" name=""/>
                          <pic:cNvPicPr/>
                        </pic:nvPicPr>
                        <pic:blipFill>
                          <a:blip r:embed="rId49"/>
                          <a:stretch>
                            <a:fillRect/>
                          </a:stretch>
                        </pic:blipFill>
                        <pic:spPr>
                          <a:xfrm>
                            <a:off x="0" y="0"/>
                            <a:ext cx="4488815" cy="327660"/>
                          </a:xfrm>
                          <a:prstGeom prst="rect">
                            <a:avLst/>
                          </a:prstGeom>
                        </pic:spPr>
                      </pic:pic>
                    </a:graphicData>
                  </a:graphic>
                </wp:inline>
              </w:drawing>
            </w:r>
          </w:p>
          <w:p w14:paraId="30F1C19F" w14:textId="77777777" w:rsidR="002F59FB" w:rsidRPr="00E35E82" w:rsidRDefault="002F59FB" w:rsidP="002F59FB">
            <w:pPr>
              <w:pStyle w:val="BRTitle"/>
              <w:numPr>
                <w:ilvl w:val="1"/>
                <w:numId w:val="6"/>
              </w:numPr>
              <w:spacing w:before="0" w:after="0" w:line="360" w:lineRule="auto"/>
              <w:rPr>
                <w:rFonts w:eastAsia="MS PMincho"/>
                <w:b w:val="0"/>
                <w:lang w:eastAsia="ja-JP"/>
              </w:rPr>
            </w:pPr>
            <w:r>
              <w:rPr>
                <w:rFonts w:eastAsia="MS PMincho"/>
                <w:b w:val="0"/>
                <w:lang w:val="vi-VN" w:eastAsia="ja-JP"/>
              </w:rPr>
              <w:t>“&lt;” chuyển hướng đến trang trước của trang hiện tại</w:t>
            </w:r>
          </w:p>
          <w:p w14:paraId="459DD025" w14:textId="77777777" w:rsidR="002F59FB" w:rsidRPr="00E35E82" w:rsidRDefault="002F59FB" w:rsidP="002F59FB">
            <w:pPr>
              <w:pStyle w:val="BRTitle"/>
              <w:numPr>
                <w:ilvl w:val="1"/>
                <w:numId w:val="6"/>
              </w:numPr>
              <w:spacing w:before="0" w:after="0" w:line="360" w:lineRule="auto"/>
              <w:rPr>
                <w:rFonts w:eastAsia="MS PMincho"/>
                <w:b w:val="0"/>
                <w:lang w:eastAsia="ja-JP"/>
              </w:rPr>
            </w:pPr>
            <w:r>
              <w:rPr>
                <w:rFonts w:eastAsia="MS PMincho"/>
                <w:b w:val="0"/>
                <w:lang w:val="vi-VN" w:eastAsia="ja-JP"/>
              </w:rPr>
              <w:t>“&gt;” chuyển hướng đến trang sau của trang hiện tại</w:t>
            </w:r>
          </w:p>
          <w:p w14:paraId="5246FE0C" w14:textId="77777777" w:rsidR="002F59FB" w:rsidRPr="00E35E82" w:rsidRDefault="002F59FB" w:rsidP="002F59FB">
            <w:pPr>
              <w:pStyle w:val="BRTitle"/>
              <w:numPr>
                <w:ilvl w:val="1"/>
                <w:numId w:val="6"/>
              </w:numPr>
              <w:spacing w:before="0" w:after="0" w:line="360" w:lineRule="auto"/>
              <w:rPr>
                <w:rFonts w:eastAsia="MS PMincho"/>
                <w:b w:val="0"/>
                <w:lang w:eastAsia="ja-JP"/>
              </w:rPr>
            </w:pPr>
            <w:r>
              <w:rPr>
                <w:rFonts w:eastAsia="MS PMincho"/>
                <w:b w:val="0"/>
                <w:lang w:val="vi-VN" w:eastAsia="ja-JP"/>
              </w:rPr>
              <w:t xml:space="preserve">NSD có thể chuyển đến trang bất kì khi click vào số </w:t>
            </w:r>
          </w:p>
          <w:p w14:paraId="088CEDB3" w14:textId="77777777" w:rsidR="002F59FB" w:rsidRPr="00E35E82" w:rsidRDefault="002F59FB" w:rsidP="002F59FB">
            <w:pPr>
              <w:pStyle w:val="BRTitle"/>
              <w:numPr>
                <w:ilvl w:val="1"/>
                <w:numId w:val="6"/>
              </w:numPr>
              <w:spacing w:before="0" w:after="0" w:line="360" w:lineRule="auto"/>
              <w:rPr>
                <w:rFonts w:eastAsia="MS PMincho"/>
                <w:b w:val="0"/>
                <w:lang w:eastAsia="ja-JP"/>
              </w:rPr>
            </w:pPr>
            <w:r>
              <w:rPr>
                <w:rFonts w:eastAsia="MS PMincho"/>
                <w:b w:val="0"/>
                <w:lang w:eastAsia="ja-JP"/>
              </w:rPr>
              <w:t>Hiển</w:t>
            </w:r>
            <w:r>
              <w:rPr>
                <w:rFonts w:eastAsia="MS PMincho"/>
                <w:b w:val="0"/>
                <w:lang w:val="vi-VN" w:eastAsia="ja-JP"/>
              </w:rPr>
              <w:t xml:space="preserve"> thị trên màn hình là bản ghi thứ bao nhiêu trên tổng số bao nhiêu bản ghi</w:t>
            </w:r>
          </w:p>
        </w:tc>
      </w:tr>
    </w:tbl>
    <w:p w14:paraId="2B1801D9" w14:textId="77777777" w:rsidR="002F59FB" w:rsidRPr="002F59FB" w:rsidRDefault="002F59FB" w:rsidP="002F59FB">
      <w:pPr>
        <w:rPr>
          <w:lang w:val="en-US" w:eastAsia="en-US"/>
        </w:rPr>
      </w:pPr>
    </w:p>
    <w:p w14:paraId="4BD9F022" w14:textId="495BEBEC" w:rsidR="00C65F54" w:rsidRDefault="00C65F54" w:rsidP="00C65F54">
      <w:pPr>
        <w:pStyle w:val="Heading3"/>
      </w:pPr>
      <w:bookmarkStart w:id="97" w:name="_Ref151971485"/>
      <w:bookmarkStart w:id="98" w:name="_Toc152340778"/>
      <w:r>
        <w:t>UC</w:t>
      </w:r>
      <w:r>
        <w:rPr>
          <w:lang w:val="vi-VN"/>
        </w:rPr>
        <w:t xml:space="preserve"> </w:t>
      </w:r>
      <w:r w:rsidR="008E2D9B">
        <w:rPr>
          <w:lang w:val="vi-VN"/>
        </w:rPr>
        <w:t>14</w:t>
      </w:r>
      <w:r>
        <w:rPr>
          <w:lang w:val="vi-VN"/>
        </w:rPr>
        <w:t xml:space="preserve">: </w:t>
      </w:r>
      <w:r>
        <w:t xml:space="preserve">Xem chi </w:t>
      </w:r>
      <w:proofErr w:type="spellStart"/>
      <w:r>
        <w:t>tiết</w:t>
      </w:r>
      <w:proofErr w:type="spellEnd"/>
      <w:r>
        <w:t xml:space="preserve"> </w:t>
      </w:r>
      <w:proofErr w:type="spellStart"/>
      <w:r>
        <w:t>đơn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vận</w:t>
      </w:r>
      <w:proofErr w:type="spellEnd"/>
      <w:r>
        <w:t xml:space="preserve"> </w:t>
      </w:r>
      <w:proofErr w:type="spellStart"/>
      <w:r>
        <w:t>chuyển</w:t>
      </w:r>
      <w:bookmarkEnd w:id="97"/>
      <w:bookmarkEnd w:id="98"/>
      <w:proofErr w:type="spellEnd"/>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2F59FB" w:rsidRPr="00516C12" w14:paraId="4B482ED6" w14:textId="77777777" w:rsidTr="00DC35D8">
        <w:tc>
          <w:tcPr>
            <w:tcW w:w="957" w:type="pct"/>
            <w:shd w:val="clear" w:color="auto" w:fill="D9D9D9" w:themeFill="background1" w:themeFillShade="D9"/>
          </w:tcPr>
          <w:p w14:paraId="210E1CBB" w14:textId="77777777" w:rsidR="002F59FB" w:rsidRPr="00516C12" w:rsidRDefault="002F59FB" w:rsidP="00DC35D8">
            <w:pPr>
              <w:rPr>
                <w:rFonts w:cs="Arial"/>
                <w:b/>
              </w:rPr>
            </w:pPr>
            <w:r w:rsidRPr="00516C12">
              <w:rPr>
                <w:rFonts w:cs="Arial"/>
                <w:b/>
              </w:rPr>
              <w:t>Objective</w:t>
            </w:r>
          </w:p>
        </w:tc>
        <w:tc>
          <w:tcPr>
            <w:tcW w:w="4043" w:type="pct"/>
          </w:tcPr>
          <w:p w14:paraId="35710135" w14:textId="049D0C1F" w:rsidR="002F59FB" w:rsidRPr="001F7134" w:rsidRDefault="002F59FB" w:rsidP="00DC35D8">
            <w:pPr>
              <w:rPr>
                <w:rFonts w:cs="Arial"/>
                <w:lang w:val="vi-VN"/>
              </w:rPr>
            </w:pPr>
            <w:proofErr w:type="spellStart"/>
            <w:r w:rsidRPr="003405A1">
              <w:t>Tính</w:t>
            </w:r>
            <w:proofErr w:type="spellEnd"/>
            <w:r w:rsidRPr="003405A1">
              <w:t xml:space="preserve"> </w:t>
            </w:r>
            <w:proofErr w:type="spellStart"/>
            <w:r w:rsidRPr="003405A1">
              <w:t>năng</w:t>
            </w:r>
            <w:proofErr w:type="spellEnd"/>
            <w:r w:rsidRPr="003405A1">
              <w:t xml:space="preserve"> </w:t>
            </w:r>
            <w:proofErr w:type="spellStart"/>
            <w:r w:rsidRPr="003405A1">
              <w:t>này</w:t>
            </w:r>
            <w:proofErr w:type="spellEnd"/>
            <w:r w:rsidRPr="003405A1">
              <w:t xml:space="preserve"> </w:t>
            </w:r>
            <w:proofErr w:type="spellStart"/>
            <w:r w:rsidRPr="003405A1">
              <w:t>cho</w:t>
            </w:r>
            <w:proofErr w:type="spellEnd"/>
            <w:r w:rsidRPr="003405A1">
              <w:t xml:space="preserve"> </w:t>
            </w:r>
            <w:proofErr w:type="spellStart"/>
            <w:r w:rsidRPr="003405A1">
              <w:t>phép</w:t>
            </w:r>
            <w:proofErr w:type="spellEnd"/>
            <w:r w:rsidRPr="003405A1">
              <w:t xml:space="preserve"> NSD </w:t>
            </w:r>
            <w:proofErr w:type="spellStart"/>
            <w:r w:rsidRPr="003405A1">
              <w:t>xem</w:t>
            </w:r>
            <w:proofErr w:type="spellEnd"/>
            <w:r w:rsidRPr="003405A1">
              <w:t xml:space="preserve"> </w:t>
            </w:r>
            <w:r>
              <w:t xml:space="preserve">chi </w:t>
            </w:r>
            <w:proofErr w:type="spellStart"/>
            <w:r>
              <w:t>tiết</w:t>
            </w:r>
            <w:proofErr w:type="spellEnd"/>
            <w:r w:rsidRPr="003405A1">
              <w:t xml:space="preserve"> </w:t>
            </w:r>
            <w:proofErr w:type="spellStart"/>
            <w:r w:rsidRPr="003405A1">
              <w:t>đơn</w:t>
            </w:r>
            <w:proofErr w:type="spellEnd"/>
            <w:r w:rsidRPr="003405A1">
              <w:t xml:space="preserve"> </w:t>
            </w:r>
            <w:proofErr w:type="spellStart"/>
            <w:r w:rsidR="001F7134">
              <w:t>yêu</w:t>
            </w:r>
            <w:proofErr w:type="spellEnd"/>
            <w:r w:rsidR="001F7134">
              <w:rPr>
                <w:lang w:val="vi-VN"/>
              </w:rPr>
              <w:t xml:space="preserve"> cầu vận chuyển</w:t>
            </w:r>
          </w:p>
        </w:tc>
      </w:tr>
      <w:tr w:rsidR="002F59FB" w:rsidRPr="00516C12" w14:paraId="0284F652" w14:textId="77777777" w:rsidTr="00DC35D8">
        <w:tc>
          <w:tcPr>
            <w:tcW w:w="957" w:type="pct"/>
            <w:shd w:val="clear" w:color="auto" w:fill="D9D9D9" w:themeFill="background1" w:themeFillShade="D9"/>
          </w:tcPr>
          <w:p w14:paraId="2B39A6C1" w14:textId="77777777" w:rsidR="002F59FB" w:rsidRPr="00516C12" w:rsidRDefault="002F59FB" w:rsidP="00DC35D8">
            <w:pPr>
              <w:rPr>
                <w:rFonts w:cs="Arial"/>
                <w:b/>
              </w:rPr>
            </w:pPr>
            <w:r w:rsidRPr="00516C12">
              <w:rPr>
                <w:rFonts w:cs="Arial"/>
                <w:b/>
              </w:rPr>
              <w:t>Actor</w:t>
            </w:r>
          </w:p>
        </w:tc>
        <w:tc>
          <w:tcPr>
            <w:tcW w:w="4043" w:type="pct"/>
          </w:tcPr>
          <w:p w14:paraId="5DBEF9E0" w14:textId="0CEC8DD5" w:rsidR="002F59FB" w:rsidRPr="00502F73" w:rsidRDefault="002F59FB" w:rsidP="00DC35D8">
            <w:pPr>
              <w:rPr>
                <w:rFonts w:cs="Arial"/>
                <w:lang w:val="vi-VN"/>
              </w:rPr>
            </w:pPr>
            <w:proofErr w:type="spellStart"/>
            <w:r>
              <w:t>Nhân</w:t>
            </w:r>
            <w:proofErr w:type="spellEnd"/>
            <w:r>
              <w:rPr>
                <w:lang w:val="vi-VN"/>
              </w:rPr>
              <w:t xml:space="preserve"> viên quản lý </w:t>
            </w:r>
            <w:r w:rsidR="004D1004">
              <w:rPr>
                <w:lang w:val="vi-VN"/>
              </w:rPr>
              <w:t>kho, System administrator</w:t>
            </w:r>
          </w:p>
        </w:tc>
      </w:tr>
      <w:tr w:rsidR="002F59FB" w:rsidRPr="00516C12" w14:paraId="6036177E" w14:textId="77777777" w:rsidTr="00DC35D8">
        <w:tc>
          <w:tcPr>
            <w:tcW w:w="957" w:type="pct"/>
            <w:shd w:val="clear" w:color="auto" w:fill="D9D9D9" w:themeFill="background1" w:themeFillShade="D9"/>
          </w:tcPr>
          <w:p w14:paraId="41EA6980" w14:textId="77777777" w:rsidR="002F59FB" w:rsidRPr="00516C12" w:rsidRDefault="002F59FB" w:rsidP="00DC35D8">
            <w:pPr>
              <w:rPr>
                <w:rFonts w:cs="Arial"/>
                <w:b/>
              </w:rPr>
            </w:pPr>
            <w:r w:rsidRPr="00516C12">
              <w:rPr>
                <w:rFonts w:cs="Arial"/>
                <w:b/>
              </w:rPr>
              <w:t>Trigger</w:t>
            </w:r>
          </w:p>
        </w:tc>
        <w:tc>
          <w:tcPr>
            <w:tcW w:w="4043" w:type="pct"/>
          </w:tcPr>
          <w:p w14:paraId="58DE38CE" w14:textId="105D296F" w:rsidR="002F59FB" w:rsidRPr="00C000DF" w:rsidRDefault="002F59FB" w:rsidP="00DC35D8">
            <w:pPr>
              <w:rPr>
                <w:rFonts w:cs="Arial"/>
              </w:rPr>
            </w:pPr>
            <w:r w:rsidRPr="003405A1">
              <w:t xml:space="preserve">User </w:t>
            </w:r>
            <w:proofErr w:type="spellStart"/>
            <w:r w:rsidRPr="003405A1">
              <w:t>chọn</w:t>
            </w:r>
            <w:proofErr w:type="spellEnd"/>
            <w:r w:rsidRPr="003405A1">
              <w:t xml:space="preserve"> </w:t>
            </w:r>
            <w:proofErr w:type="spellStart"/>
            <w:r w:rsidRPr="003405A1">
              <w:t>vào</w:t>
            </w:r>
            <w:proofErr w:type="spellEnd"/>
            <w:r w:rsidRPr="003405A1">
              <w:t xml:space="preserve"> icon “</w:t>
            </w:r>
            <w:proofErr w:type="spellStart"/>
            <w:r w:rsidRPr="003405A1">
              <w:t>xem</w:t>
            </w:r>
            <w:proofErr w:type="spellEnd"/>
            <w:r w:rsidRPr="003405A1">
              <w:t xml:space="preserve"> chi </w:t>
            </w:r>
            <w:proofErr w:type="spellStart"/>
            <w:r w:rsidRPr="003405A1">
              <w:t>tiết</w:t>
            </w:r>
            <w:proofErr w:type="spellEnd"/>
            <w:r w:rsidRPr="003405A1">
              <w:t xml:space="preserve"> “ </w:t>
            </w:r>
            <w:proofErr w:type="spellStart"/>
            <w:r w:rsidRPr="003405A1">
              <w:t>trên</w:t>
            </w:r>
            <w:proofErr w:type="spellEnd"/>
            <w:r w:rsidRPr="003405A1">
              <w:t xml:space="preserve"> &lt;&lt;</w:t>
            </w:r>
            <w:proofErr w:type="spellStart"/>
            <w:r w:rsidRPr="003405A1">
              <w:t>Màn</w:t>
            </w:r>
            <w:proofErr w:type="spellEnd"/>
            <w:r w:rsidRPr="003405A1">
              <w:t xml:space="preserve"> </w:t>
            </w:r>
            <w:proofErr w:type="spellStart"/>
            <w:r w:rsidRPr="003405A1">
              <w:t>hình</w:t>
            </w:r>
            <w:proofErr w:type="spellEnd"/>
            <w:r w:rsidRPr="003405A1">
              <w:t xml:space="preserve"> </w:t>
            </w:r>
            <w:proofErr w:type="spellStart"/>
            <w:r w:rsidRPr="003405A1">
              <w:t>danh</w:t>
            </w:r>
            <w:proofErr w:type="spellEnd"/>
            <w:r w:rsidRPr="003405A1">
              <w:t xml:space="preserve"> </w:t>
            </w:r>
            <w:proofErr w:type="spellStart"/>
            <w:r w:rsidRPr="003405A1">
              <w:t>sách</w:t>
            </w:r>
            <w:proofErr w:type="spellEnd"/>
            <w:r w:rsidRPr="003405A1">
              <w:t xml:space="preserve"> </w:t>
            </w:r>
            <w:proofErr w:type="spellStart"/>
            <w:r>
              <w:t>đơn</w:t>
            </w:r>
            <w:proofErr w:type="spellEnd"/>
            <w:r>
              <w:rPr>
                <w:lang w:val="vi-VN"/>
              </w:rPr>
              <w:t xml:space="preserve"> </w:t>
            </w:r>
            <w:r w:rsidR="001F7134">
              <w:rPr>
                <w:lang w:val="vi-VN"/>
              </w:rPr>
              <w:t>yêu cầu vận chuyển</w:t>
            </w:r>
            <w:r w:rsidRPr="003405A1">
              <w:t>&gt;&gt;</w:t>
            </w:r>
          </w:p>
        </w:tc>
      </w:tr>
      <w:tr w:rsidR="002F59FB" w:rsidRPr="00516C12" w14:paraId="7AFA396D" w14:textId="77777777" w:rsidTr="00DC35D8">
        <w:tc>
          <w:tcPr>
            <w:tcW w:w="957" w:type="pct"/>
            <w:shd w:val="clear" w:color="auto" w:fill="D9D9D9" w:themeFill="background1" w:themeFillShade="D9"/>
          </w:tcPr>
          <w:p w14:paraId="163022C1" w14:textId="77777777" w:rsidR="002F59FB" w:rsidRPr="00516C12" w:rsidRDefault="002F59FB" w:rsidP="00DC35D8">
            <w:pPr>
              <w:rPr>
                <w:rFonts w:cs="Arial"/>
                <w:b/>
              </w:rPr>
            </w:pPr>
            <w:r w:rsidRPr="00516C12">
              <w:rPr>
                <w:rFonts w:cs="Arial"/>
                <w:b/>
              </w:rPr>
              <w:t>Pre-conditions</w:t>
            </w:r>
          </w:p>
        </w:tc>
        <w:tc>
          <w:tcPr>
            <w:tcW w:w="4043" w:type="pct"/>
          </w:tcPr>
          <w:p w14:paraId="4FB201C1" w14:textId="77777777" w:rsidR="002F59FB" w:rsidRPr="00516C12" w:rsidRDefault="002F59FB" w:rsidP="00DC35D8">
            <w:pPr>
              <w:pStyle w:val="BulletList1"/>
              <w:numPr>
                <w:ilvl w:val="0"/>
                <w:numId w:val="0"/>
              </w:numPr>
              <w:spacing w:line="360" w:lineRule="auto"/>
            </w:pPr>
            <w:r w:rsidRPr="003405A1">
              <w:t xml:space="preserve">User logged in </w:t>
            </w:r>
            <w:proofErr w:type="spellStart"/>
            <w:r w:rsidRPr="003405A1">
              <w:t>vào</w:t>
            </w:r>
            <w:proofErr w:type="spellEnd"/>
            <w:r w:rsidRPr="003405A1">
              <w:t xml:space="preserve"> </w:t>
            </w:r>
            <w:proofErr w:type="spellStart"/>
            <w:r w:rsidRPr="003405A1">
              <w:t>hệ</w:t>
            </w:r>
            <w:proofErr w:type="spellEnd"/>
            <w:r w:rsidRPr="003405A1">
              <w:t xml:space="preserve"> </w:t>
            </w:r>
            <w:proofErr w:type="spellStart"/>
            <w:r w:rsidRPr="003405A1">
              <w:t>thống</w:t>
            </w:r>
            <w:proofErr w:type="spellEnd"/>
            <w:r w:rsidRPr="003405A1">
              <w:t xml:space="preserve"> </w:t>
            </w:r>
            <w:proofErr w:type="spellStart"/>
            <w:r w:rsidRPr="003405A1">
              <w:t>với</w:t>
            </w:r>
            <w:proofErr w:type="spellEnd"/>
            <w:r w:rsidRPr="003405A1">
              <w:t xml:space="preserve"> actor </w:t>
            </w:r>
            <w:proofErr w:type="spellStart"/>
            <w:r w:rsidRPr="003405A1">
              <w:t>bên</w:t>
            </w:r>
            <w:proofErr w:type="spellEnd"/>
            <w:r w:rsidRPr="003405A1">
              <w:t xml:space="preserve"> </w:t>
            </w:r>
            <w:proofErr w:type="spellStart"/>
            <w:r w:rsidRPr="003405A1">
              <w:t>trên</w:t>
            </w:r>
            <w:proofErr w:type="spellEnd"/>
            <w:r w:rsidRPr="003405A1">
              <w:t>.</w:t>
            </w:r>
          </w:p>
        </w:tc>
      </w:tr>
      <w:tr w:rsidR="002F59FB" w:rsidRPr="00516C12" w14:paraId="44EE4703" w14:textId="77777777" w:rsidTr="00DC35D8">
        <w:tc>
          <w:tcPr>
            <w:tcW w:w="957" w:type="pct"/>
            <w:shd w:val="clear" w:color="auto" w:fill="D9D9D9" w:themeFill="background1" w:themeFillShade="D9"/>
          </w:tcPr>
          <w:p w14:paraId="6C7A1583" w14:textId="77777777" w:rsidR="002F59FB" w:rsidRPr="00516C12" w:rsidRDefault="002F59FB" w:rsidP="00DC35D8">
            <w:pPr>
              <w:rPr>
                <w:rFonts w:cs="Arial"/>
                <w:b/>
              </w:rPr>
            </w:pPr>
            <w:r w:rsidRPr="00516C12">
              <w:rPr>
                <w:rFonts w:cs="Arial"/>
                <w:b/>
              </w:rPr>
              <w:lastRenderedPageBreak/>
              <w:t>Post-condition</w:t>
            </w:r>
          </w:p>
        </w:tc>
        <w:tc>
          <w:tcPr>
            <w:tcW w:w="4043" w:type="pct"/>
          </w:tcPr>
          <w:p w14:paraId="229839CE" w14:textId="28DB854D" w:rsidR="002F59FB" w:rsidRPr="00516C12" w:rsidRDefault="002F59FB" w:rsidP="00DC35D8">
            <w:pPr>
              <w:rPr>
                <w:rFonts w:cs="Arial"/>
              </w:rPr>
            </w:pPr>
            <w:r w:rsidRPr="003405A1">
              <w:t xml:space="preserve">Thông tin chi </w:t>
            </w:r>
            <w:proofErr w:type="spellStart"/>
            <w:r w:rsidRPr="003405A1">
              <w:t>tiết</w:t>
            </w:r>
            <w:proofErr w:type="spellEnd"/>
            <w:r w:rsidRPr="003405A1">
              <w:t xml:space="preserve"> </w:t>
            </w:r>
            <w:proofErr w:type="spellStart"/>
            <w:r w:rsidRPr="003405A1">
              <w:t>của</w:t>
            </w:r>
            <w:proofErr w:type="spellEnd"/>
            <w:r w:rsidRPr="003405A1">
              <w:t xml:space="preserve"> </w:t>
            </w:r>
            <w:proofErr w:type="spellStart"/>
            <w:r w:rsidRPr="003405A1">
              <w:t>đơn</w:t>
            </w:r>
            <w:proofErr w:type="spellEnd"/>
            <w:r w:rsidRPr="003405A1">
              <w:t xml:space="preserve"> </w:t>
            </w:r>
            <w:proofErr w:type="spellStart"/>
            <w:r w:rsidR="001F7134">
              <w:t>đơn</w:t>
            </w:r>
            <w:proofErr w:type="spellEnd"/>
            <w:r w:rsidR="001F7134">
              <w:rPr>
                <w:lang w:val="vi-VN"/>
              </w:rPr>
              <w:t xml:space="preserve"> yêu cầu vận chuyển</w:t>
            </w:r>
            <w:r w:rsidRPr="003405A1">
              <w:t xml:space="preserve"> </w:t>
            </w:r>
            <w:proofErr w:type="spellStart"/>
            <w:r w:rsidRPr="003405A1">
              <w:t>được</w:t>
            </w:r>
            <w:proofErr w:type="spellEnd"/>
            <w:r w:rsidRPr="003405A1">
              <w:t xml:space="preserve"> </w:t>
            </w:r>
            <w:proofErr w:type="spellStart"/>
            <w:r w:rsidRPr="003405A1">
              <w:t>chọn</w:t>
            </w:r>
            <w:proofErr w:type="spellEnd"/>
            <w:r w:rsidRPr="003405A1">
              <w:t xml:space="preserve"> </w:t>
            </w:r>
            <w:proofErr w:type="spellStart"/>
            <w:r w:rsidRPr="003405A1">
              <w:t>được</w:t>
            </w:r>
            <w:proofErr w:type="spellEnd"/>
            <w:r w:rsidRPr="003405A1">
              <w:t xml:space="preserve"> </w:t>
            </w:r>
            <w:proofErr w:type="spellStart"/>
            <w:r w:rsidRPr="003405A1">
              <w:t>hiển</w:t>
            </w:r>
            <w:proofErr w:type="spellEnd"/>
            <w:r w:rsidRPr="003405A1">
              <w:t xml:space="preserve"> </w:t>
            </w:r>
            <w:proofErr w:type="spellStart"/>
            <w:r w:rsidRPr="003405A1">
              <w:t>thị</w:t>
            </w:r>
            <w:proofErr w:type="spellEnd"/>
            <w:r w:rsidRPr="003405A1">
              <w:t xml:space="preserve"> </w:t>
            </w:r>
            <w:proofErr w:type="spellStart"/>
            <w:r w:rsidRPr="003405A1">
              <w:t>trên</w:t>
            </w:r>
            <w:proofErr w:type="spellEnd"/>
            <w:r w:rsidRPr="003405A1">
              <w:t xml:space="preserve"> </w:t>
            </w:r>
            <w:proofErr w:type="spellStart"/>
            <w:r w:rsidRPr="003405A1">
              <w:t>màn</w:t>
            </w:r>
            <w:proofErr w:type="spellEnd"/>
            <w:r w:rsidRPr="003405A1">
              <w:t xml:space="preserve"> </w:t>
            </w:r>
            <w:proofErr w:type="spellStart"/>
            <w:r w:rsidRPr="003405A1">
              <w:t>hình</w:t>
            </w:r>
            <w:proofErr w:type="spellEnd"/>
          </w:p>
        </w:tc>
      </w:tr>
    </w:tbl>
    <w:p w14:paraId="04271A41" w14:textId="77777777" w:rsidR="002F59FB" w:rsidRPr="00A704C2" w:rsidRDefault="002F59FB" w:rsidP="002F59FB">
      <w:pPr>
        <w:rPr>
          <w:rFonts w:eastAsiaTheme="majorEastAsia" w:cs="Arial"/>
          <w:b/>
          <w:color w:val="1F3864" w:themeColor="accent5" w:themeShade="80"/>
          <w:sz w:val="22"/>
          <w:lang w:val="vi-VN" w:eastAsia="en-US"/>
        </w:rPr>
      </w:pPr>
      <w:r>
        <w:rPr>
          <w:rFonts w:eastAsiaTheme="majorEastAsia" w:cs="Arial"/>
          <w:b/>
          <w:color w:val="1F3864" w:themeColor="accent5" w:themeShade="80"/>
          <w:sz w:val="22"/>
          <w:lang w:val="en-US" w:eastAsia="en-US"/>
        </w:rPr>
        <w:t>Activity</w:t>
      </w:r>
      <w:r>
        <w:rPr>
          <w:rFonts w:eastAsiaTheme="majorEastAsia" w:cs="Arial"/>
          <w:b/>
          <w:color w:val="1F3864" w:themeColor="accent5" w:themeShade="80"/>
          <w:sz w:val="22"/>
          <w:lang w:val="vi-VN" w:eastAsia="en-US"/>
        </w:rPr>
        <w:t xml:space="preserve"> Flow</w:t>
      </w:r>
    </w:p>
    <w:p w14:paraId="6B26F31F" w14:textId="01643A5E" w:rsidR="002F59FB" w:rsidRDefault="001F7134" w:rsidP="001F7134">
      <w:pPr>
        <w:jc w:val="center"/>
        <w:rPr>
          <w:rFonts w:eastAsiaTheme="majorEastAsia" w:cs="Arial"/>
          <w:b/>
          <w:color w:val="1F3864" w:themeColor="accent5" w:themeShade="80"/>
          <w:sz w:val="22"/>
          <w:lang w:val="en-US" w:eastAsia="en-US"/>
        </w:rPr>
      </w:pPr>
      <w:r w:rsidRPr="001F7134">
        <w:rPr>
          <w:rFonts w:eastAsiaTheme="majorEastAsia" w:cs="Arial"/>
          <w:b/>
          <w:noProof/>
          <w:color w:val="1F3864" w:themeColor="accent5" w:themeShade="80"/>
          <w:sz w:val="22"/>
          <w:lang w:val="en-US" w:eastAsia="en-US"/>
        </w:rPr>
        <w:drawing>
          <wp:inline distT="0" distB="0" distL="0" distR="0" wp14:anchorId="7D1FCC7C" wp14:editId="47F4B4EC">
            <wp:extent cx="4500595" cy="3986242"/>
            <wp:effectExtent l="0" t="0" r="0" b="0"/>
            <wp:docPr id="1833381080" name="Picture 1" descr="A diagram with black circl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81080" name="Picture 1" descr="A diagram with black circles and black dots&#10;&#10;Description automatically generated"/>
                    <pic:cNvPicPr/>
                  </pic:nvPicPr>
                  <pic:blipFill>
                    <a:blip r:embed="rId57"/>
                    <a:stretch>
                      <a:fillRect/>
                    </a:stretch>
                  </pic:blipFill>
                  <pic:spPr>
                    <a:xfrm>
                      <a:off x="0" y="0"/>
                      <a:ext cx="4500595" cy="3986242"/>
                    </a:xfrm>
                    <a:prstGeom prst="rect">
                      <a:avLst/>
                    </a:prstGeom>
                  </pic:spPr>
                </pic:pic>
              </a:graphicData>
            </a:graphic>
          </wp:inline>
        </w:drawing>
      </w:r>
    </w:p>
    <w:p w14:paraId="5049DF5A" w14:textId="77777777" w:rsidR="002F59FB" w:rsidRDefault="002F59FB" w:rsidP="002F59FB">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933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022"/>
        <w:gridCol w:w="1023"/>
        <w:gridCol w:w="7285"/>
      </w:tblGrid>
      <w:tr w:rsidR="002F59FB" w14:paraId="553F0346" w14:textId="77777777" w:rsidTr="00DC35D8">
        <w:trPr>
          <w:trHeight w:val="253"/>
        </w:trPr>
        <w:tc>
          <w:tcPr>
            <w:tcW w:w="1022" w:type="dxa"/>
            <w:shd w:val="clear" w:color="auto" w:fill="D9D9D9"/>
          </w:tcPr>
          <w:p w14:paraId="3D0A5989" w14:textId="77777777" w:rsidR="002F59FB" w:rsidRDefault="002F59FB" w:rsidP="00DC35D8">
            <w:pPr>
              <w:rPr>
                <w:b/>
              </w:rPr>
            </w:pPr>
            <w:r>
              <w:rPr>
                <w:b/>
              </w:rPr>
              <w:t>Step</w:t>
            </w:r>
          </w:p>
        </w:tc>
        <w:tc>
          <w:tcPr>
            <w:tcW w:w="1023" w:type="dxa"/>
            <w:shd w:val="clear" w:color="auto" w:fill="D9D9D9"/>
          </w:tcPr>
          <w:p w14:paraId="5119AE71" w14:textId="77777777" w:rsidR="002F59FB" w:rsidRDefault="002F59FB" w:rsidP="00DC35D8">
            <w:pPr>
              <w:rPr>
                <w:b/>
              </w:rPr>
            </w:pPr>
            <w:r>
              <w:rPr>
                <w:b/>
              </w:rPr>
              <w:t>BR Code</w:t>
            </w:r>
          </w:p>
        </w:tc>
        <w:tc>
          <w:tcPr>
            <w:tcW w:w="7285" w:type="dxa"/>
            <w:shd w:val="clear" w:color="auto" w:fill="D9D9D9"/>
          </w:tcPr>
          <w:p w14:paraId="6145FE70" w14:textId="77777777" w:rsidR="002F59FB" w:rsidRDefault="002F59FB" w:rsidP="00DC35D8">
            <w:pPr>
              <w:rPr>
                <w:b/>
              </w:rPr>
            </w:pPr>
            <w:r>
              <w:rPr>
                <w:b/>
              </w:rPr>
              <w:t>Description</w:t>
            </w:r>
          </w:p>
        </w:tc>
      </w:tr>
      <w:tr w:rsidR="002F59FB" w14:paraId="289104FA" w14:textId="77777777" w:rsidTr="00DC35D8">
        <w:trPr>
          <w:trHeight w:val="253"/>
        </w:trPr>
        <w:tc>
          <w:tcPr>
            <w:tcW w:w="1022" w:type="dxa"/>
          </w:tcPr>
          <w:p w14:paraId="6D6D868B" w14:textId="77777777" w:rsidR="002F59FB" w:rsidRDefault="002F59FB" w:rsidP="00DC35D8">
            <w:r>
              <w:t>(2)</w:t>
            </w:r>
          </w:p>
        </w:tc>
        <w:tc>
          <w:tcPr>
            <w:tcW w:w="1023" w:type="dxa"/>
            <w:shd w:val="clear" w:color="auto" w:fill="auto"/>
          </w:tcPr>
          <w:p w14:paraId="1DCF74D7" w14:textId="6820BAA0" w:rsidR="002F59FB" w:rsidRDefault="002F59FB" w:rsidP="00DC35D8">
            <w:pPr>
              <w:pStyle w:val="Caption"/>
            </w:pPr>
            <w:r>
              <w:t xml:space="preserve">BR </w:t>
            </w:r>
            <w:r>
              <w:fldChar w:fldCharType="begin"/>
            </w:r>
            <w:r>
              <w:instrText xml:space="preserve"> SEQ BR \* ARABIC </w:instrText>
            </w:r>
            <w:r>
              <w:fldChar w:fldCharType="separate"/>
            </w:r>
            <w:r w:rsidR="00201D76">
              <w:rPr>
                <w:noProof/>
              </w:rPr>
              <w:t>36</w:t>
            </w:r>
            <w:r>
              <w:fldChar w:fldCharType="end"/>
            </w:r>
          </w:p>
          <w:p w14:paraId="3AC216C6" w14:textId="77777777" w:rsidR="002F59FB" w:rsidRDefault="002F59FB" w:rsidP="00DC35D8">
            <w:pPr>
              <w:rPr>
                <w:b/>
              </w:rPr>
            </w:pPr>
          </w:p>
        </w:tc>
        <w:tc>
          <w:tcPr>
            <w:tcW w:w="7285" w:type="dxa"/>
            <w:shd w:val="clear" w:color="auto" w:fill="auto"/>
          </w:tcPr>
          <w:p w14:paraId="42F08C63" w14:textId="77777777" w:rsidR="002F59FB" w:rsidRDefault="002F59FB" w:rsidP="00DC35D8">
            <w:pPr>
              <w:rPr>
                <w:b/>
                <w:u w:val="single"/>
              </w:rPr>
            </w:pPr>
            <w:r>
              <w:rPr>
                <w:b/>
                <w:u w:val="single"/>
              </w:rPr>
              <w:t>Screen Displaying Rules:</w:t>
            </w:r>
          </w:p>
          <w:p w14:paraId="21467F5E" w14:textId="4914783B" w:rsidR="002F59FB" w:rsidRPr="001F7134" w:rsidRDefault="002F59FB">
            <w:pPr>
              <w:pStyle w:val="Body"/>
              <w:rPr>
                <w:lang w:val="vi-VN"/>
                <w:rPrChange w:id="99" w:author="Asus" w:date="2020-12-28T19:18:00Z">
                  <w:rPr>
                    <w:strike/>
                    <w:color w:val="000000"/>
                  </w:rPr>
                </w:rPrChange>
              </w:rPr>
              <w:pPrChange w:id="100" w:author="Asus" w:date="2020-12-28T19:18:00Z">
                <w:pPr>
                  <w:numPr>
                    <w:numId w:val="11"/>
                  </w:numPr>
                  <w:pBdr>
                    <w:top w:val="nil"/>
                    <w:left w:val="nil"/>
                    <w:bottom w:val="nil"/>
                    <w:right w:val="nil"/>
                    <w:between w:val="nil"/>
                  </w:pBdr>
                  <w:tabs>
                    <w:tab w:val="num" w:pos="360"/>
                  </w:tabs>
                  <w:spacing w:before="40" w:after="40"/>
                  <w:ind w:left="1080" w:hanging="360"/>
                </w:pPr>
              </w:pPrChange>
            </w:pPr>
            <w:proofErr w:type="spellStart"/>
            <w:r>
              <w:t>Hệ</w:t>
            </w:r>
            <w:proofErr w:type="spellEnd"/>
            <w:r>
              <w:t xml:space="preserve"> </w:t>
            </w:r>
            <w:proofErr w:type="spellStart"/>
            <w:r>
              <w:t>thống</w:t>
            </w:r>
            <w:proofErr w:type="spellEnd"/>
            <w:r>
              <w:t xml:space="preserve"> </w:t>
            </w:r>
            <w:proofErr w:type="spellStart"/>
            <w:r>
              <w:t>tải</w:t>
            </w:r>
            <w:proofErr w:type="spellEnd"/>
            <w:r>
              <w:t xml:space="preserve"> </w:t>
            </w:r>
            <w:proofErr w:type="spellStart"/>
            <w:r>
              <w:t>màn</w:t>
            </w:r>
            <w:proofErr w:type="spellEnd"/>
            <w:r>
              <w:t xml:space="preserve"> </w:t>
            </w:r>
            <w:proofErr w:type="spellStart"/>
            <w:r>
              <w:t>hình</w:t>
            </w:r>
            <w:proofErr w:type="spellEnd"/>
            <w:r>
              <w:t xml:space="preserve">: &lt;&lt;Chi </w:t>
            </w:r>
            <w:proofErr w:type="spellStart"/>
            <w:r>
              <w:t>tiết</w:t>
            </w:r>
            <w:proofErr w:type="spellEnd"/>
            <w:r>
              <w:t xml:space="preserve"> </w:t>
            </w:r>
            <w:proofErr w:type="spellStart"/>
            <w:r>
              <w:t>đơn</w:t>
            </w:r>
            <w:proofErr w:type="spellEnd"/>
            <w:r>
              <w:t xml:space="preserve"> </w:t>
            </w:r>
            <w:proofErr w:type="spellStart"/>
            <w:r w:rsidR="001F7134">
              <w:t>yêu</w:t>
            </w:r>
            <w:proofErr w:type="spellEnd"/>
            <w:r w:rsidR="001F7134">
              <w:rPr>
                <w:lang w:val="vi-VN"/>
              </w:rPr>
              <w:t xml:space="preserve"> cầu vận chuyển</w:t>
            </w:r>
            <w:r>
              <w:t xml:space="preserve">&gt;&gt; </w:t>
            </w:r>
            <w:proofErr w:type="spellStart"/>
            <w:r>
              <w:t>của</w:t>
            </w:r>
            <w:proofErr w:type="spellEnd"/>
            <w:r>
              <w:rPr>
                <w:lang w:val="vi-VN"/>
              </w:rPr>
              <w:t xml:space="preserve"> </w:t>
            </w:r>
            <w:proofErr w:type="spellStart"/>
            <w:r>
              <w:t>Đơn</w:t>
            </w:r>
            <w:proofErr w:type="spellEnd"/>
            <w:r>
              <w:t xml:space="preserve"> </w:t>
            </w:r>
            <w:proofErr w:type="spellStart"/>
            <w:r w:rsidR="001F7134">
              <w:t>yêu</w:t>
            </w:r>
            <w:proofErr w:type="spellEnd"/>
            <w:r w:rsidR="001F7134">
              <w:rPr>
                <w:lang w:val="vi-VN"/>
              </w:rPr>
              <w:t xml:space="preserve"> cầu vận chuyển đã được chọn</w:t>
            </w:r>
          </w:p>
        </w:tc>
      </w:tr>
    </w:tbl>
    <w:p w14:paraId="3FBA0832" w14:textId="48CE2257" w:rsidR="002F59FB" w:rsidRDefault="008E2D9B" w:rsidP="001F7134">
      <w:pPr>
        <w:pStyle w:val="Heading3"/>
      </w:pPr>
      <w:bookmarkStart w:id="101" w:name="_Ref152337037"/>
      <w:bookmarkStart w:id="102" w:name="_Ref152337052"/>
      <w:bookmarkStart w:id="103" w:name="_Toc152340779"/>
      <w:r>
        <w:t>UC</w:t>
      </w:r>
      <w:r>
        <w:rPr>
          <w:lang w:val="vi-VN"/>
        </w:rPr>
        <w:t xml:space="preserve"> 15: </w:t>
      </w:r>
      <w:r>
        <w:t xml:space="preserve">Xem </w:t>
      </w:r>
      <w:proofErr w:type="spellStart"/>
      <w:r>
        <w:t>danh</w:t>
      </w:r>
      <w:proofErr w:type="spellEnd"/>
      <w:r>
        <w:t xml:space="preserve"> </w:t>
      </w:r>
      <w:proofErr w:type="spellStart"/>
      <w:r>
        <w:t>sách</w:t>
      </w:r>
      <w:proofErr w:type="spellEnd"/>
      <w:r>
        <w:t xml:space="preserve"> </w:t>
      </w:r>
      <w:proofErr w:type="spellStart"/>
      <w:r>
        <w:t>chuyến</w:t>
      </w:r>
      <w:proofErr w:type="spellEnd"/>
      <w:r>
        <w:t xml:space="preserve"> </w:t>
      </w:r>
      <w:proofErr w:type="spellStart"/>
      <w:r>
        <w:t>xe</w:t>
      </w:r>
      <w:proofErr w:type="spellEnd"/>
      <w:r>
        <w:t xml:space="preserve"> (</w:t>
      </w:r>
      <w:proofErr w:type="spellStart"/>
      <w:r>
        <w:t>lịch</w:t>
      </w:r>
      <w:proofErr w:type="spellEnd"/>
      <w:r>
        <w:t xml:space="preserve"> </w:t>
      </w:r>
      <w:proofErr w:type="spellStart"/>
      <w:r>
        <w:t>trình</w:t>
      </w:r>
      <w:proofErr w:type="spellEnd"/>
      <w:r>
        <w:t>)</w:t>
      </w:r>
      <w:bookmarkEnd w:id="101"/>
      <w:bookmarkEnd w:id="102"/>
      <w:bookmarkEnd w:id="103"/>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D402AA" w:rsidRPr="00516C12" w14:paraId="4EF7FF29" w14:textId="77777777" w:rsidTr="0018419F">
        <w:tc>
          <w:tcPr>
            <w:tcW w:w="957" w:type="pct"/>
            <w:shd w:val="clear" w:color="auto" w:fill="D9D9D9" w:themeFill="background1" w:themeFillShade="D9"/>
          </w:tcPr>
          <w:p w14:paraId="1FCD1277" w14:textId="77777777" w:rsidR="00D402AA" w:rsidRPr="00516C12" w:rsidRDefault="00D402AA" w:rsidP="0018419F">
            <w:pPr>
              <w:rPr>
                <w:rFonts w:cs="Arial"/>
                <w:b/>
              </w:rPr>
            </w:pPr>
            <w:r w:rsidRPr="00516C12">
              <w:rPr>
                <w:rFonts w:cs="Arial"/>
                <w:b/>
              </w:rPr>
              <w:t>Objective</w:t>
            </w:r>
          </w:p>
        </w:tc>
        <w:tc>
          <w:tcPr>
            <w:tcW w:w="4043" w:type="pct"/>
          </w:tcPr>
          <w:p w14:paraId="194A35A0" w14:textId="644FA41E" w:rsidR="00D402AA" w:rsidRPr="002F59FB" w:rsidRDefault="00D402AA" w:rsidP="0018419F">
            <w:pPr>
              <w:rPr>
                <w:rFonts w:cs="Arial"/>
                <w:lang w:val="vi-VN"/>
              </w:rPr>
            </w:pPr>
            <w:proofErr w:type="spellStart"/>
            <w:r w:rsidRPr="003405A1">
              <w:t>Tính</w:t>
            </w:r>
            <w:proofErr w:type="spellEnd"/>
            <w:r w:rsidRPr="003405A1">
              <w:t xml:space="preserve"> </w:t>
            </w:r>
            <w:proofErr w:type="spellStart"/>
            <w:r w:rsidRPr="003405A1">
              <w:t>năng</w:t>
            </w:r>
            <w:proofErr w:type="spellEnd"/>
            <w:r w:rsidRPr="003405A1">
              <w:t xml:space="preserve"> </w:t>
            </w:r>
            <w:proofErr w:type="spellStart"/>
            <w:r w:rsidRPr="003405A1">
              <w:t>này</w:t>
            </w:r>
            <w:proofErr w:type="spellEnd"/>
            <w:r w:rsidRPr="003405A1">
              <w:t xml:space="preserve"> </w:t>
            </w:r>
            <w:proofErr w:type="spellStart"/>
            <w:r w:rsidRPr="003405A1">
              <w:t>cho</w:t>
            </w:r>
            <w:proofErr w:type="spellEnd"/>
            <w:r w:rsidRPr="003405A1">
              <w:t xml:space="preserve"> </w:t>
            </w:r>
            <w:proofErr w:type="spellStart"/>
            <w:r w:rsidRPr="003405A1">
              <w:t>phép</w:t>
            </w:r>
            <w:proofErr w:type="spellEnd"/>
            <w:r w:rsidRPr="003405A1">
              <w:t xml:space="preserve"> </w:t>
            </w:r>
            <w:r>
              <w:t>NSD</w:t>
            </w:r>
            <w:r>
              <w:rPr>
                <w:lang w:val="vi-VN"/>
              </w:rPr>
              <w:t xml:space="preserve"> xem danh sách chuyến </w:t>
            </w:r>
            <w:r w:rsidR="00AC5068">
              <w:rPr>
                <w:lang w:val="vi-VN"/>
              </w:rPr>
              <w:t>xe</w:t>
            </w:r>
          </w:p>
        </w:tc>
      </w:tr>
      <w:tr w:rsidR="00D402AA" w:rsidRPr="00516C12" w14:paraId="4D3C716B" w14:textId="77777777" w:rsidTr="0018419F">
        <w:tc>
          <w:tcPr>
            <w:tcW w:w="957" w:type="pct"/>
            <w:shd w:val="clear" w:color="auto" w:fill="D9D9D9" w:themeFill="background1" w:themeFillShade="D9"/>
          </w:tcPr>
          <w:p w14:paraId="1B049F0A" w14:textId="77777777" w:rsidR="00D402AA" w:rsidRPr="00516C12" w:rsidRDefault="00D402AA" w:rsidP="0018419F">
            <w:pPr>
              <w:rPr>
                <w:rFonts w:cs="Arial"/>
                <w:b/>
              </w:rPr>
            </w:pPr>
            <w:r w:rsidRPr="00516C12">
              <w:rPr>
                <w:rFonts w:cs="Arial"/>
                <w:b/>
              </w:rPr>
              <w:t>Actor</w:t>
            </w:r>
          </w:p>
        </w:tc>
        <w:tc>
          <w:tcPr>
            <w:tcW w:w="4043" w:type="pct"/>
          </w:tcPr>
          <w:p w14:paraId="1B55FFA1" w14:textId="0318F253" w:rsidR="00D402AA" w:rsidRPr="00AC5068" w:rsidRDefault="00AC5068" w:rsidP="0018419F">
            <w:pPr>
              <w:rPr>
                <w:rFonts w:cs="Arial"/>
                <w:lang w:val="vi-VN"/>
              </w:rPr>
            </w:pPr>
            <w:proofErr w:type="spellStart"/>
            <w:r>
              <w:t>Lái</w:t>
            </w:r>
            <w:proofErr w:type="spellEnd"/>
            <w:r>
              <w:rPr>
                <w:lang w:val="vi-VN"/>
              </w:rPr>
              <w:t xml:space="preserve"> </w:t>
            </w:r>
            <w:r w:rsidR="004D1004">
              <w:rPr>
                <w:lang w:val="vi-VN"/>
              </w:rPr>
              <w:t>xe, System administrator</w:t>
            </w:r>
          </w:p>
        </w:tc>
      </w:tr>
      <w:tr w:rsidR="00D402AA" w:rsidRPr="00516C12" w14:paraId="42D2576B" w14:textId="77777777" w:rsidTr="0018419F">
        <w:tc>
          <w:tcPr>
            <w:tcW w:w="957" w:type="pct"/>
            <w:shd w:val="clear" w:color="auto" w:fill="D9D9D9" w:themeFill="background1" w:themeFillShade="D9"/>
          </w:tcPr>
          <w:p w14:paraId="22D7FCF9" w14:textId="77777777" w:rsidR="00D402AA" w:rsidRPr="00516C12" w:rsidRDefault="00D402AA" w:rsidP="0018419F">
            <w:pPr>
              <w:rPr>
                <w:rFonts w:cs="Arial"/>
                <w:b/>
              </w:rPr>
            </w:pPr>
            <w:r w:rsidRPr="00516C12">
              <w:rPr>
                <w:rFonts w:cs="Arial"/>
                <w:b/>
              </w:rPr>
              <w:t>Trigger</w:t>
            </w:r>
          </w:p>
        </w:tc>
        <w:tc>
          <w:tcPr>
            <w:tcW w:w="4043" w:type="pct"/>
          </w:tcPr>
          <w:p w14:paraId="5310B3E6" w14:textId="6E9D0C3F" w:rsidR="00D402AA" w:rsidRPr="002F59FB" w:rsidRDefault="00D402AA" w:rsidP="0018419F">
            <w:pPr>
              <w:pStyle w:val="BulletList1"/>
            </w:pPr>
            <w:r>
              <w:t xml:space="preserve">NSD click </w:t>
            </w:r>
            <w:proofErr w:type="spellStart"/>
            <w:r>
              <w:t>vào</w:t>
            </w:r>
            <w:proofErr w:type="spellEnd"/>
            <w:r>
              <w:t xml:space="preserve"> </w:t>
            </w:r>
            <w:r>
              <w:rPr>
                <w:lang w:val="vi-VN"/>
              </w:rPr>
              <w:t>“</w:t>
            </w:r>
            <w:r w:rsidR="00AC5068">
              <w:rPr>
                <w:lang w:val="vi-VN"/>
              </w:rPr>
              <w:t>Lịch trình</w:t>
            </w:r>
            <w:r>
              <w:t xml:space="preserve">” </w:t>
            </w:r>
            <w:r>
              <w:rPr>
                <w:lang w:val="vi-VN"/>
              </w:rPr>
              <w:t xml:space="preserve"> trên Drawer Navigator</w:t>
            </w:r>
          </w:p>
        </w:tc>
      </w:tr>
      <w:tr w:rsidR="00D402AA" w:rsidRPr="00516C12" w14:paraId="65B6CAEF" w14:textId="77777777" w:rsidTr="0018419F">
        <w:tc>
          <w:tcPr>
            <w:tcW w:w="957" w:type="pct"/>
            <w:shd w:val="clear" w:color="auto" w:fill="D9D9D9" w:themeFill="background1" w:themeFillShade="D9"/>
          </w:tcPr>
          <w:p w14:paraId="1A708E0C" w14:textId="77777777" w:rsidR="00D402AA" w:rsidRPr="00516C12" w:rsidRDefault="00D402AA" w:rsidP="0018419F">
            <w:pPr>
              <w:rPr>
                <w:rFonts w:cs="Arial"/>
                <w:b/>
              </w:rPr>
            </w:pPr>
            <w:r w:rsidRPr="00516C12">
              <w:rPr>
                <w:rFonts w:cs="Arial"/>
                <w:b/>
              </w:rPr>
              <w:t>Pre-conditions</w:t>
            </w:r>
          </w:p>
        </w:tc>
        <w:tc>
          <w:tcPr>
            <w:tcW w:w="4043" w:type="pct"/>
          </w:tcPr>
          <w:p w14:paraId="6B062498" w14:textId="77777777" w:rsidR="00D402AA" w:rsidRPr="00516C12" w:rsidRDefault="00D402AA" w:rsidP="0018419F">
            <w:pPr>
              <w:pStyle w:val="BulletList1"/>
              <w:numPr>
                <w:ilvl w:val="0"/>
                <w:numId w:val="0"/>
              </w:numPr>
              <w:spacing w:line="360" w:lineRule="auto"/>
            </w:pPr>
            <w:r w:rsidRPr="003405A1">
              <w:t xml:space="preserve">User logged in </w:t>
            </w:r>
            <w:proofErr w:type="spellStart"/>
            <w:r w:rsidRPr="003405A1">
              <w:t>vào</w:t>
            </w:r>
            <w:proofErr w:type="spellEnd"/>
            <w:r w:rsidRPr="003405A1">
              <w:t xml:space="preserve"> </w:t>
            </w:r>
            <w:proofErr w:type="spellStart"/>
            <w:r w:rsidRPr="003405A1">
              <w:t>hệ</w:t>
            </w:r>
            <w:proofErr w:type="spellEnd"/>
            <w:r w:rsidRPr="003405A1">
              <w:t xml:space="preserve"> </w:t>
            </w:r>
            <w:proofErr w:type="spellStart"/>
            <w:r w:rsidRPr="003405A1">
              <w:t>thống</w:t>
            </w:r>
            <w:proofErr w:type="spellEnd"/>
            <w:r w:rsidRPr="003405A1">
              <w:t xml:space="preserve"> </w:t>
            </w:r>
            <w:proofErr w:type="spellStart"/>
            <w:r w:rsidRPr="003405A1">
              <w:t>với</w:t>
            </w:r>
            <w:proofErr w:type="spellEnd"/>
            <w:r w:rsidRPr="003405A1">
              <w:t xml:space="preserve"> actor </w:t>
            </w:r>
            <w:proofErr w:type="spellStart"/>
            <w:r w:rsidRPr="003405A1">
              <w:t>bên</w:t>
            </w:r>
            <w:proofErr w:type="spellEnd"/>
            <w:r w:rsidRPr="003405A1">
              <w:t xml:space="preserve"> </w:t>
            </w:r>
            <w:proofErr w:type="spellStart"/>
            <w:r w:rsidRPr="003405A1">
              <w:t>trên</w:t>
            </w:r>
            <w:proofErr w:type="spellEnd"/>
            <w:r w:rsidRPr="003405A1">
              <w:t>.</w:t>
            </w:r>
          </w:p>
        </w:tc>
      </w:tr>
      <w:tr w:rsidR="00D402AA" w:rsidRPr="00516C12" w14:paraId="30E161FE" w14:textId="77777777" w:rsidTr="0018419F">
        <w:tc>
          <w:tcPr>
            <w:tcW w:w="957" w:type="pct"/>
            <w:shd w:val="clear" w:color="auto" w:fill="D9D9D9" w:themeFill="background1" w:themeFillShade="D9"/>
          </w:tcPr>
          <w:p w14:paraId="30942C6F" w14:textId="77777777" w:rsidR="00D402AA" w:rsidRPr="00516C12" w:rsidRDefault="00D402AA" w:rsidP="0018419F">
            <w:pPr>
              <w:rPr>
                <w:rFonts w:cs="Arial"/>
                <w:b/>
              </w:rPr>
            </w:pPr>
            <w:r w:rsidRPr="00516C12">
              <w:rPr>
                <w:rFonts w:cs="Arial"/>
                <w:b/>
              </w:rPr>
              <w:t>Post-condition</w:t>
            </w:r>
          </w:p>
        </w:tc>
        <w:tc>
          <w:tcPr>
            <w:tcW w:w="4043" w:type="pct"/>
          </w:tcPr>
          <w:p w14:paraId="3F797099" w14:textId="40775E3D" w:rsidR="00D402AA" w:rsidRPr="00516C12" w:rsidRDefault="00D402AA" w:rsidP="0018419F">
            <w:pPr>
              <w:rPr>
                <w:rFonts w:cs="Arial"/>
              </w:rPr>
            </w:pPr>
            <w:r>
              <w:t xml:space="preserve">Danh </w:t>
            </w:r>
            <w:proofErr w:type="spellStart"/>
            <w:r>
              <w:t>sách</w:t>
            </w:r>
            <w:proofErr w:type="spellEnd"/>
            <w:r w:rsidRPr="003405A1">
              <w:t xml:space="preserve"> </w:t>
            </w:r>
            <w:proofErr w:type="spellStart"/>
            <w:r w:rsidRPr="003405A1">
              <w:t>của</w:t>
            </w:r>
            <w:proofErr w:type="spellEnd"/>
            <w:r w:rsidRPr="003405A1">
              <w:t xml:space="preserve"> </w:t>
            </w:r>
            <w:proofErr w:type="spellStart"/>
            <w:r w:rsidR="00AC5068">
              <w:t>chuyến</w:t>
            </w:r>
            <w:proofErr w:type="spellEnd"/>
            <w:r w:rsidR="00AC5068">
              <w:rPr>
                <w:lang w:val="vi-VN"/>
              </w:rPr>
              <w:t xml:space="preserve"> xe </w:t>
            </w:r>
            <w:proofErr w:type="spellStart"/>
            <w:r w:rsidRPr="003405A1">
              <w:t>được</w:t>
            </w:r>
            <w:proofErr w:type="spellEnd"/>
            <w:r w:rsidRPr="003405A1">
              <w:t xml:space="preserve"> </w:t>
            </w:r>
            <w:proofErr w:type="spellStart"/>
            <w:r w:rsidRPr="003405A1">
              <w:t>chọn</w:t>
            </w:r>
            <w:proofErr w:type="spellEnd"/>
            <w:r w:rsidRPr="003405A1">
              <w:t xml:space="preserve"> </w:t>
            </w:r>
            <w:proofErr w:type="spellStart"/>
            <w:r w:rsidRPr="003405A1">
              <w:t>được</w:t>
            </w:r>
            <w:proofErr w:type="spellEnd"/>
            <w:r w:rsidRPr="003405A1">
              <w:t xml:space="preserve"> </w:t>
            </w:r>
            <w:proofErr w:type="spellStart"/>
            <w:r w:rsidRPr="003405A1">
              <w:t>hiển</w:t>
            </w:r>
            <w:proofErr w:type="spellEnd"/>
            <w:r w:rsidRPr="003405A1">
              <w:t xml:space="preserve"> </w:t>
            </w:r>
            <w:proofErr w:type="spellStart"/>
            <w:r w:rsidRPr="003405A1">
              <w:t>thị</w:t>
            </w:r>
            <w:proofErr w:type="spellEnd"/>
            <w:r w:rsidRPr="003405A1">
              <w:t xml:space="preserve"> </w:t>
            </w:r>
            <w:proofErr w:type="spellStart"/>
            <w:r w:rsidRPr="003405A1">
              <w:t>trên</w:t>
            </w:r>
            <w:proofErr w:type="spellEnd"/>
            <w:r w:rsidRPr="003405A1">
              <w:t xml:space="preserve"> </w:t>
            </w:r>
            <w:proofErr w:type="spellStart"/>
            <w:r w:rsidRPr="003405A1">
              <w:t>màn</w:t>
            </w:r>
            <w:proofErr w:type="spellEnd"/>
            <w:r w:rsidRPr="003405A1">
              <w:t xml:space="preserve"> </w:t>
            </w:r>
            <w:proofErr w:type="spellStart"/>
            <w:r w:rsidRPr="003405A1">
              <w:t>hình</w:t>
            </w:r>
            <w:proofErr w:type="spellEnd"/>
          </w:p>
        </w:tc>
      </w:tr>
    </w:tbl>
    <w:p w14:paraId="517920E5" w14:textId="77777777" w:rsidR="00D402AA" w:rsidRPr="00A704C2" w:rsidRDefault="00D402AA" w:rsidP="00D402AA">
      <w:pPr>
        <w:rPr>
          <w:rFonts w:eastAsiaTheme="majorEastAsia" w:cs="Arial"/>
          <w:b/>
          <w:color w:val="1F3864" w:themeColor="accent5" w:themeShade="80"/>
          <w:sz w:val="22"/>
          <w:lang w:val="vi-VN" w:eastAsia="en-US"/>
        </w:rPr>
      </w:pPr>
      <w:r>
        <w:rPr>
          <w:rFonts w:eastAsiaTheme="majorEastAsia" w:cs="Arial"/>
          <w:b/>
          <w:color w:val="1F3864" w:themeColor="accent5" w:themeShade="80"/>
          <w:sz w:val="22"/>
          <w:lang w:val="en-US" w:eastAsia="en-US"/>
        </w:rPr>
        <w:t>Activity</w:t>
      </w:r>
      <w:r>
        <w:rPr>
          <w:rFonts w:eastAsiaTheme="majorEastAsia" w:cs="Arial"/>
          <w:b/>
          <w:color w:val="1F3864" w:themeColor="accent5" w:themeShade="80"/>
          <w:sz w:val="22"/>
          <w:lang w:val="vi-VN" w:eastAsia="en-US"/>
        </w:rPr>
        <w:t xml:space="preserve"> Flow</w:t>
      </w:r>
    </w:p>
    <w:p w14:paraId="2EEFBFF1" w14:textId="7BAC8A63" w:rsidR="00D402AA" w:rsidRDefault="00D402AA" w:rsidP="00D402AA">
      <w:pPr>
        <w:jc w:val="center"/>
        <w:rPr>
          <w:rFonts w:cs="Arial"/>
          <w:lang w:val="en-US" w:eastAsia="en-US"/>
        </w:rPr>
      </w:pPr>
      <w:r w:rsidRPr="00D402AA">
        <w:rPr>
          <w:rFonts w:cs="Arial"/>
          <w:noProof/>
          <w:lang w:val="en-US" w:eastAsia="en-US"/>
        </w:rPr>
        <w:lastRenderedPageBreak/>
        <w:drawing>
          <wp:inline distT="0" distB="0" distL="0" distR="0" wp14:anchorId="1BC1C2E2" wp14:editId="735E1730">
            <wp:extent cx="4443445" cy="3981479"/>
            <wp:effectExtent l="0" t="0" r="0" b="0"/>
            <wp:docPr id="169978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85525" name=""/>
                    <pic:cNvPicPr/>
                  </pic:nvPicPr>
                  <pic:blipFill>
                    <a:blip r:embed="rId58"/>
                    <a:stretch>
                      <a:fillRect/>
                    </a:stretch>
                  </pic:blipFill>
                  <pic:spPr>
                    <a:xfrm>
                      <a:off x="0" y="0"/>
                      <a:ext cx="4443445" cy="3981479"/>
                    </a:xfrm>
                    <a:prstGeom prst="rect">
                      <a:avLst/>
                    </a:prstGeom>
                  </pic:spPr>
                </pic:pic>
              </a:graphicData>
            </a:graphic>
          </wp:inline>
        </w:drawing>
      </w:r>
    </w:p>
    <w:p w14:paraId="3EA356B8" w14:textId="77777777" w:rsidR="00D402AA" w:rsidRDefault="00D402AA" w:rsidP="00D402AA">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933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022"/>
        <w:gridCol w:w="1023"/>
        <w:gridCol w:w="7285"/>
      </w:tblGrid>
      <w:tr w:rsidR="00D402AA" w14:paraId="16C61D43" w14:textId="77777777" w:rsidTr="0018419F">
        <w:trPr>
          <w:trHeight w:val="253"/>
        </w:trPr>
        <w:tc>
          <w:tcPr>
            <w:tcW w:w="1022" w:type="dxa"/>
            <w:shd w:val="clear" w:color="auto" w:fill="D9D9D9"/>
          </w:tcPr>
          <w:p w14:paraId="1B42A657" w14:textId="77777777" w:rsidR="00D402AA" w:rsidRDefault="00D402AA" w:rsidP="0018419F">
            <w:pPr>
              <w:rPr>
                <w:b/>
              </w:rPr>
            </w:pPr>
            <w:r>
              <w:rPr>
                <w:b/>
              </w:rPr>
              <w:t>Step</w:t>
            </w:r>
          </w:p>
        </w:tc>
        <w:tc>
          <w:tcPr>
            <w:tcW w:w="1023" w:type="dxa"/>
            <w:shd w:val="clear" w:color="auto" w:fill="D9D9D9"/>
          </w:tcPr>
          <w:p w14:paraId="66F414BF" w14:textId="77777777" w:rsidR="00D402AA" w:rsidRDefault="00D402AA" w:rsidP="0018419F">
            <w:pPr>
              <w:rPr>
                <w:b/>
              </w:rPr>
            </w:pPr>
            <w:r>
              <w:rPr>
                <w:b/>
              </w:rPr>
              <w:t>BR Code</w:t>
            </w:r>
          </w:p>
        </w:tc>
        <w:tc>
          <w:tcPr>
            <w:tcW w:w="7285" w:type="dxa"/>
            <w:shd w:val="clear" w:color="auto" w:fill="D9D9D9"/>
          </w:tcPr>
          <w:p w14:paraId="3CCCC59E" w14:textId="77777777" w:rsidR="00D402AA" w:rsidRDefault="00D402AA" w:rsidP="0018419F">
            <w:pPr>
              <w:rPr>
                <w:b/>
              </w:rPr>
            </w:pPr>
            <w:r>
              <w:rPr>
                <w:b/>
              </w:rPr>
              <w:t>Description</w:t>
            </w:r>
          </w:p>
        </w:tc>
      </w:tr>
      <w:tr w:rsidR="00D402AA" w14:paraId="42FC408D" w14:textId="77777777" w:rsidTr="0018419F">
        <w:trPr>
          <w:trHeight w:val="253"/>
        </w:trPr>
        <w:tc>
          <w:tcPr>
            <w:tcW w:w="1022" w:type="dxa"/>
          </w:tcPr>
          <w:p w14:paraId="495D452B" w14:textId="77777777" w:rsidR="00D402AA" w:rsidRDefault="00D402AA" w:rsidP="0018419F">
            <w:r>
              <w:t>(2)</w:t>
            </w:r>
          </w:p>
        </w:tc>
        <w:tc>
          <w:tcPr>
            <w:tcW w:w="1023" w:type="dxa"/>
            <w:shd w:val="clear" w:color="auto" w:fill="auto"/>
          </w:tcPr>
          <w:p w14:paraId="1A335472" w14:textId="03159B96" w:rsidR="00D402AA" w:rsidRDefault="00D402AA" w:rsidP="0018419F">
            <w:pPr>
              <w:pStyle w:val="Caption"/>
            </w:pPr>
            <w:r>
              <w:t xml:space="preserve">BR </w:t>
            </w:r>
            <w:r>
              <w:fldChar w:fldCharType="begin"/>
            </w:r>
            <w:r>
              <w:instrText xml:space="preserve"> SEQ BR \* ARABIC </w:instrText>
            </w:r>
            <w:r>
              <w:fldChar w:fldCharType="separate"/>
            </w:r>
            <w:r w:rsidR="00201D76">
              <w:rPr>
                <w:noProof/>
              </w:rPr>
              <w:t>37</w:t>
            </w:r>
            <w:r>
              <w:fldChar w:fldCharType="end"/>
            </w:r>
          </w:p>
          <w:p w14:paraId="3E3B5A61" w14:textId="77777777" w:rsidR="00D402AA" w:rsidRDefault="00D402AA" w:rsidP="0018419F"/>
        </w:tc>
        <w:tc>
          <w:tcPr>
            <w:tcW w:w="7285" w:type="dxa"/>
            <w:shd w:val="clear" w:color="auto" w:fill="auto"/>
          </w:tcPr>
          <w:p w14:paraId="0607013A" w14:textId="77777777" w:rsidR="00D402AA" w:rsidRDefault="00D402AA" w:rsidP="0018419F">
            <w:pPr>
              <w:rPr>
                <w:b/>
                <w:u w:val="single"/>
              </w:rPr>
            </w:pPr>
            <w:r>
              <w:rPr>
                <w:b/>
                <w:u w:val="single"/>
              </w:rPr>
              <w:t>Screen Displaying Rules:</w:t>
            </w:r>
          </w:p>
          <w:p w14:paraId="55C6B435" w14:textId="045D7481" w:rsidR="00D402AA" w:rsidRPr="008E4A8B" w:rsidRDefault="00D402AA" w:rsidP="0018419F">
            <w:pPr>
              <w:pBdr>
                <w:top w:val="nil"/>
                <w:left w:val="nil"/>
                <w:bottom w:val="nil"/>
                <w:right w:val="nil"/>
                <w:between w:val="nil"/>
              </w:pBdr>
              <w:rPr>
                <w:b/>
                <w:u w:val="single"/>
                <w:lang w:val="vi-VN"/>
              </w:rPr>
            </w:pPr>
            <w:proofErr w:type="spellStart"/>
            <w:r>
              <w:t>Hệ</w:t>
            </w:r>
            <w:proofErr w:type="spellEnd"/>
            <w:r>
              <w:t xml:space="preserve"> </w:t>
            </w:r>
            <w:proofErr w:type="spellStart"/>
            <w:r>
              <w:t>thống</w:t>
            </w:r>
            <w:proofErr w:type="spellEnd"/>
            <w:r>
              <w:t xml:space="preserve"> </w:t>
            </w:r>
            <w:proofErr w:type="spellStart"/>
            <w:r>
              <w:t>tải</w:t>
            </w:r>
            <w:proofErr w:type="spellEnd"/>
            <w:r>
              <w:t xml:space="preserve"> </w:t>
            </w:r>
            <w:proofErr w:type="spellStart"/>
            <w:r>
              <w:t>màn</w:t>
            </w:r>
            <w:proofErr w:type="spellEnd"/>
            <w:r>
              <w:t xml:space="preserve"> </w:t>
            </w:r>
            <w:proofErr w:type="spellStart"/>
            <w:r>
              <w:t>hình</w:t>
            </w:r>
            <w:proofErr w:type="spellEnd"/>
            <w:r>
              <w:t xml:space="preserve">: </w:t>
            </w:r>
            <w:r>
              <w:rPr>
                <w:lang w:val="vi-VN"/>
              </w:rPr>
              <w:t>&lt;&lt;Danh sách chuyến xe&gt;&gt;</w:t>
            </w:r>
          </w:p>
        </w:tc>
      </w:tr>
      <w:tr w:rsidR="00D402AA" w14:paraId="454C9E5A" w14:textId="77777777" w:rsidTr="0018419F">
        <w:trPr>
          <w:trHeight w:val="253"/>
        </w:trPr>
        <w:tc>
          <w:tcPr>
            <w:tcW w:w="1022" w:type="dxa"/>
          </w:tcPr>
          <w:p w14:paraId="62453F42" w14:textId="77777777" w:rsidR="00D402AA" w:rsidRDefault="00D402AA" w:rsidP="0018419F">
            <w:r>
              <w:t>(2)</w:t>
            </w:r>
          </w:p>
        </w:tc>
        <w:tc>
          <w:tcPr>
            <w:tcW w:w="1023" w:type="dxa"/>
            <w:shd w:val="clear" w:color="auto" w:fill="auto"/>
          </w:tcPr>
          <w:p w14:paraId="15989F3F" w14:textId="15BC5F0C" w:rsidR="00D402AA" w:rsidRDefault="00D402AA" w:rsidP="0018419F">
            <w:pPr>
              <w:pStyle w:val="Caption"/>
            </w:pPr>
            <w:r>
              <w:t xml:space="preserve">BR </w:t>
            </w:r>
            <w:r>
              <w:fldChar w:fldCharType="begin"/>
            </w:r>
            <w:r>
              <w:instrText xml:space="preserve"> SEQ BR \* ARABIC </w:instrText>
            </w:r>
            <w:r>
              <w:fldChar w:fldCharType="separate"/>
            </w:r>
            <w:r w:rsidR="00201D76">
              <w:rPr>
                <w:noProof/>
              </w:rPr>
              <w:t>38</w:t>
            </w:r>
            <w:r>
              <w:fldChar w:fldCharType="end"/>
            </w:r>
          </w:p>
          <w:p w14:paraId="1B21E651" w14:textId="77777777" w:rsidR="00D402AA" w:rsidRDefault="00D402AA" w:rsidP="0018419F"/>
        </w:tc>
        <w:tc>
          <w:tcPr>
            <w:tcW w:w="7285" w:type="dxa"/>
            <w:shd w:val="clear" w:color="auto" w:fill="auto"/>
          </w:tcPr>
          <w:p w14:paraId="7E8D6E44" w14:textId="2BB14A90" w:rsidR="00D402AA" w:rsidRDefault="008E2D9B" w:rsidP="0018419F">
            <w:pPr>
              <w:rPr>
                <w:b/>
                <w:u w:val="single"/>
              </w:rPr>
            </w:pPr>
            <w:r>
              <w:rPr>
                <w:b/>
                <w:u w:val="single"/>
              </w:rPr>
              <w:t>Searching</w:t>
            </w:r>
            <w:r w:rsidR="00D402AA" w:rsidRPr="0034728D">
              <w:rPr>
                <w:b/>
                <w:u w:val="single"/>
              </w:rPr>
              <w:t xml:space="preserve"> rules</w:t>
            </w:r>
            <w:r w:rsidR="00D402AA">
              <w:rPr>
                <w:b/>
                <w:u w:val="single"/>
              </w:rPr>
              <w:t>:</w:t>
            </w:r>
          </w:p>
          <w:p w14:paraId="12CC136D" w14:textId="77777777" w:rsidR="00D402AA" w:rsidRDefault="00D402AA" w:rsidP="0018419F">
            <w:pPr>
              <w:pStyle w:val="BulletList1"/>
            </w:pPr>
            <w:proofErr w:type="spellStart"/>
            <w:r>
              <w:t>Hệ</w:t>
            </w:r>
            <w:proofErr w:type="spellEnd"/>
            <w:r>
              <w:t xml:space="preserve"> </w:t>
            </w:r>
            <w:proofErr w:type="spellStart"/>
            <w:r>
              <w:t>thống</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lọc</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csdl</w:t>
            </w:r>
            <w:proofErr w:type="spellEnd"/>
            <w:r>
              <w:t xml:space="preserve"> </w:t>
            </w:r>
            <w:proofErr w:type="spellStart"/>
            <w:r>
              <w:t>theo</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chí</w:t>
            </w:r>
            <w:proofErr w:type="spellEnd"/>
            <w:r>
              <w:t xml:space="preserve"> </w:t>
            </w:r>
            <w:proofErr w:type="spellStart"/>
            <w:r>
              <w:t>sau</w:t>
            </w:r>
            <w:proofErr w:type="spellEnd"/>
            <w:r>
              <w:t>:</w:t>
            </w:r>
          </w:p>
          <w:p w14:paraId="3A1205A7" w14:textId="0ACCDBB4" w:rsidR="00D402AA" w:rsidRPr="00F30AD1" w:rsidRDefault="00D402AA" w:rsidP="00D402AA">
            <w:pPr>
              <w:keepNext/>
              <w:numPr>
                <w:ilvl w:val="0"/>
                <w:numId w:val="59"/>
              </w:numPr>
              <w:pBdr>
                <w:top w:val="nil"/>
                <w:left w:val="nil"/>
                <w:bottom w:val="nil"/>
                <w:right w:val="nil"/>
                <w:between w:val="nil"/>
              </w:pBdr>
              <w:ind w:right="28"/>
            </w:pPr>
            <w:proofErr w:type="spellStart"/>
            <w:r>
              <w:rPr>
                <w:color w:val="000000"/>
              </w:rPr>
              <w:lastRenderedPageBreak/>
              <w:t>Nếu</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Mã</w:t>
            </w:r>
            <w:proofErr w:type="spellEnd"/>
            <w:r>
              <w:rPr>
                <w:color w:val="000000"/>
                <w:lang w:val="vi-VN"/>
              </w:rPr>
              <w:t xml:space="preserve"> chuyến xe</w:t>
            </w:r>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mà</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trên</w:t>
            </w:r>
            <w:proofErr w:type="spellEnd"/>
            <w:r>
              <w:rPr>
                <w:color w:val="000000"/>
              </w:rPr>
              <w:t xml:space="preserve"> form.</w:t>
            </w:r>
          </w:p>
          <w:p w14:paraId="606FB554" w14:textId="4CCE0091" w:rsidR="00D402AA" w:rsidRDefault="00D402AA" w:rsidP="00D402AA">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trường</w:t>
            </w:r>
            <w:proofErr w:type="spellEnd"/>
            <w:r>
              <w:rPr>
                <w:color w:val="000000"/>
              </w:rPr>
              <w:t xml:space="preserve"> [Biển</w:t>
            </w:r>
            <w:r>
              <w:rPr>
                <w:color w:val="000000"/>
                <w:lang w:val="vi-VN"/>
              </w:rPr>
              <w:t xml:space="preserve"> số xe</w:t>
            </w:r>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mà</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trên</w:t>
            </w:r>
            <w:proofErr w:type="spellEnd"/>
            <w:r>
              <w:rPr>
                <w:color w:val="000000"/>
              </w:rPr>
              <w:t xml:space="preserve"> form.</w:t>
            </w:r>
          </w:p>
          <w:p w14:paraId="388C334E" w14:textId="0C674DE0" w:rsidR="00D402AA" w:rsidRPr="00C9123D" w:rsidRDefault="00D402AA" w:rsidP="00D402AA">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Tên</w:t>
            </w:r>
            <w:proofErr w:type="spellEnd"/>
            <w:r>
              <w:rPr>
                <w:color w:val="000000"/>
                <w:lang w:val="vi-VN"/>
              </w:rPr>
              <w:t xml:space="preserve"> lái xe</w:t>
            </w:r>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mà</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trên</w:t>
            </w:r>
            <w:proofErr w:type="spellEnd"/>
            <w:r>
              <w:rPr>
                <w:color w:val="000000"/>
              </w:rPr>
              <w:t xml:space="preserve"> form.</w:t>
            </w:r>
          </w:p>
          <w:p w14:paraId="7598FE5D" w14:textId="2C5587BB" w:rsidR="00D402AA" w:rsidRDefault="00D402AA" w:rsidP="00D402AA">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Thời</w:t>
            </w:r>
            <w:proofErr w:type="spellEnd"/>
            <w:r>
              <w:rPr>
                <w:color w:val="000000"/>
                <w:lang w:val="vi-VN"/>
              </w:rPr>
              <w:t xml:space="preserve"> gian dự kiến hoàn thành</w:t>
            </w:r>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mà</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trên</w:t>
            </w:r>
            <w:proofErr w:type="spellEnd"/>
            <w:r>
              <w:rPr>
                <w:color w:val="000000"/>
              </w:rPr>
              <w:t xml:space="preserve"> form.</w:t>
            </w:r>
          </w:p>
          <w:p w14:paraId="09633D7C" w14:textId="77777777" w:rsidR="00D402AA" w:rsidRDefault="00D402AA" w:rsidP="00D402AA">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nhập</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chí</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phù</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toàn</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chí</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bên</w:t>
            </w:r>
            <w:proofErr w:type="spellEnd"/>
            <w:r>
              <w:rPr>
                <w:color w:val="000000"/>
              </w:rPr>
              <w:t xml:space="preserve"> </w:t>
            </w:r>
            <w:proofErr w:type="spellStart"/>
            <w:r>
              <w:rPr>
                <w:color w:val="000000"/>
              </w:rPr>
              <w:t>trên</w:t>
            </w:r>
            <w:proofErr w:type="spellEnd"/>
            <w:r>
              <w:rPr>
                <w:color w:val="000000"/>
              </w:rPr>
              <w:t>.</w:t>
            </w:r>
          </w:p>
          <w:p w14:paraId="3F3A6FBA" w14:textId="77777777" w:rsidR="00D402AA" w:rsidRPr="004E3786" w:rsidRDefault="00D402AA" w:rsidP="00D402AA">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không</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nào</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chí</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toàn</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bản</w:t>
            </w:r>
            <w:proofErr w:type="spellEnd"/>
            <w:r>
              <w:rPr>
                <w:color w:val="000000"/>
                <w:lang w:val="vi-VN"/>
              </w:rPr>
              <w:t xml:space="preserve"> ghi.</w:t>
            </w:r>
          </w:p>
          <w:p w14:paraId="3FDCF675" w14:textId="247BAB00" w:rsidR="00D402AA" w:rsidRDefault="00D402AA" w:rsidP="0018419F">
            <w:pPr>
              <w:pStyle w:val="BulletList1"/>
            </w:pPr>
            <w:proofErr w:type="spellStart"/>
            <w:r>
              <w:t>Nếu</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bất</w:t>
            </w:r>
            <w:proofErr w:type="spellEnd"/>
            <w:r>
              <w:t xml:space="preserve"> </w:t>
            </w:r>
            <w:proofErr w:type="spellStart"/>
            <w:r>
              <w:t>kỳ</w:t>
            </w:r>
            <w:proofErr w:type="spellEnd"/>
            <w:r>
              <w:t xml:space="preserve"> </w:t>
            </w:r>
            <w:proofErr w:type="spellStart"/>
            <w:r>
              <w:t>bản</w:t>
            </w:r>
            <w:proofErr w:type="spellEnd"/>
            <w:r>
              <w:t xml:space="preserve"> </w:t>
            </w:r>
            <w:proofErr w:type="spellStart"/>
            <w:r>
              <w:t>ghi</w:t>
            </w:r>
            <w:proofErr w:type="spellEnd"/>
            <w:r>
              <w:t xml:space="preserve"> </w:t>
            </w:r>
            <w:proofErr w:type="spellStart"/>
            <w:r>
              <w:t>nào</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tiêu</w:t>
            </w:r>
            <w:proofErr w:type="spellEnd"/>
            <w:r>
              <w:t xml:space="preserve"> </w:t>
            </w:r>
            <w:proofErr w:type="spellStart"/>
            <w:r>
              <w:t>chí</w:t>
            </w:r>
            <w:proofErr w:type="spellEnd"/>
            <w:r>
              <w:t xml:space="preserve"> </w:t>
            </w:r>
            <w:proofErr w:type="spellStart"/>
            <w:r>
              <w:t>bên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xuống</w:t>
            </w:r>
            <w:proofErr w:type="spellEnd"/>
            <w:r>
              <w:t xml:space="preserve"> section “Danh </w:t>
            </w:r>
            <w:proofErr w:type="spellStart"/>
            <w:r>
              <w:t>sách</w:t>
            </w:r>
            <w:proofErr w:type="spellEnd"/>
            <w:r>
              <w:t xml:space="preserve"> </w:t>
            </w:r>
            <w:proofErr w:type="spellStart"/>
            <w:r>
              <w:t>kết</w:t>
            </w:r>
            <w:proofErr w:type="spellEnd"/>
            <w:r>
              <w:rPr>
                <w:lang w:val="vi-VN"/>
              </w:rPr>
              <w:t xml:space="preserve"> quả</w:t>
            </w:r>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r>
              <w:t xml:space="preserve"> </w:t>
            </w:r>
            <w:r>
              <w:fldChar w:fldCharType="begin"/>
            </w:r>
            <w:r>
              <w:instrText xml:space="preserve"> REF _Ref151993324 \h </w:instrText>
            </w:r>
            <w:r>
              <w:fldChar w:fldCharType="separate"/>
            </w:r>
            <w:proofErr w:type="spellStart"/>
            <w:r w:rsidR="00201D76" w:rsidRPr="00201D76">
              <w:t>Màn</w:t>
            </w:r>
            <w:proofErr w:type="spellEnd"/>
            <w:r w:rsidR="00201D76" w:rsidRPr="00201D76">
              <w:t xml:space="preserve"> </w:t>
            </w:r>
            <w:proofErr w:type="spellStart"/>
            <w:r w:rsidR="00201D76" w:rsidRPr="00201D76">
              <w:t>hình</w:t>
            </w:r>
            <w:proofErr w:type="spellEnd"/>
            <w:r w:rsidR="00201D76" w:rsidRPr="00201D76">
              <w:t xml:space="preserve"> </w:t>
            </w:r>
            <w:proofErr w:type="spellStart"/>
            <w:r w:rsidR="00201D76" w:rsidRPr="00201D76">
              <w:t>danh</w:t>
            </w:r>
            <w:proofErr w:type="spellEnd"/>
            <w:r w:rsidR="00201D76" w:rsidRPr="00201D76">
              <w:t xml:space="preserve"> </w:t>
            </w:r>
            <w:proofErr w:type="spellStart"/>
            <w:r w:rsidR="00201D76" w:rsidRPr="00201D76">
              <w:t>sách</w:t>
            </w:r>
            <w:proofErr w:type="spellEnd"/>
            <w:r w:rsidR="00201D76" w:rsidRPr="00201D76">
              <w:t xml:space="preserve"> </w:t>
            </w:r>
            <w:proofErr w:type="spellStart"/>
            <w:r w:rsidR="00201D76" w:rsidRPr="00201D76">
              <w:t>đơn</w:t>
            </w:r>
            <w:proofErr w:type="spellEnd"/>
            <w:r w:rsidR="00201D76" w:rsidRPr="00201D76">
              <w:t xml:space="preserve"> </w:t>
            </w:r>
            <w:proofErr w:type="spellStart"/>
            <w:r w:rsidR="00201D76" w:rsidRPr="00201D76">
              <w:t>xuất</w:t>
            </w:r>
            <w:proofErr w:type="spellEnd"/>
            <w:r w:rsidR="00201D76" w:rsidRPr="00201D76">
              <w:t>/</w:t>
            </w:r>
            <w:proofErr w:type="spellStart"/>
            <w:r w:rsidR="00201D76" w:rsidRPr="00201D76">
              <w:t>nhập</w:t>
            </w:r>
            <w:proofErr w:type="spellEnd"/>
            <w:r w:rsidR="00201D76" w:rsidRPr="00201D76">
              <w:t xml:space="preserve"> </w:t>
            </w:r>
            <w:proofErr w:type="spellStart"/>
            <w:r w:rsidR="00201D76" w:rsidRPr="00201D76">
              <w:t>kho</w:t>
            </w:r>
            <w:proofErr w:type="spellEnd"/>
            <w:r>
              <w:fldChar w:fldCharType="end"/>
            </w:r>
          </w:p>
          <w:p w14:paraId="1AE7AFB6" w14:textId="77777777" w:rsidR="00D402AA" w:rsidRPr="005B0D60" w:rsidRDefault="00D402AA" w:rsidP="0018419F">
            <w:pPr>
              <w:pStyle w:val="BulletList1"/>
              <w:keepNext/>
            </w:pPr>
            <w:proofErr w:type="spellStart"/>
            <w:r>
              <w:t>Ngoài</w:t>
            </w:r>
            <w:proofErr w:type="spellEnd"/>
            <w:r>
              <w:t xml:space="preserve"> </w:t>
            </w:r>
            <w:proofErr w:type="spellStart"/>
            <w:r>
              <w:t>ra</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“Not found”.</w:t>
            </w:r>
          </w:p>
        </w:tc>
      </w:tr>
      <w:tr w:rsidR="00D402AA" w14:paraId="7EF24942" w14:textId="77777777" w:rsidTr="0018419F">
        <w:trPr>
          <w:trHeight w:val="253"/>
        </w:trPr>
        <w:tc>
          <w:tcPr>
            <w:tcW w:w="1022" w:type="dxa"/>
          </w:tcPr>
          <w:p w14:paraId="2763B63E" w14:textId="77777777" w:rsidR="00D402AA" w:rsidRDefault="00D402AA" w:rsidP="0018419F">
            <w:r>
              <w:lastRenderedPageBreak/>
              <w:t>(2)</w:t>
            </w:r>
          </w:p>
        </w:tc>
        <w:tc>
          <w:tcPr>
            <w:tcW w:w="1023" w:type="dxa"/>
            <w:shd w:val="clear" w:color="auto" w:fill="auto"/>
          </w:tcPr>
          <w:p w14:paraId="3753304E" w14:textId="7AF0CA02" w:rsidR="00D402AA" w:rsidRDefault="00D402AA" w:rsidP="0018419F">
            <w:pPr>
              <w:pStyle w:val="Caption"/>
            </w:pPr>
            <w:r>
              <w:t xml:space="preserve">BR </w:t>
            </w:r>
            <w:r>
              <w:fldChar w:fldCharType="begin"/>
            </w:r>
            <w:r>
              <w:instrText xml:space="preserve"> SEQ BR \* ARABIC </w:instrText>
            </w:r>
            <w:r>
              <w:fldChar w:fldCharType="separate"/>
            </w:r>
            <w:r w:rsidR="00201D76">
              <w:rPr>
                <w:noProof/>
              </w:rPr>
              <w:t>39</w:t>
            </w:r>
            <w:r>
              <w:fldChar w:fldCharType="end"/>
            </w:r>
          </w:p>
          <w:p w14:paraId="0D70FAA1" w14:textId="77777777" w:rsidR="00D402AA" w:rsidRDefault="00D402AA" w:rsidP="0018419F">
            <w:pPr>
              <w:pStyle w:val="Caption"/>
            </w:pPr>
          </w:p>
        </w:tc>
        <w:tc>
          <w:tcPr>
            <w:tcW w:w="7285" w:type="dxa"/>
            <w:shd w:val="clear" w:color="auto" w:fill="auto"/>
          </w:tcPr>
          <w:p w14:paraId="424BA13E" w14:textId="77777777" w:rsidR="00D402AA" w:rsidRDefault="00D402AA" w:rsidP="0018419F">
            <w:pPr>
              <w:rPr>
                <w:b/>
                <w:u w:val="single"/>
              </w:rPr>
            </w:pPr>
            <w:r>
              <w:rPr>
                <w:b/>
                <w:u w:val="single"/>
              </w:rPr>
              <w:t>Loading</w:t>
            </w:r>
            <w:r w:rsidRPr="0034728D">
              <w:rPr>
                <w:b/>
                <w:u w:val="single"/>
              </w:rPr>
              <w:t xml:space="preserve"> rules</w:t>
            </w:r>
            <w:r>
              <w:rPr>
                <w:b/>
                <w:u w:val="single"/>
              </w:rPr>
              <w:t>:</w:t>
            </w:r>
          </w:p>
          <w:p w14:paraId="6A75AE8C" w14:textId="77777777" w:rsidR="00D402AA" w:rsidRDefault="00D402AA" w:rsidP="0018419F">
            <w:pPr>
              <w:pStyle w:val="NHBullet"/>
              <w:numPr>
                <w:ilvl w:val="0"/>
                <w:numId w:val="1"/>
              </w:numPr>
              <w:rPr>
                <w:rFonts w:cs="Arial"/>
                <w:lang w:val="en-US"/>
              </w:rPr>
            </w:pPr>
            <w:proofErr w:type="spellStart"/>
            <w:r>
              <w:rPr>
                <w:rFonts w:cs="Arial"/>
                <w:lang w:val="en-US"/>
              </w:rPr>
              <w:t>Phân</w:t>
            </w:r>
            <w:proofErr w:type="spellEnd"/>
            <w:r>
              <w:rPr>
                <w:rFonts w:cs="Arial"/>
                <w:lang w:val="vi-VN"/>
              </w:rPr>
              <w:t xml:space="preserve"> trang sử dụng 10 bản ghi/ trang</w:t>
            </w:r>
          </w:p>
          <w:p w14:paraId="3FB627B2" w14:textId="77777777" w:rsidR="00D402AA" w:rsidRPr="008F2D5E" w:rsidRDefault="00D402AA" w:rsidP="0018419F">
            <w:pPr>
              <w:pStyle w:val="NHBullet"/>
              <w:numPr>
                <w:ilvl w:val="0"/>
                <w:numId w:val="1"/>
              </w:numPr>
              <w:rPr>
                <w:rFonts w:cs="Arial"/>
                <w:lang w:val="en-US"/>
              </w:rPr>
            </w:pPr>
            <w:r w:rsidRPr="008F2D5E">
              <w:rPr>
                <w:rFonts w:cs="Arial"/>
                <w:lang w:val="en-US"/>
              </w:rPr>
              <w:t xml:space="preserve">Paging bar </w:t>
            </w:r>
            <w:r>
              <w:rPr>
                <w:rFonts w:cs="Arial"/>
                <w:lang w:val="en-US"/>
              </w:rPr>
              <w:t>as below</w:t>
            </w:r>
            <w:r w:rsidRPr="008F2D5E">
              <w:rPr>
                <w:rFonts w:cs="Arial"/>
                <w:lang w:val="en-US"/>
              </w:rPr>
              <w:t>:</w:t>
            </w:r>
          </w:p>
          <w:p w14:paraId="4A1DB4A6" w14:textId="77777777" w:rsidR="00D402AA" w:rsidRPr="008F2D5E" w:rsidRDefault="00D402AA" w:rsidP="0018419F">
            <w:pPr>
              <w:rPr>
                <w:rFonts w:eastAsia="MS PMincho" w:cs="Arial"/>
                <w:lang w:val="en-US" w:eastAsia="ja-JP"/>
              </w:rPr>
            </w:pPr>
            <w:r w:rsidRPr="00E35E82">
              <w:rPr>
                <w:rFonts w:cs="Arial"/>
                <w:noProof/>
                <w:lang w:val="en-US" w:eastAsia="ja-JP"/>
              </w:rPr>
              <w:drawing>
                <wp:inline distT="0" distB="0" distL="0" distR="0" wp14:anchorId="3B9CEC35" wp14:editId="0E1E9196">
                  <wp:extent cx="4488815" cy="327660"/>
                  <wp:effectExtent l="0" t="0" r="6985" b="0"/>
                  <wp:docPr id="1600024763" name="Picture 1600024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0343" name=""/>
                          <pic:cNvPicPr/>
                        </pic:nvPicPr>
                        <pic:blipFill>
                          <a:blip r:embed="rId49"/>
                          <a:stretch>
                            <a:fillRect/>
                          </a:stretch>
                        </pic:blipFill>
                        <pic:spPr>
                          <a:xfrm>
                            <a:off x="0" y="0"/>
                            <a:ext cx="4488815" cy="327660"/>
                          </a:xfrm>
                          <a:prstGeom prst="rect">
                            <a:avLst/>
                          </a:prstGeom>
                        </pic:spPr>
                      </pic:pic>
                    </a:graphicData>
                  </a:graphic>
                </wp:inline>
              </w:drawing>
            </w:r>
          </w:p>
          <w:p w14:paraId="70A82E1A" w14:textId="77777777" w:rsidR="00D402AA" w:rsidRPr="00E35E82" w:rsidRDefault="00D402AA" w:rsidP="00D402AA">
            <w:pPr>
              <w:pStyle w:val="BRTitle"/>
              <w:numPr>
                <w:ilvl w:val="1"/>
                <w:numId w:val="6"/>
              </w:numPr>
              <w:spacing w:before="0" w:after="0" w:line="360" w:lineRule="auto"/>
              <w:rPr>
                <w:rFonts w:eastAsia="MS PMincho"/>
                <w:b w:val="0"/>
                <w:lang w:eastAsia="ja-JP"/>
              </w:rPr>
            </w:pPr>
            <w:r>
              <w:rPr>
                <w:rFonts w:eastAsia="MS PMincho"/>
                <w:b w:val="0"/>
                <w:lang w:val="vi-VN" w:eastAsia="ja-JP"/>
              </w:rPr>
              <w:t>“&lt;” chuyển hướng đến trang trước của trang hiện tại</w:t>
            </w:r>
          </w:p>
          <w:p w14:paraId="7EFD8790" w14:textId="77777777" w:rsidR="00D402AA" w:rsidRPr="00E35E82" w:rsidRDefault="00D402AA" w:rsidP="00D402AA">
            <w:pPr>
              <w:pStyle w:val="BRTitle"/>
              <w:numPr>
                <w:ilvl w:val="1"/>
                <w:numId w:val="6"/>
              </w:numPr>
              <w:spacing w:before="0" w:after="0" w:line="360" w:lineRule="auto"/>
              <w:rPr>
                <w:rFonts w:eastAsia="MS PMincho"/>
                <w:b w:val="0"/>
                <w:lang w:eastAsia="ja-JP"/>
              </w:rPr>
            </w:pPr>
            <w:r>
              <w:rPr>
                <w:rFonts w:eastAsia="MS PMincho"/>
                <w:b w:val="0"/>
                <w:lang w:val="vi-VN" w:eastAsia="ja-JP"/>
              </w:rPr>
              <w:t>“&gt;” chuyển hướng đến trang sau của trang hiện tại</w:t>
            </w:r>
          </w:p>
          <w:p w14:paraId="5F46A3B6" w14:textId="77777777" w:rsidR="00D402AA" w:rsidRPr="00E35E82" w:rsidRDefault="00D402AA" w:rsidP="00D402AA">
            <w:pPr>
              <w:pStyle w:val="BRTitle"/>
              <w:numPr>
                <w:ilvl w:val="1"/>
                <w:numId w:val="6"/>
              </w:numPr>
              <w:spacing w:before="0" w:after="0" w:line="360" w:lineRule="auto"/>
              <w:rPr>
                <w:rFonts w:eastAsia="MS PMincho"/>
                <w:b w:val="0"/>
                <w:lang w:eastAsia="ja-JP"/>
              </w:rPr>
            </w:pPr>
            <w:r>
              <w:rPr>
                <w:rFonts w:eastAsia="MS PMincho"/>
                <w:b w:val="0"/>
                <w:lang w:val="vi-VN" w:eastAsia="ja-JP"/>
              </w:rPr>
              <w:t xml:space="preserve">NSD có thể chuyển đến trang bất kì khi click vào số </w:t>
            </w:r>
          </w:p>
          <w:p w14:paraId="34035575" w14:textId="77777777" w:rsidR="00D402AA" w:rsidRPr="00E35E82" w:rsidRDefault="00D402AA" w:rsidP="00D402AA">
            <w:pPr>
              <w:pStyle w:val="BRTitle"/>
              <w:numPr>
                <w:ilvl w:val="1"/>
                <w:numId w:val="6"/>
              </w:numPr>
              <w:spacing w:before="0" w:after="0" w:line="360" w:lineRule="auto"/>
              <w:rPr>
                <w:rFonts w:eastAsia="MS PMincho"/>
                <w:b w:val="0"/>
                <w:lang w:eastAsia="ja-JP"/>
              </w:rPr>
            </w:pPr>
            <w:r>
              <w:rPr>
                <w:rFonts w:eastAsia="MS PMincho"/>
                <w:b w:val="0"/>
                <w:lang w:eastAsia="ja-JP"/>
              </w:rPr>
              <w:t>Hiển</w:t>
            </w:r>
            <w:r>
              <w:rPr>
                <w:rFonts w:eastAsia="MS PMincho"/>
                <w:b w:val="0"/>
                <w:lang w:val="vi-VN" w:eastAsia="ja-JP"/>
              </w:rPr>
              <w:t xml:space="preserve"> thị trên màn hình là bản ghi thứ bao nhiêu trên tổng số bao nhiêu bản ghi</w:t>
            </w:r>
          </w:p>
        </w:tc>
      </w:tr>
    </w:tbl>
    <w:p w14:paraId="48CA9BF0" w14:textId="77777777" w:rsidR="00D402AA" w:rsidRPr="00D402AA" w:rsidRDefault="00D402AA" w:rsidP="00D402AA">
      <w:pPr>
        <w:rPr>
          <w:lang w:val="vi-VN" w:eastAsia="en-US"/>
        </w:rPr>
      </w:pPr>
    </w:p>
    <w:p w14:paraId="33E34698" w14:textId="44B0341E" w:rsidR="001F7134" w:rsidRDefault="008E2D9B" w:rsidP="001F7134">
      <w:pPr>
        <w:pStyle w:val="Heading3"/>
      </w:pPr>
      <w:bookmarkStart w:id="104" w:name="_Ref152337279"/>
      <w:bookmarkStart w:id="105" w:name="_Toc152340780"/>
      <w:r>
        <w:t>UC</w:t>
      </w:r>
      <w:r>
        <w:rPr>
          <w:lang w:val="vi-VN"/>
        </w:rPr>
        <w:t xml:space="preserve"> 16: </w:t>
      </w:r>
      <w:r w:rsidR="001F7134">
        <w:t xml:space="preserve">Xem chi </w:t>
      </w:r>
      <w:proofErr w:type="spellStart"/>
      <w:r w:rsidR="001F7134">
        <w:t>tiết</w:t>
      </w:r>
      <w:proofErr w:type="spellEnd"/>
      <w:r w:rsidR="001F7134">
        <w:t xml:space="preserve"> </w:t>
      </w:r>
      <w:proofErr w:type="spellStart"/>
      <w:r w:rsidR="001F7134">
        <w:t>chuyến</w:t>
      </w:r>
      <w:proofErr w:type="spellEnd"/>
      <w:r w:rsidR="001F7134">
        <w:t xml:space="preserve"> </w:t>
      </w:r>
      <w:proofErr w:type="spellStart"/>
      <w:r w:rsidR="001F7134">
        <w:t>xe</w:t>
      </w:r>
      <w:bookmarkEnd w:id="104"/>
      <w:bookmarkEnd w:id="105"/>
      <w:proofErr w:type="spellEnd"/>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D402AA" w:rsidRPr="00516C12" w14:paraId="4259E03E" w14:textId="77777777" w:rsidTr="0018419F">
        <w:tc>
          <w:tcPr>
            <w:tcW w:w="957" w:type="pct"/>
            <w:shd w:val="clear" w:color="auto" w:fill="D9D9D9" w:themeFill="background1" w:themeFillShade="D9"/>
          </w:tcPr>
          <w:p w14:paraId="4622F74E" w14:textId="77777777" w:rsidR="00D402AA" w:rsidRPr="00516C12" w:rsidRDefault="00D402AA" w:rsidP="0018419F">
            <w:pPr>
              <w:rPr>
                <w:rFonts w:cs="Arial"/>
                <w:b/>
              </w:rPr>
            </w:pPr>
            <w:r w:rsidRPr="00516C12">
              <w:rPr>
                <w:rFonts w:cs="Arial"/>
                <w:b/>
              </w:rPr>
              <w:t>Objective</w:t>
            </w:r>
          </w:p>
        </w:tc>
        <w:tc>
          <w:tcPr>
            <w:tcW w:w="4043" w:type="pct"/>
          </w:tcPr>
          <w:p w14:paraId="467645A0" w14:textId="25BF9AF6" w:rsidR="00D402AA" w:rsidRPr="00AC5068" w:rsidRDefault="00D402AA" w:rsidP="0018419F">
            <w:pPr>
              <w:rPr>
                <w:rFonts w:cs="Arial"/>
                <w:lang w:val="vi-VN"/>
              </w:rPr>
            </w:pPr>
            <w:proofErr w:type="spellStart"/>
            <w:r w:rsidRPr="003405A1">
              <w:t>Tính</w:t>
            </w:r>
            <w:proofErr w:type="spellEnd"/>
            <w:r w:rsidRPr="003405A1">
              <w:t xml:space="preserve"> </w:t>
            </w:r>
            <w:proofErr w:type="spellStart"/>
            <w:r w:rsidRPr="003405A1">
              <w:t>năng</w:t>
            </w:r>
            <w:proofErr w:type="spellEnd"/>
            <w:r w:rsidRPr="003405A1">
              <w:t xml:space="preserve"> </w:t>
            </w:r>
            <w:proofErr w:type="spellStart"/>
            <w:r w:rsidRPr="003405A1">
              <w:t>này</w:t>
            </w:r>
            <w:proofErr w:type="spellEnd"/>
            <w:r w:rsidRPr="003405A1">
              <w:t xml:space="preserve"> </w:t>
            </w:r>
            <w:proofErr w:type="spellStart"/>
            <w:r w:rsidRPr="003405A1">
              <w:t>cho</w:t>
            </w:r>
            <w:proofErr w:type="spellEnd"/>
            <w:r w:rsidRPr="003405A1">
              <w:t xml:space="preserve"> </w:t>
            </w:r>
            <w:proofErr w:type="spellStart"/>
            <w:r w:rsidRPr="003405A1">
              <w:t>phép</w:t>
            </w:r>
            <w:proofErr w:type="spellEnd"/>
            <w:r w:rsidRPr="003405A1">
              <w:t xml:space="preserve"> NSD </w:t>
            </w:r>
            <w:proofErr w:type="spellStart"/>
            <w:r w:rsidRPr="003405A1">
              <w:t>xem</w:t>
            </w:r>
            <w:proofErr w:type="spellEnd"/>
            <w:r w:rsidRPr="003405A1">
              <w:t xml:space="preserve"> </w:t>
            </w:r>
            <w:r>
              <w:t xml:space="preserve">chi </w:t>
            </w:r>
            <w:proofErr w:type="spellStart"/>
            <w:r>
              <w:t>tiết</w:t>
            </w:r>
            <w:proofErr w:type="spellEnd"/>
            <w:r w:rsidRPr="003405A1">
              <w:t xml:space="preserve"> </w:t>
            </w:r>
            <w:proofErr w:type="spellStart"/>
            <w:r w:rsidR="00AC5068">
              <w:t>chuyến</w:t>
            </w:r>
            <w:proofErr w:type="spellEnd"/>
            <w:r w:rsidR="00AC5068">
              <w:rPr>
                <w:lang w:val="vi-VN"/>
              </w:rPr>
              <w:t xml:space="preserve"> xe</w:t>
            </w:r>
          </w:p>
        </w:tc>
      </w:tr>
      <w:tr w:rsidR="00D402AA" w:rsidRPr="00516C12" w14:paraId="589CEFA6" w14:textId="77777777" w:rsidTr="0018419F">
        <w:tc>
          <w:tcPr>
            <w:tcW w:w="957" w:type="pct"/>
            <w:shd w:val="clear" w:color="auto" w:fill="D9D9D9" w:themeFill="background1" w:themeFillShade="D9"/>
          </w:tcPr>
          <w:p w14:paraId="0CFC918E" w14:textId="77777777" w:rsidR="00D402AA" w:rsidRPr="00516C12" w:rsidRDefault="00D402AA" w:rsidP="0018419F">
            <w:pPr>
              <w:rPr>
                <w:rFonts w:cs="Arial"/>
                <w:b/>
              </w:rPr>
            </w:pPr>
            <w:r w:rsidRPr="00516C12">
              <w:rPr>
                <w:rFonts w:cs="Arial"/>
                <w:b/>
              </w:rPr>
              <w:t>Actor</w:t>
            </w:r>
          </w:p>
        </w:tc>
        <w:tc>
          <w:tcPr>
            <w:tcW w:w="4043" w:type="pct"/>
          </w:tcPr>
          <w:p w14:paraId="50689EB2" w14:textId="5CB74E18" w:rsidR="00D402AA" w:rsidRPr="004D1004" w:rsidRDefault="004D1004" w:rsidP="0018419F">
            <w:pPr>
              <w:rPr>
                <w:rFonts w:cs="Arial"/>
                <w:lang w:val="vi-VN"/>
              </w:rPr>
            </w:pPr>
            <w:proofErr w:type="spellStart"/>
            <w:r>
              <w:t>Lái</w:t>
            </w:r>
            <w:proofErr w:type="spellEnd"/>
            <w:r>
              <w:rPr>
                <w:lang w:val="vi-VN"/>
              </w:rPr>
              <w:t xml:space="preserve"> xe, System administrator</w:t>
            </w:r>
          </w:p>
        </w:tc>
      </w:tr>
      <w:tr w:rsidR="00D402AA" w:rsidRPr="00516C12" w14:paraId="2EDACAA3" w14:textId="77777777" w:rsidTr="0018419F">
        <w:tc>
          <w:tcPr>
            <w:tcW w:w="957" w:type="pct"/>
            <w:shd w:val="clear" w:color="auto" w:fill="D9D9D9" w:themeFill="background1" w:themeFillShade="D9"/>
          </w:tcPr>
          <w:p w14:paraId="17A29D1B" w14:textId="77777777" w:rsidR="00D402AA" w:rsidRPr="00516C12" w:rsidRDefault="00D402AA" w:rsidP="0018419F">
            <w:pPr>
              <w:rPr>
                <w:rFonts w:cs="Arial"/>
                <w:b/>
              </w:rPr>
            </w:pPr>
            <w:r w:rsidRPr="00516C12">
              <w:rPr>
                <w:rFonts w:cs="Arial"/>
                <w:b/>
              </w:rPr>
              <w:t>Trigger</w:t>
            </w:r>
          </w:p>
        </w:tc>
        <w:tc>
          <w:tcPr>
            <w:tcW w:w="4043" w:type="pct"/>
          </w:tcPr>
          <w:p w14:paraId="5471DA91" w14:textId="6C0E460E" w:rsidR="00D402AA" w:rsidRPr="00C000DF" w:rsidRDefault="00D402AA" w:rsidP="0018419F">
            <w:pPr>
              <w:rPr>
                <w:rFonts w:cs="Arial"/>
              </w:rPr>
            </w:pPr>
            <w:r w:rsidRPr="003405A1">
              <w:t xml:space="preserve">User </w:t>
            </w:r>
            <w:proofErr w:type="spellStart"/>
            <w:r w:rsidRPr="003405A1">
              <w:t>chọn</w:t>
            </w:r>
            <w:proofErr w:type="spellEnd"/>
            <w:r w:rsidRPr="003405A1">
              <w:t xml:space="preserve"> </w:t>
            </w:r>
            <w:proofErr w:type="spellStart"/>
            <w:r w:rsidRPr="003405A1">
              <w:t>vào</w:t>
            </w:r>
            <w:proofErr w:type="spellEnd"/>
            <w:r w:rsidRPr="003405A1">
              <w:t xml:space="preserve"> icon “</w:t>
            </w:r>
            <w:proofErr w:type="spellStart"/>
            <w:r w:rsidRPr="003405A1">
              <w:t>xem</w:t>
            </w:r>
            <w:proofErr w:type="spellEnd"/>
            <w:r w:rsidRPr="003405A1">
              <w:t xml:space="preserve"> chi </w:t>
            </w:r>
            <w:proofErr w:type="spellStart"/>
            <w:r w:rsidRPr="003405A1">
              <w:t>tiết</w:t>
            </w:r>
            <w:proofErr w:type="spellEnd"/>
            <w:r w:rsidRPr="003405A1">
              <w:t xml:space="preserve"> “ </w:t>
            </w:r>
            <w:proofErr w:type="spellStart"/>
            <w:r w:rsidRPr="003405A1">
              <w:t>trên</w:t>
            </w:r>
            <w:proofErr w:type="spellEnd"/>
            <w:r w:rsidRPr="003405A1">
              <w:t xml:space="preserve"> &lt;&lt;</w:t>
            </w:r>
            <w:proofErr w:type="spellStart"/>
            <w:r w:rsidRPr="003405A1">
              <w:t>Màn</w:t>
            </w:r>
            <w:proofErr w:type="spellEnd"/>
            <w:r w:rsidRPr="003405A1">
              <w:t xml:space="preserve"> </w:t>
            </w:r>
            <w:proofErr w:type="spellStart"/>
            <w:r w:rsidRPr="003405A1">
              <w:t>hình</w:t>
            </w:r>
            <w:proofErr w:type="spellEnd"/>
            <w:r w:rsidRPr="003405A1">
              <w:t xml:space="preserve"> </w:t>
            </w:r>
            <w:proofErr w:type="spellStart"/>
            <w:r w:rsidRPr="003405A1">
              <w:t>danh</w:t>
            </w:r>
            <w:proofErr w:type="spellEnd"/>
            <w:r w:rsidRPr="003405A1">
              <w:t xml:space="preserve"> </w:t>
            </w:r>
            <w:proofErr w:type="spellStart"/>
            <w:r w:rsidRPr="003405A1">
              <w:t>sách</w:t>
            </w:r>
            <w:proofErr w:type="spellEnd"/>
            <w:r w:rsidRPr="003405A1">
              <w:t xml:space="preserve"> </w:t>
            </w:r>
            <w:proofErr w:type="spellStart"/>
            <w:r w:rsidR="00AC5068">
              <w:t>chuyến</w:t>
            </w:r>
            <w:proofErr w:type="spellEnd"/>
            <w:r w:rsidR="00AC5068">
              <w:rPr>
                <w:lang w:val="vi-VN"/>
              </w:rPr>
              <w:t xml:space="preserve"> xe</w:t>
            </w:r>
            <w:r w:rsidRPr="003405A1">
              <w:t>&gt;&gt;</w:t>
            </w:r>
          </w:p>
        </w:tc>
      </w:tr>
      <w:tr w:rsidR="00D402AA" w:rsidRPr="00516C12" w14:paraId="2FBB7755" w14:textId="77777777" w:rsidTr="0018419F">
        <w:tc>
          <w:tcPr>
            <w:tcW w:w="957" w:type="pct"/>
            <w:shd w:val="clear" w:color="auto" w:fill="D9D9D9" w:themeFill="background1" w:themeFillShade="D9"/>
          </w:tcPr>
          <w:p w14:paraId="1A9CA084" w14:textId="77777777" w:rsidR="00D402AA" w:rsidRPr="00516C12" w:rsidRDefault="00D402AA" w:rsidP="0018419F">
            <w:pPr>
              <w:rPr>
                <w:rFonts w:cs="Arial"/>
                <w:b/>
              </w:rPr>
            </w:pPr>
            <w:r w:rsidRPr="00516C12">
              <w:rPr>
                <w:rFonts w:cs="Arial"/>
                <w:b/>
              </w:rPr>
              <w:t>Pre-conditions</w:t>
            </w:r>
          </w:p>
        </w:tc>
        <w:tc>
          <w:tcPr>
            <w:tcW w:w="4043" w:type="pct"/>
          </w:tcPr>
          <w:p w14:paraId="05C69E81" w14:textId="77777777" w:rsidR="00D402AA" w:rsidRPr="00516C12" w:rsidRDefault="00D402AA" w:rsidP="0018419F">
            <w:pPr>
              <w:pStyle w:val="BulletList1"/>
              <w:numPr>
                <w:ilvl w:val="0"/>
                <w:numId w:val="0"/>
              </w:numPr>
              <w:spacing w:line="360" w:lineRule="auto"/>
            </w:pPr>
            <w:r w:rsidRPr="003405A1">
              <w:t xml:space="preserve">User logged in </w:t>
            </w:r>
            <w:proofErr w:type="spellStart"/>
            <w:r w:rsidRPr="003405A1">
              <w:t>vào</w:t>
            </w:r>
            <w:proofErr w:type="spellEnd"/>
            <w:r w:rsidRPr="003405A1">
              <w:t xml:space="preserve"> </w:t>
            </w:r>
            <w:proofErr w:type="spellStart"/>
            <w:r w:rsidRPr="003405A1">
              <w:t>hệ</w:t>
            </w:r>
            <w:proofErr w:type="spellEnd"/>
            <w:r w:rsidRPr="003405A1">
              <w:t xml:space="preserve"> </w:t>
            </w:r>
            <w:proofErr w:type="spellStart"/>
            <w:r w:rsidRPr="003405A1">
              <w:t>thống</w:t>
            </w:r>
            <w:proofErr w:type="spellEnd"/>
            <w:r w:rsidRPr="003405A1">
              <w:t xml:space="preserve"> </w:t>
            </w:r>
            <w:proofErr w:type="spellStart"/>
            <w:r w:rsidRPr="003405A1">
              <w:t>với</w:t>
            </w:r>
            <w:proofErr w:type="spellEnd"/>
            <w:r w:rsidRPr="003405A1">
              <w:t xml:space="preserve"> actor </w:t>
            </w:r>
            <w:proofErr w:type="spellStart"/>
            <w:r w:rsidRPr="003405A1">
              <w:t>bên</w:t>
            </w:r>
            <w:proofErr w:type="spellEnd"/>
            <w:r w:rsidRPr="003405A1">
              <w:t xml:space="preserve"> </w:t>
            </w:r>
            <w:proofErr w:type="spellStart"/>
            <w:r w:rsidRPr="003405A1">
              <w:t>trên</w:t>
            </w:r>
            <w:proofErr w:type="spellEnd"/>
            <w:r w:rsidRPr="003405A1">
              <w:t>.</w:t>
            </w:r>
          </w:p>
        </w:tc>
      </w:tr>
      <w:tr w:rsidR="00D402AA" w:rsidRPr="00516C12" w14:paraId="4484F3A2" w14:textId="77777777" w:rsidTr="0018419F">
        <w:tc>
          <w:tcPr>
            <w:tcW w:w="957" w:type="pct"/>
            <w:shd w:val="clear" w:color="auto" w:fill="D9D9D9" w:themeFill="background1" w:themeFillShade="D9"/>
          </w:tcPr>
          <w:p w14:paraId="45DDC1C2" w14:textId="77777777" w:rsidR="00D402AA" w:rsidRPr="00516C12" w:rsidRDefault="00D402AA" w:rsidP="0018419F">
            <w:pPr>
              <w:rPr>
                <w:rFonts w:cs="Arial"/>
                <w:b/>
              </w:rPr>
            </w:pPr>
            <w:r w:rsidRPr="00516C12">
              <w:rPr>
                <w:rFonts w:cs="Arial"/>
                <w:b/>
              </w:rPr>
              <w:t>Post-condition</w:t>
            </w:r>
          </w:p>
        </w:tc>
        <w:tc>
          <w:tcPr>
            <w:tcW w:w="4043" w:type="pct"/>
          </w:tcPr>
          <w:p w14:paraId="675F0D0F" w14:textId="26D7F938" w:rsidR="00D402AA" w:rsidRPr="00516C12" w:rsidRDefault="00D402AA" w:rsidP="0018419F">
            <w:pPr>
              <w:rPr>
                <w:rFonts w:cs="Arial"/>
              </w:rPr>
            </w:pPr>
            <w:r w:rsidRPr="003405A1">
              <w:t xml:space="preserve">Thông tin chi </w:t>
            </w:r>
            <w:proofErr w:type="spellStart"/>
            <w:r w:rsidRPr="003405A1">
              <w:t>tiết</w:t>
            </w:r>
            <w:proofErr w:type="spellEnd"/>
            <w:r w:rsidRPr="003405A1">
              <w:t xml:space="preserve"> </w:t>
            </w:r>
            <w:proofErr w:type="spellStart"/>
            <w:r w:rsidRPr="003405A1">
              <w:t>của</w:t>
            </w:r>
            <w:proofErr w:type="spellEnd"/>
            <w:r w:rsidRPr="003405A1">
              <w:t xml:space="preserve"> </w:t>
            </w:r>
            <w:proofErr w:type="spellStart"/>
            <w:r w:rsidRPr="003405A1">
              <w:t>đơn</w:t>
            </w:r>
            <w:proofErr w:type="spellEnd"/>
            <w:r w:rsidRPr="003405A1">
              <w:t xml:space="preserve"> </w:t>
            </w:r>
            <w:proofErr w:type="spellStart"/>
            <w:r w:rsidR="00AC5068">
              <w:t>chuyến</w:t>
            </w:r>
            <w:proofErr w:type="spellEnd"/>
            <w:r w:rsidR="00AC5068">
              <w:rPr>
                <w:lang w:val="vi-VN"/>
              </w:rPr>
              <w:t xml:space="preserve"> xe</w:t>
            </w:r>
            <w:r w:rsidRPr="003405A1">
              <w:t xml:space="preserve"> </w:t>
            </w:r>
            <w:proofErr w:type="spellStart"/>
            <w:r w:rsidRPr="003405A1">
              <w:t>được</w:t>
            </w:r>
            <w:proofErr w:type="spellEnd"/>
            <w:r w:rsidRPr="003405A1">
              <w:t xml:space="preserve"> </w:t>
            </w:r>
            <w:proofErr w:type="spellStart"/>
            <w:r w:rsidRPr="003405A1">
              <w:t>chọn</w:t>
            </w:r>
            <w:proofErr w:type="spellEnd"/>
            <w:r w:rsidRPr="003405A1">
              <w:t xml:space="preserve"> </w:t>
            </w:r>
            <w:proofErr w:type="spellStart"/>
            <w:r w:rsidRPr="003405A1">
              <w:t>được</w:t>
            </w:r>
            <w:proofErr w:type="spellEnd"/>
            <w:r w:rsidRPr="003405A1">
              <w:t xml:space="preserve"> </w:t>
            </w:r>
            <w:proofErr w:type="spellStart"/>
            <w:r w:rsidRPr="003405A1">
              <w:t>hiển</w:t>
            </w:r>
            <w:proofErr w:type="spellEnd"/>
            <w:r w:rsidRPr="003405A1">
              <w:t xml:space="preserve"> </w:t>
            </w:r>
            <w:proofErr w:type="spellStart"/>
            <w:r w:rsidRPr="003405A1">
              <w:t>thị</w:t>
            </w:r>
            <w:proofErr w:type="spellEnd"/>
            <w:r w:rsidRPr="003405A1">
              <w:t xml:space="preserve"> </w:t>
            </w:r>
            <w:proofErr w:type="spellStart"/>
            <w:r w:rsidRPr="003405A1">
              <w:t>trên</w:t>
            </w:r>
            <w:proofErr w:type="spellEnd"/>
            <w:r w:rsidRPr="003405A1">
              <w:t xml:space="preserve"> </w:t>
            </w:r>
            <w:proofErr w:type="spellStart"/>
            <w:r w:rsidRPr="003405A1">
              <w:t>màn</w:t>
            </w:r>
            <w:proofErr w:type="spellEnd"/>
            <w:r w:rsidRPr="003405A1">
              <w:t xml:space="preserve"> </w:t>
            </w:r>
            <w:proofErr w:type="spellStart"/>
            <w:r w:rsidRPr="003405A1">
              <w:t>hình</w:t>
            </w:r>
            <w:proofErr w:type="spellEnd"/>
          </w:p>
        </w:tc>
      </w:tr>
    </w:tbl>
    <w:p w14:paraId="3B835901" w14:textId="77777777" w:rsidR="00D402AA" w:rsidRPr="00A704C2" w:rsidRDefault="00D402AA" w:rsidP="00D402AA">
      <w:pPr>
        <w:rPr>
          <w:rFonts w:eastAsiaTheme="majorEastAsia" w:cs="Arial"/>
          <w:b/>
          <w:color w:val="1F3864" w:themeColor="accent5" w:themeShade="80"/>
          <w:sz w:val="22"/>
          <w:lang w:val="vi-VN" w:eastAsia="en-US"/>
        </w:rPr>
      </w:pPr>
      <w:r>
        <w:rPr>
          <w:rFonts w:eastAsiaTheme="majorEastAsia" w:cs="Arial"/>
          <w:b/>
          <w:color w:val="1F3864" w:themeColor="accent5" w:themeShade="80"/>
          <w:sz w:val="22"/>
          <w:lang w:val="en-US" w:eastAsia="en-US"/>
        </w:rPr>
        <w:lastRenderedPageBreak/>
        <w:t>Activity</w:t>
      </w:r>
      <w:r>
        <w:rPr>
          <w:rFonts w:eastAsiaTheme="majorEastAsia" w:cs="Arial"/>
          <w:b/>
          <w:color w:val="1F3864" w:themeColor="accent5" w:themeShade="80"/>
          <w:sz w:val="22"/>
          <w:lang w:val="vi-VN" w:eastAsia="en-US"/>
        </w:rPr>
        <w:t xml:space="preserve"> Flow</w:t>
      </w:r>
    </w:p>
    <w:p w14:paraId="38FA5C52" w14:textId="371C7801" w:rsidR="00D402AA" w:rsidRDefault="00AC5068" w:rsidP="00D402AA">
      <w:pPr>
        <w:jc w:val="center"/>
        <w:rPr>
          <w:rFonts w:eastAsiaTheme="majorEastAsia" w:cs="Arial"/>
          <w:b/>
          <w:color w:val="1F3864" w:themeColor="accent5" w:themeShade="80"/>
          <w:sz w:val="22"/>
          <w:lang w:val="en-US" w:eastAsia="en-US"/>
        </w:rPr>
      </w:pPr>
      <w:r w:rsidRPr="00AC5068">
        <w:rPr>
          <w:rFonts w:eastAsiaTheme="majorEastAsia" w:cs="Arial"/>
          <w:b/>
          <w:noProof/>
          <w:color w:val="1F3864" w:themeColor="accent5" w:themeShade="80"/>
          <w:sz w:val="22"/>
          <w:lang w:val="en-US" w:eastAsia="en-US"/>
        </w:rPr>
        <w:drawing>
          <wp:inline distT="0" distB="0" distL="0" distR="0" wp14:anchorId="25B9DBE1" wp14:editId="38372894">
            <wp:extent cx="3852891" cy="3433788"/>
            <wp:effectExtent l="0" t="0" r="0" b="0"/>
            <wp:docPr id="81546370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63705" name="Picture 1" descr="A diagram of a system&#10;&#10;Description automatically generated"/>
                    <pic:cNvPicPr/>
                  </pic:nvPicPr>
                  <pic:blipFill>
                    <a:blip r:embed="rId59"/>
                    <a:stretch>
                      <a:fillRect/>
                    </a:stretch>
                  </pic:blipFill>
                  <pic:spPr>
                    <a:xfrm>
                      <a:off x="0" y="0"/>
                      <a:ext cx="3852891" cy="3433788"/>
                    </a:xfrm>
                    <a:prstGeom prst="rect">
                      <a:avLst/>
                    </a:prstGeom>
                  </pic:spPr>
                </pic:pic>
              </a:graphicData>
            </a:graphic>
          </wp:inline>
        </w:drawing>
      </w:r>
    </w:p>
    <w:p w14:paraId="77B49146" w14:textId="77777777" w:rsidR="00D402AA" w:rsidRDefault="00D402AA" w:rsidP="00D402AA">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933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022"/>
        <w:gridCol w:w="1023"/>
        <w:gridCol w:w="7285"/>
      </w:tblGrid>
      <w:tr w:rsidR="00D402AA" w14:paraId="6EF9DA41" w14:textId="77777777" w:rsidTr="0018419F">
        <w:trPr>
          <w:trHeight w:val="253"/>
        </w:trPr>
        <w:tc>
          <w:tcPr>
            <w:tcW w:w="1022" w:type="dxa"/>
            <w:shd w:val="clear" w:color="auto" w:fill="D9D9D9"/>
          </w:tcPr>
          <w:p w14:paraId="65362250" w14:textId="77777777" w:rsidR="00D402AA" w:rsidRDefault="00D402AA" w:rsidP="0018419F">
            <w:pPr>
              <w:rPr>
                <w:b/>
              </w:rPr>
            </w:pPr>
            <w:r>
              <w:rPr>
                <w:b/>
              </w:rPr>
              <w:t>Step</w:t>
            </w:r>
          </w:p>
        </w:tc>
        <w:tc>
          <w:tcPr>
            <w:tcW w:w="1023" w:type="dxa"/>
            <w:shd w:val="clear" w:color="auto" w:fill="D9D9D9"/>
          </w:tcPr>
          <w:p w14:paraId="68CF48E0" w14:textId="77777777" w:rsidR="00D402AA" w:rsidRDefault="00D402AA" w:rsidP="0018419F">
            <w:pPr>
              <w:rPr>
                <w:b/>
              </w:rPr>
            </w:pPr>
            <w:r>
              <w:rPr>
                <w:b/>
              </w:rPr>
              <w:t>BR Code</w:t>
            </w:r>
          </w:p>
        </w:tc>
        <w:tc>
          <w:tcPr>
            <w:tcW w:w="7285" w:type="dxa"/>
            <w:shd w:val="clear" w:color="auto" w:fill="D9D9D9"/>
          </w:tcPr>
          <w:p w14:paraId="732BB634" w14:textId="77777777" w:rsidR="00D402AA" w:rsidRDefault="00D402AA" w:rsidP="0018419F">
            <w:pPr>
              <w:rPr>
                <w:b/>
              </w:rPr>
            </w:pPr>
            <w:r>
              <w:rPr>
                <w:b/>
              </w:rPr>
              <w:t>Description</w:t>
            </w:r>
          </w:p>
        </w:tc>
      </w:tr>
      <w:tr w:rsidR="00D402AA" w14:paraId="2481C3B8" w14:textId="77777777" w:rsidTr="0018419F">
        <w:trPr>
          <w:trHeight w:val="253"/>
        </w:trPr>
        <w:tc>
          <w:tcPr>
            <w:tcW w:w="1022" w:type="dxa"/>
          </w:tcPr>
          <w:p w14:paraId="0236E913" w14:textId="77777777" w:rsidR="00D402AA" w:rsidRDefault="00D402AA" w:rsidP="0018419F">
            <w:r>
              <w:t>(2)</w:t>
            </w:r>
          </w:p>
        </w:tc>
        <w:tc>
          <w:tcPr>
            <w:tcW w:w="1023" w:type="dxa"/>
            <w:shd w:val="clear" w:color="auto" w:fill="auto"/>
          </w:tcPr>
          <w:p w14:paraId="0F984251" w14:textId="5E4F5989" w:rsidR="00D402AA" w:rsidRDefault="00D402AA" w:rsidP="0018419F">
            <w:pPr>
              <w:pStyle w:val="Caption"/>
            </w:pPr>
            <w:r>
              <w:t xml:space="preserve">BR </w:t>
            </w:r>
            <w:r>
              <w:fldChar w:fldCharType="begin"/>
            </w:r>
            <w:r>
              <w:instrText xml:space="preserve"> SEQ BR \* ARABIC </w:instrText>
            </w:r>
            <w:r>
              <w:fldChar w:fldCharType="separate"/>
            </w:r>
            <w:r w:rsidR="00201D76">
              <w:rPr>
                <w:noProof/>
              </w:rPr>
              <w:t>40</w:t>
            </w:r>
            <w:r>
              <w:fldChar w:fldCharType="end"/>
            </w:r>
          </w:p>
          <w:p w14:paraId="5F34CAAF" w14:textId="77777777" w:rsidR="00D402AA" w:rsidRDefault="00D402AA" w:rsidP="0018419F">
            <w:pPr>
              <w:rPr>
                <w:b/>
              </w:rPr>
            </w:pPr>
          </w:p>
        </w:tc>
        <w:tc>
          <w:tcPr>
            <w:tcW w:w="7285" w:type="dxa"/>
            <w:shd w:val="clear" w:color="auto" w:fill="auto"/>
          </w:tcPr>
          <w:p w14:paraId="07508155" w14:textId="77777777" w:rsidR="00D402AA" w:rsidRDefault="00D402AA" w:rsidP="0018419F">
            <w:pPr>
              <w:rPr>
                <w:b/>
                <w:u w:val="single"/>
              </w:rPr>
            </w:pPr>
            <w:r>
              <w:rPr>
                <w:b/>
                <w:u w:val="single"/>
              </w:rPr>
              <w:t>Screen Displaying Rules:</w:t>
            </w:r>
          </w:p>
          <w:p w14:paraId="367E409E" w14:textId="77777777" w:rsidR="00D402AA" w:rsidRPr="001F7134" w:rsidRDefault="00D402AA">
            <w:pPr>
              <w:pStyle w:val="Body"/>
              <w:rPr>
                <w:lang w:val="vi-VN"/>
                <w:rPrChange w:id="106" w:author="Asus" w:date="2020-12-28T19:18:00Z">
                  <w:rPr>
                    <w:strike/>
                    <w:color w:val="000000"/>
                  </w:rPr>
                </w:rPrChange>
              </w:rPr>
              <w:pPrChange w:id="107" w:author="Asus" w:date="2020-12-28T19:18:00Z">
                <w:pPr>
                  <w:numPr>
                    <w:numId w:val="11"/>
                  </w:numPr>
                  <w:pBdr>
                    <w:top w:val="nil"/>
                    <w:left w:val="nil"/>
                    <w:bottom w:val="nil"/>
                    <w:right w:val="nil"/>
                    <w:between w:val="nil"/>
                  </w:pBdr>
                  <w:tabs>
                    <w:tab w:val="num" w:pos="360"/>
                  </w:tabs>
                  <w:spacing w:before="40" w:after="40"/>
                  <w:ind w:left="1080" w:hanging="360"/>
                </w:pPr>
              </w:pPrChange>
            </w:pPr>
            <w:proofErr w:type="spellStart"/>
            <w:r>
              <w:t>Hệ</w:t>
            </w:r>
            <w:proofErr w:type="spellEnd"/>
            <w:r>
              <w:t xml:space="preserve"> </w:t>
            </w:r>
            <w:proofErr w:type="spellStart"/>
            <w:r>
              <w:t>thống</w:t>
            </w:r>
            <w:proofErr w:type="spellEnd"/>
            <w:r>
              <w:t xml:space="preserve"> </w:t>
            </w:r>
            <w:proofErr w:type="spellStart"/>
            <w:r>
              <w:t>tải</w:t>
            </w:r>
            <w:proofErr w:type="spellEnd"/>
            <w:r>
              <w:t xml:space="preserve"> </w:t>
            </w:r>
            <w:proofErr w:type="spellStart"/>
            <w:r>
              <w:t>màn</w:t>
            </w:r>
            <w:proofErr w:type="spellEnd"/>
            <w:r>
              <w:t xml:space="preserve"> </w:t>
            </w:r>
            <w:proofErr w:type="spellStart"/>
            <w:r>
              <w:t>hình</w:t>
            </w:r>
            <w:proofErr w:type="spellEnd"/>
            <w:r>
              <w:t xml:space="preserve">: &lt;&lt;Chi </w:t>
            </w:r>
            <w:proofErr w:type="spellStart"/>
            <w:r>
              <w:t>tiết</w:t>
            </w:r>
            <w:proofErr w:type="spellEnd"/>
            <w:r>
              <w:t xml:space="preserve"> </w:t>
            </w:r>
            <w:proofErr w:type="spellStart"/>
            <w:r>
              <w:t>đơn</w:t>
            </w:r>
            <w:proofErr w:type="spellEnd"/>
            <w:r>
              <w:t xml:space="preserve"> </w:t>
            </w:r>
            <w:proofErr w:type="spellStart"/>
            <w:r>
              <w:t>yêu</w:t>
            </w:r>
            <w:proofErr w:type="spellEnd"/>
            <w:r>
              <w:rPr>
                <w:lang w:val="vi-VN"/>
              </w:rPr>
              <w:t xml:space="preserve"> cầu vận chuyển</w:t>
            </w:r>
            <w:r>
              <w:t xml:space="preserve">&gt;&gt; </w:t>
            </w:r>
            <w:proofErr w:type="spellStart"/>
            <w:r>
              <w:t>của</w:t>
            </w:r>
            <w:proofErr w:type="spellEnd"/>
            <w:r>
              <w:rPr>
                <w:lang w:val="vi-VN"/>
              </w:rPr>
              <w:t xml:space="preserve"> </w:t>
            </w:r>
            <w:proofErr w:type="spellStart"/>
            <w:r>
              <w:t>Đơn</w:t>
            </w:r>
            <w:proofErr w:type="spellEnd"/>
            <w:r>
              <w:t xml:space="preserve"> </w:t>
            </w:r>
            <w:proofErr w:type="spellStart"/>
            <w:r>
              <w:t>yêu</w:t>
            </w:r>
            <w:proofErr w:type="spellEnd"/>
            <w:r>
              <w:rPr>
                <w:lang w:val="vi-VN"/>
              </w:rPr>
              <w:t xml:space="preserve"> cầu vận chuyển đã được chọn</w:t>
            </w:r>
          </w:p>
        </w:tc>
      </w:tr>
    </w:tbl>
    <w:p w14:paraId="1A08293E" w14:textId="77777777" w:rsidR="00D402AA" w:rsidRPr="00D402AA" w:rsidRDefault="00D402AA" w:rsidP="00D402AA">
      <w:pPr>
        <w:rPr>
          <w:lang w:val="en-US" w:eastAsia="en-US"/>
        </w:rPr>
      </w:pPr>
    </w:p>
    <w:p w14:paraId="3D69D5EA" w14:textId="16F5BCCC" w:rsidR="001F7134" w:rsidRDefault="008E2D9B" w:rsidP="001F7134">
      <w:pPr>
        <w:pStyle w:val="Heading3"/>
      </w:pPr>
      <w:bookmarkStart w:id="108" w:name="_Ref152254613"/>
      <w:bookmarkStart w:id="109" w:name="_Toc152340781"/>
      <w:r>
        <w:t>UC17</w:t>
      </w:r>
      <w:r>
        <w:rPr>
          <w:lang w:val="vi-VN"/>
        </w:rPr>
        <w:t xml:space="preserve">: </w:t>
      </w:r>
      <w:r w:rsidR="001F7134">
        <w:t xml:space="preserve">Xem </w:t>
      </w:r>
      <w:proofErr w:type="spellStart"/>
      <w:r w:rsidR="001F7134">
        <w:t>danh</w:t>
      </w:r>
      <w:proofErr w:type="spellEnd"/>
      <w:r w:rsidR="00043DFA">
        <w:rPr>
          <w:lang w:val="vi-VN"/>
        </w:rPr>
        <w:t xml:space="preserve"> </w:t>
      </w:r>
      <w:r w:rsidR="00D311AD">
        <w:rPr>
          <w:lang w:val="vi-VN"/>
        </w:rPr>
        <w:t>sách</w:t>
      </w:r>
      <w:r w:rsidR="001F7134">
        <w:t xml:space="preserve"> </w:t>
      </w:r>
      <w:proofErr w:type="spellStart"/>
      <w:r w:rsidR="001F7134">
        <w:t>sản</w:t>
      </w:r>
      <w:proofErr w:type="spellEnd"/>
      <w:r w:rsidR="001F7134">
        <w:t xml:space="preserve"> </w:t>
      </w:r>
      <w:proofErr w:type="spellStart"/>
      <w:r w:rsidR="001F7134">
        <w:t>phẩm</w:t>
      </w:r>
      <w:bookmarkEnd w:id="108"/>
      <w:proofErr w:type="spellEnd"/>
      <w:r w:rsidR="00520C63">
        <w:rPr>
          <w:lang w:val="vi-VN"/>
        </w:rPr>
        <w:t xml:space="preserve"> trong kho</w:t>
      </w:r>
      <w:bookmarkEnd w:id="109"/>
    </w:p>
    <w:p w14:paraId="28211F8A" w14:textId="0985EE57" w:rsidR="00520C63" w:rsidRDefault="00520C63" w:rsidP="00520C63">
      <w:pPr>
        <w:rPr>
          <w:lang w:val="en-US" w:eastAsia="en-US"/>
        </w:rPr>
      </w:pPr>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520C63" w:rsidRPr="00516C12" w14:paraId="60050E3C" w14:textId="77777777" w:rsidTr="00570660">
        <w:tc>
          <w:tcPr>
            <w:tcW w:w="957" w:type="pct"/>
            <w:shd w:val="clear" w:color="auto" w:fill="D9D9D9" w:themeFill="background1" w:themeFillShade="D9"/>
          </w:tcPr>
          <w:p w14:paraId="5C934881" w14:textId="77777777" w:rsidR="00520C63" w:rsidRPr="00516C12" w:rsidRDefault="00520C63" w:rsidP="00570660">
            <w:pPr>
              <w:rPr>
                <w:rFonts w:cs="Arial"/>
                <w:b/>
              </w:rPr>
            </w:pPr>
            <w:r w:rsidRPr="00516C12">
              <w:rPr>
                <w:rFonts w:cs="Arial"/>
                <w:b/>
              </w:rPr>
              <w:t>Objective</w:t>
            </w:r>
          </w:p>
        </w:tc>
        <w:tc>
          <w:tcPr>
            <w:tcW w:w="4043" w:type="pct"/>
          </w:tcPr>
          <w:p w14:paraId="195153B5" w14:textId="77777777" w:rsidR="00520C63" w:rsidRPr="00AC5068" w:rsidRDefault="00520C63" w:rsidP="00570660">
            <w:pPr>
              <w:rPr>
                <w:rFonts w:cs="Arial"/>
                <w:lang w:val="vi-VN"/>
              </w:rPr>
            </w:pPr>
            <w:proofErr w:type="spellStart"/>
            <w:r w:rsidRPr="003405A1">
              <w:t>Tính</w:t>
            </w:r>
            <w:proofErr w:type="spellEnd"/>
            <w:r w:rsidRPr="003405A1">
              <w:t xml:space="preserve"> </w:t>
            </w:r>
            <w:proofErr w:type="spellStart"/>
            <w:r w:rsidRPr="003405A1">
              <w:t>năng</w:t>
            </w:r>
            <w:proofErr w:type="spellEnd"/>
            <w:r w:rsidRPr="003405A1">
              <w:t xml:space="preserve"> </w:t>
            </w:r>
            <w:proofErr w:type="spellStart"/>
            <w:r w:rsidRPr="003405A1">
              <w:t>này</w:t>
            </w:r>
            <w:proofErr w:type="spellEnd"/>
            <w:r w:rsidRPr="003405A1">
              <w:t xml:space="preserve"> </w:t>
            </w:r>
            <w:proofErr w:type="spellStart"/>
            <w:r w:rsidRPr="003405A1">
              <w:t>cho</w:t>
            </w:r>
            <w:proofErr w:type="spellEnd"/>
            <w:r w:rsidRPr="003405A1">
              <w:t xml:space="preserve"> </w:t>
            </w:r>
            <w:proofErr w:type="spellStart"/>
            <w:r w:rsidRPr="003405A1">
              <w:t>phép</w:t>
            </w:r>
            <w:proofErr w:type="spellEnd"/>
            <w:r w:rsidRPr="003405A1">
              <w:t xml:space="preserve"> NSD </w:t>
            </w:r>
            <w:proofErr w:type="spellStart"/>
            <w:r w:rsidRPr="003405A1">
              <w:t>xem</w:t>
            </w:r>
            <w:proofErr w:type="spellEnd"/>
            <w:r w:rsidRPr="003405A1">
              <w:t xml:space="preserve"> </w:t>
            </w:r>
            <w:r>
              <w:t xml:space="preserve">chi </w:t>
            </w:r>
            <w:proofErr w:type="spellStart"/>
            <w:r>
              <w:t>tiết</w:t>
            </w:r>
            <w:proofErr w:type="spellEnd"/>
            <w:r w:rsidRPr="003405A1">
              <w:t xml:space="preserve"> </w:t>
            </w:r>
            <w:proofErr w:type="spellStart"/>
            <w:r>
              <w:t>chuyến</w:t>
            </w:r>
            <w:proofErr w:type="spellEnd"/>
            <w:r>
              <w:rPr>
                <w:lang w:val="vi-VN"/>
              </w:rPr>
              <w:t xml:space="preserve"> xe</w:t>
            </w:r>
          </w:p>
        </w:tc>
      </w:tr>
      <w:tr w:rsidR="00520C63" w:rsidRPr="00516C12" w14:paraId="0CFCDCE5" w14:textId="77777777" w:rsidTr="00570660">
        <w:tc>
          <w:tcPr>
            <w:tcW w:w="957" w:type="pct"/>
            <w:shd w:val="clear" w:color="auto" w:fill="D9D9D9" w:themeFill="background1" w:themeFillShade="D9"/>
          </w:tcPr>
          <w:p w14:paraId="3CFFF893" w14:textId="77777777" w:rsidR="00520C63" w:rsidRPr="00516C12" w:rsidRDefault="00520C63" w:rsidP="00570660">
            <w:pPr>
              <w:rPr>
                <w:rFonts w:cs="Arial"/>
                <w:b/>
              </w:rPr>
            </w:pPr>
            <w:r w:rsidRPr="00516C12">
              <w:rPr>
                <w:rFonts w:cs="Arial"/>
                <w:b/>
              </w:rPr>
              <w:t>Actor</w:t>
            </w:r>
          </w:p>
        </w:tc>
        <w:tc>
          <w:tcPr>
            <w:tcW w:w="4043" w:type="pct"/>
          </w:tcPr>
          <w:p w14:paraId="42F00501" w14:textId="53A6FC56" w:rsidR="00520C63" w:rsidRPr="00502F73" w:rsidRDefault="00520C63" w:rsidP="00570660">
            <w:pPr>
              <w:rPr>
                <w:rFonts w:cs="Arial"/>
                <w:lang w:val="vi-VN"/>
              </w:rPr>
            </w:pPr>
            <w:proofErr w:type="spellStart"/>
            <w:r>
              <w:t>Nhân</w:t>
            </w:r>
            <w:proofErr w:type="spellEnd"/>
            <w:r>
              <w:rPr>
                <w:lang w:val="vi-VN"/>
              </w:rPr>
              <w:t xml:space="preserve"> viên quản lý kho, system administrator</w:t>
            </w:r>
          </w:p>
        </w:tc>
      </w:tr>
      <w:tr w:rsidR="00520C63" w:rsidRPr="00516C12" w14:paraId="7AEAD13E" w14:textId="77777777" w:rsidTr="00570660">
        <w:tc>
          <w:tcPr>
            <w:tcW w:w="957" w:type="pct"/>
            <w:shd w:val="clear" w:color="auto" w:fill="D9D9D9" w:themeFill="background1" w:themeFillShade="D9"/>
          </w:tcPr>
          <w:p w14:paraId="5BB2F563" w14:textId="77777777" w:rsidR="00520C63" w:rsidRPr="00516C12" w:rsidRDefault="00520C63" w:rsidP="00570660">
            <w:pPr>
              <w:rPr>
                <w:rFonts w:cs="Arial"/>
                <w:b/>
              </w:rPr>
            </w:pPr>
            <w:r w:rsidRPr="00516C12">
              <w:rPr>
                <w:rFonts w:cs="Arial"/>
                <w:b/>
              </w:rPr>
              <w:t>Trigger</w:t>
            </w:r>
          </w:p>
        </w:tc>
        <w:tc>
          <w:tcPr>
            <w:tcW w:w="4043" w:type="pct"/>
          </w:tcPr>
          <w:p w14:paraId="7B7CB9A4" w14:textId="362D6A35" w:rsidR="00520C63" w:rsidRPr="00520C63" w:rsidRDefault="00520C63" w:rsidP="00570660">
            <w:pPr>
              <w:rPr>
                <w:rFonts w:cs="Arial"/>
                <w:lang w:val="vi-VN"/>
              </w:rPr>
            </w:pPr>
            <w:r>
              <w:t>NSD</w:t>
            </w:r>
            <w:r>
              <w:rPr>
                <w:lang w:val="vi-VN"/>
              </w:rPr>
              <w:t xml:space="preserve"> click on “Sản phẩm” ở left menu</w:t>
            </w:r>
          </w:p>
        </w:tc>
      </w:tr>
      <w:tr w:rsidR="00520C63" w:rsidRPr="00516C12" w14:paraId="7B29AE49" w14:textId="77777777" w:rsidTr="00570660">
        <w:tc>
          <w:tcPr>
            <w:tcW w:w="957" w:type="pct"/>
            <w:shd w:val="clear" w:color="auto" w:fill="D9D9D9" w:themeFill="background1" w:themeFillShade="D9"/>
          </w:tcPr>
          <w:p w14:paraId="1D6A43B7" w14:textId="77777777" w:rsidR="00520C63" w:rsidRPr="00516C12" w:rsidRDefault="00520C63" w:rsidP="00570660">
            <w:pPr>
              <w:rPr>
                <w:rFonts w:cs="Arial"/>
                <w:b/>
              </w:rPr>
            </w:pPr>
            <w:r w:rsidRPr="00516C12">
              <w:rPr>
                <w:rFonts w:cs="Arial"/>
                <w:b/>
              </w:rPr>
              <w:t>Pre-conditions</w:t>
            </w:r>
          </w:p>
        </w:tc>
        <w:tc>
          <w:tcPr>
            <w:tcW w:w="4043" w:type="pct"/>
          </w:tcPr>
          <w:p w14:paraId="10B497A1" w14:textId="77777777" w:rsidR="00520C63" w:rsidRPr="00516C12" w:rsidRDefault="00520C63" w:rsidP="00570660">
            <w:pPr>
              <w:pStyle w:val="BulletList1"/>
              <w:numPr>
                <w:ilvl w:val="0"/>
                <w:numId w:val="0"/>
              </w:numPr>
              <w:spacing w:line="360" w:lineRule="auto"/>
            </w:pPr>
            <w:r w:rsidRPr="003405A1">
              <w:t xml:space="preserve">User logged in </w:t>
            </w:r>
            <w:proofErr w:type="spellStart"/>
            <w:r w:rsidRPr="003405A1">
              <w:t>vào</w:t>
            </w:r>
            <w:proofErr w:type="spellEnd"/>
            <w:r w:rsidRPr="003405A1">
              <w:t xml:space="preserve"> </w:t>
            </w:r>
            <w:proofErr w:type="spellStart"/>
            <w:r w:rsidRPr="003405A1">
              <w:t>hệ</w:t>
            </w:r>
            <w:proofErr w:type="spellEnd"/>
            <w:r w:rsidRPr="003405A1">
              <w:t xml:space="preserve"> </w:t>
            </w:r>
            <w:proofErr w:type="spellStart"/>
            <w:r w:rsidRPr="003405A1">
              <w:t>thống</w:t>
            </w:r>
            <w:proofErr w:type="spellEnd"/>
            <w:r w:rsidRPr="003405A1">
              <w:t xml:space="preserve"> </w:t>
            </w:r>
            <w:proofErr w:type="spellStart"/>
            <w:r w:rsidRPr="003405A1">
              <w:t>với</w:t>
            </w:r>
            <w:proofErr w:type="spellEnd"/>
            <w:r w:rsidRPr="003405A1">
              <w:t xml:space="preserve"> actor </w:t>
            </w:r>
            <w:proofErr w:type="spellStart"/>
            <w:r w:rsidRPr="003405A1">
              <w:t>bên</w:t>
            </w:r>
            <w:proofErr w:type="spellEnd"/>
            <w:r w:rsidRPr="003405A1">
              <w:t xml:space="preserve"> </w:t>
            </w:r>
            <w:proofErr w:type="spellStart"/>
            <w:r w:rsidRPr="003405A1">
              <w:t>trên</w:t>
            </w:r>
            <w:proofErr w:type="spellEnd"/>
            <w:r w:rsidRPr="003405A1">
              <w:t>.</w:t>
            </w:r>
          </w:p>
        </w:tc>
      </w:tr>
      <w:tr w:rsidR="00520C63" w:rsidRPr="00516C12" w14:paraId="7A97AC78" w14:textId="77777777" w:rsidTr="00570660">
        <w:tc>
          <w:tcPr>
            <w:tcW w:w="957" w:type="pct"/>
            <w:shd w:val="clear" w:color="auto" w:fill="D9D9D9" w:themeFill="background1" w:themeFillShade="D9"/>
          </w:tcPr>
          <w:p w14:paraId="09102C92" w14:textId="77777777" w:rsidR="00520C63" w:rsidRPr="00516C12" w:rsidRDefault="00520C63" w:rsidP="00570660">
            <w:pPr>
              <w:rPr>
                <w:rFonts w:cs="Arial"/>
                <w:b/>
              </w:rPr>
            </w:pPr>
            <w:r w:rsidRPr="00516C12">
              <w:rPr>
                <w:rFonts w:cs="Arial"/>
                <w:b/>
              </w:rPr>
              <w:t>Post-condition</w:t>
            </w:r>
          </w:p>
        </w:tc>
        <w:tc>
          <w:tcPr>
            <w:tcW w:w="4043" w:type="pct"/>
          </w:tcPr>
          <w:p w14:paraId="4C8A8EDE" w14:textId="2FD65651" w:rsidR="00520C63" w:rsidRPr="00520C63" w:rsidRDefault="00520C63" w:rsidP="00570660">
            <w:pPr>
              <w:rPr>
                <w:rFonts w:cs="Arial"/>
                <w:lang w:val="vi-VN"/>
              </w:rPr>
            </w:pPr>
            <w:proofErr w:type="spellStart"/>
            <w:r>
              <w:t>Hệ</w:t>
            </w:r>
            <w:proofErr w:type="spellEnd"/>
            <w:r>
              <w:rPr>
                <w:lang w:val="vi-VN"/>
              </w:rPr>
              <w:t xml:space="preserve"> thống hiển thị danh sách sản phẩm</w:t>
            </w:r>
          </w:p>
        </w:tc>
      </w:tr>
    </w:tbl>
    <w:p w14:paraId="27C05EEC" w14:textId="77777777" w:rsidR="00520C63" w:rsidRPr="00A704C2" w:rsidRDefault="00520C63" w:rsidP="00520C63">
      <w:pPr>
        <w:rPr>
          <w:rFonts w:eastAsiaTheme="majorEastAsia" w:cs="Arial"/>
          <w:b/>
          <w:color w:val="1F3864" w:themeColor="accent5" w:themeShade="80"/>
          <w:sz w:val="22"/>
          <w:lang w:val="vi-VN" w:eastAsia="en-US"/>
        </w:rPr>
      </w:pPr>
      <w:r>
        <w:rPr>
          <w:rFonts w:eastAsiaTheme="majorEastAsia" w:cs="Arial"/>
          <w:b/>
          <w:color w:val="1F3864" w:themeColor="accent5" w:themeShade="80"/>
          <w:sz w:val="22"/>
          <w:lang w:val="en-US" w:eastAsia="en-US"/>
        </w:rPr>
        <w:t>Activity</w:t>
      </w:r>
      <w:r>
        <w:rPr>
          <w:rFonts w:eastAsiaTheme="majorEastAsia" w:cs="Arial"/>
          <w:b/>
          <w:color w:val="1F3864" w:themeColor="accent5" w:themeShade="80"/>
          <w:sz w:val="22"/>
          <w:lang w:val="vi-VN" w:eastAsia="en-US"/>
        </w:rPr>
        <w:t xml:space="preserve"> Flow</w:t>
      </w:r>
    </w:p>
    <w:p w14:paraId="1A0649CC" w14:textId="333E53D4" w:rsidR="00520C63" w:rsidRDefault="00520C63" w:rsidP="00520C63">
      <w:pPr>
        <w:jc w:val="center"/>
        <w:rPr>
          <w:rFonts w:eastAsiaTheme="majorEastAsia" w:cs="Arial"/>
          <w:b/>
          <w:color w:val="1F3864" w:themeColor="accent5" w:themeShade="80"/>
          <w:sz w:val="22"/>
          <w:lang w:val="en-US" w:eastAsia="en-US"/>
        </w:rPr>
      </w:pPr>
      <w:r w:rsidRPr="00520C63">
        <w:rPr>
          <w:noProof/>
          <w:lang w:val="en-US" w:eastAsia="en-US"/>
        </w:rPr>
        <w:lastRenderedPageBreak/>
        <w:drawing>
          <wp:inline distT="0" distB="0" distL="0" distR="0" wp14:anchorId="7922AA94" wp14:editId="41F6E34E">
            <wp:extent cx="4438682" cy="3881466"/>
            <wp:effectExtent l="0" t="0" r="0" b="5080"/>
            <wp:docPr id="1000443606" name="Picture 1" descr="A diagram with black circl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3606" name="Picture 1" descr="A diagram with black circles and dots&#10;&#10;Description automatically generated"/>
                    <pic:cNvPicPr/>
                  </pic:nvPicPr>
                  <pic:blipFill>
                    <a:blip r:embed="rId60"/>
                    <a:stretch>
                      <a:fillRect/>
                    </a:stretch>
                  </pic:blipFill>
                  <pic:spPr>
                    <a:xfrm>
                      <a:off x="0" y="0"/>
                      <a:ext cx="4438682" cy="3881466"/>
                    </a:xfrm>
                    <a:prstGeom prst="rect">
                      <a:avLst/>
                    </a:prstGeom>
                  </pic:spPr>
                </pic:pic>
              </a:graphicData>
            </a:graphic>
          </wp:inline>
        </w:drawing>
      </w:r>
    </w:p>
    <w:p w14:paraId="7E49C436" w14:textId="77777777" w:rsidR="00520C63" w:rsidRDefault="00520C63" w:rsidP="00520C63">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933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022"/>
        <w:gridCol w:w="1023"/>
        <w:gridCol w:w="7285"/>
      </w:tblGrid>
      <w:tr w:rsidR="00520C63" w14:paraId="53B6D4A1" w14:textId="77777777" w:rsidTr="00570660">
        <w:trPr>
          <w:trHeight w:val="253"/>
        </w:trPr>
        <w:tc>
          <w:tcPr>
            <w:tcW w:w="1022" w:type="dxa"/>
            <w:shd w:val="clear" w:color="auto" w:fill="D9D9D9"/>
          </w:tcPr>
          <w:p w14:paraId="6EF95927" w14:textId="77777777" w:rsidR="00520C63" w:rsidRDefault="00520C63" w:rsidP="00570660">
            <w:pPr>
              <w:rPr>
                <w:b/>
              </w:rPr>
            </w:pPr>
            <w:r>
              <w:rPr>
                <w:b/>
              </w:rPr>
              <w:t>Step</w:t>
            </w:r>
          </w:p>
        </w:tc>
        <w:tc>
          <w:tcPr>
            <w:tcW w:w="1023" w:type="dxa"/>
            <w:shd w:val="clear" w:color="auto" w:fill="D9D9D9"/>
          </w:tcPr>
          <w:p w14:paraId="6EDE3203" w14:textId="77777777" w:rsidR="00520C63" w:rsidRDefault="00520C63" w:rsidP="00570660">
            <w:pPr>
              <w:rPr>
                <w:b/>
              </w:rPr>
            </w:pPr>
            <w:r>
              <w:rPr>
                <w:b/>
              </w:rPr>
              <w:t>BR Code</w:t>
            </w:r>
          </w:p>
        </w:tc>
        <w:tc>
          <w:tcPr>
            <w:tcW w:w="7285" w:type="dxa"/>
            <w:shd w:val="clear" w:color="auto" w:fill="D9D9D9"/>
          </w:tcPr>
          <w:p w14:paraId="5D319F3D" w14:textId="77777777" w:rsidR="00520C63" w:rsidRDefault="00520C63" w:rsidP="00570660">
            <w:pPr>
              <w:rPr>
                <w:b/>
              </w:rPr>
            </w:pPr>
            <w:r>
              <w:rPr>
                <w:b/>
              </w:rPr>
              <w:t>Description</w:t>
            </w:r>
          </w:p>
        </w:tc>
      </w:tr>
      <w:tr w:rsidR="00520C63" w14:paraId="11B889B7" w14:textId="77777777" w:rsidTr="00570660">
        <w:trPr>
          <w:trHeight w:val="253"/>
        </w:trPr>
        <w:tc>
          <w:tcPr>
            <w:tcW w:w="1022" w:type="dxa"/>
          </w:tcPr>
          <w:p w14:paraId="28080CCA" w14:textId="77777777" w:rsidR="00520C63" w:rsidRDefault="00520C63" w:rsidP="00570660">
            <w:r>
              <w:t>(2)</w:t>
            </w:r>
          </w:p>
        </w:tc>
        <w:tc>
          <w:tcPr>
            <w:tcW w:w="1023" w:type="dxa"/>
            <w:shd w:val="clear" w:color="auto" w:fill="auto"/>
          </w:tcPr>
          <w:p w14:paraId="57DF753A" w14:textId="16AA60AC" w:rsidR="00520C63" w:rsidRDefault="00520C63" w:rsidP="00570660">
            <w:pPr>
              <w:pStyle w:val="Caption"/>
            </w:pPr>
            <w:r>
              <w:t xml:space="preserve">BR </w:t>
            </w:r>
            <w:r>
              <w:fldChar w:fldCharType="begin"/>
            </w:r>
            <w:r>
              <w:instrText xml:space="preserve"> SEQ BR \* ARABIC </w:instrText>
            </w:r>
            <w:r>
              <w:fldChar w:fldCharType="separate"/>
            </w:r>
            <w:r w:rsidR="00201D76">
              <w:rPr>
                <w:noProof/>
              </w:rPr>
              <w:t>41</w:t>
            </w:r>
            <w:r>
              <w:fldChar w:fldCharType="end"/>
            </w:r>
          </w:p>
          <w:p w14:paraId="32A115BA" w14:textId="77777777" w:rsidR="00520C63" w:rsidRDefault="00520C63" w:rsidP="00570660">
            <w:pPr>
              <w:rPr>
                <w:b/>
              </w:rPr>
            </w:pPr>
          </w:p>
        </w:tc>
        <w:tc>
          <w:tcPr>
            <w:tcW w:w="7285" w:type="dxa"/>
            <w:shd w:val="clear" w:color="auto" w:fill="auto"/>
          </w:tcPr>
          <w:p w14:paraId="68CB4A5F" w14:textId="77777777" w:rsidR="00520C63" w:rsidRDefault="00520C63" w:rsidP="00570660">
            <w:pPr>
              <w:rPr>
                <w:b/>
                <w:u w:val="single"/>
              </w:rPr>
            </w:pPr>
            <w:r>
              <w:rPr>
                <w:b/>
                <w:u w:val="single"/>
              </w:rPr>
              <w:t>Screen Displaying Rules:</w:t>
            </w:r>
          </w:p>
          <w:p w14:paraId="59F11B7E" w14:textId="48C5C9BC" w:rsidR="00520C63" w:rsidRPr="00520C63" w:rsidRDefault="00520C63">
            <w:pPr>
              <w:pStyle w:val="Body"/>
              <w:rPr>
                <w:lang w:val="vi-VN"/>
                <w:rPrChange w:id="110" w:author="Asus" w:date="2020-12-28T19:18:00Z">
                  <w:rPr>
                    <w:strike/>
                    <w:color w:val="000000"/>
                  </w:rPr>
                </w:rPrChange>
              </w:rPr>
              <w:pPrChange w:id="111" w:author="Asus" w:date="2020-12-28T19:18:00Z">
                <w:pPr>
                  <w:numPr>
                    <w:numId w:val="11"/>
                  </w:numPr>
                  <w:pBdr>
                    <w:top w:val="nil"/>
                    <w:left w:val="nil"/>
                    <w:bottom w:val="nil"/>
                    <w:right w:val="nil"/>
                    <w:between w:val="nil"/>
                  </w:pBdr>
                  <w:tabs>
                    <w:tab w:val="num" w:pos="360"/>
                  </w:tabs>
                  <w:spacing w:before="40" w:after="40"/>
                  <w:ind w:left="1080" w:hanging="360"/>
                </w:pPr>
              </w:pPrChange>
            </w:pPr>
            <w:proofErr w:type="spellStart"/>
            <w:r>
              <w:t>Hệ</w:t>
            </w:r>
            <w:proofErr w:type="spellEnd"/>
            <w:r>
              <w:t xml:space="preserve"> </w:t>
            </w:r>
            <w:proofErr w:type="spellStart"/>
            <w:r>
              <w:t>thống</w:t>
            </w:r>
            <w:proofErr w:type="spellEnd"/>
            <w:r>
              <w:t xml:space="preserve"> </w:t>
            </w:r>
            <w:proofErr w:type="spellStart"/>
            <w:r>
              <w:t>tải</w:t>
            </w:r>
            <w:proofErr w:type="spellEnd"/>
            <w:r>
              <w:t xml:space="preserve"> </w:t>
            </w:r>
            <w:proofErr w:type="spellStart"/>
            <w:r>
              <w:t>màn</w:t>
            </w:r>
            <w:proofErr w:type="spellEnd"/>
            <w:r>
              <w:t xml:space="preserve"> </w:t>
            </w:r>
            <w:proofErr w:type="spellStart"/>
            <w:r>
              <w:t>hình</w:t>
            </w:r>
            <w:proofErr w:type="spellEnd"/>
            <w:r>
              <w:t xml:space="preserve">: </w:t>
            </w:r>
            <w:r>
              <w:rPr>
                <w:lang w:val="vi-VN"/>
              </w:rPr>
              <w:fldChar w:fldCharType="begin"/>
            </w:r>
            <w:r>
              <w:instrText xml:space="preserve"> REF _Ref152317208 \h </w:instrText>
            </w:r>
            <w:r>
              <w:rPr>
                <w:lang w:val="vi-VN"/>
              </w:rPr>
            </w:r>
            <w:r>
              <w:rPr>
                <w:lang w:val="vi-VN"/>
              </w:rPr>
              <w:fldChar w:fldCharType="separate"/>
            </w:r>
            <w:proofErr w:type="spellStart"/>
            <w:r w:rsidR="00201D76">
              <w:t>Màn</w:t>
            </w:r>
            <w:proofErr w:type="spellEnd"/>
            <w:r w:rsidR="00201D76">
              <w:t xml:space="preserve"> </w:t>
            </w:r>
            <w:proofErr w:type="spellStart"/>
            <w:r w:rsidR="00201D76">
              <w:t>hình</w:t>
            </w:r>
            <w:proofErr w:type="spellEnd"/>
            <w:r w:rsidR="00201D76">
              <w:t xml:space="preserve"> </w:t>
            </w:r>
            <w:proofErr w:type="spellStart"/>
            <w:r w:rsidR="00201D76">
              <w:t>danh</w:t>
            </w:r>
            <w:proofErr w:type="spellEnd"/>
            <w:r w:rsidR="00201D76">
              <w:t xml:space="preserve"> </w:t>
            </w:r>
            <w:proofErr w:type="spellStart"/>
            <w:r w:rsidR="00201D76">
              <w:t>sách</w:t>
            </w:r>
            <w:proofErr w:type="spellEnd"/>
            <w:r w:rsidR="00201D76">
              <w:t xml:space="preserve"> </w:t>
            </w:r>
            <w:proofErr w:type="spellStart"/>
            <w:r w:rsidR="00201D76">
              <w:t>sản</w:t>
            </w:r>
            <w:proofErr w:type="spellEnd"/>
            <w:r w:rsidR="00201D76">
              <w:t xml:space="preserve"> </w:t>
            </w:r>
            <w:proofErr w:type="spellStart"/>
            <w:r w:rsidR="00201D76">
              <w:t>phẩm</w:t>
            </w:r>
            <w:proofErr w:type="spellEnd"/>
            <w:r>
              <w:rPr>
                <w:lang w:val="vi-VN"/>
              </w:rPr>
              <w:fldChar w:fldCharType="end"/>
            </w:r>
          </w:p>
        </w:tc>
      </w:tr>
    </w:tbl>
    <w:p w14:paraId="254B6EED" w14:textId="77777777" w:rsidR="00520C63" w:rsidRPr="00520C63" w:rsidRDefault="00520C63" w:rsidP="00520C63">
      <w:pPr>
        <w:rPr>
          <w:lang w:val="en-US" w:eastAsia="en-US"/>
        </w:rPr>
      </w:pPr>
    </w:p>
    <w:p w14:paraId="1CDB5CEF" w14:textId="5940DC18" w:rsidR="001F7134" w:rsidRDefault="008E2D9B" w:rsidP="001F7134">
      <w:pPr>
        <w:pStyle w:val="Heading3"/>
      </w:pPr>
      <w:bookmarkStart w:id="112" w:name="_Ref152254143"/>
      <w:bookmarkStart w:id="113" w:name="_Ref152254723"/>
      <w:bookmarkStart w:id="114" w:name="_Toc152340782"/>
      <w:r>
        <w:t>UC</w:t>
      </w:r>
      <w:r>
        <w:rPr>
          <w:lang w:val="vi-VN"/>
        </w:rPr>
        <w:t xml:space="preserve"> 18: </w:t>
      </w:r>
      <w:r w:rsidR="001F7134">
        <w:t xml:space="preserve">Xem </w:t>
      </w:r>
      <w:proofErr w:type="spellStart"/>
      <w:r w:rsidR="001F7134">
        <w:t>lịch</w:t>
      </w:r>
      <w:proofErr w:type="spellEnd"/>
      <w:r w:rsidR="001F7134">
        <w:t xml:space="preserve"> </w:t>
      </w:r>
      <w:proofErr w:type="spellStart"/>
      <w:r w:rsidR="001F7134">
        <w:t>sử</w:t>
      </w:r>
      <w:proofErr w:type="spellEnd"/>
      <w:r w:rsidR="001F7134">
        <w:t xml:space="preserve"> </w:t>
      </w:r>
      <w:proofErr w:type="spellStart"/>
      <w:r w:rsidR="001F7134">
        <w:t>cập</w:t>
      </w:r>
      <w:proofErr w:type="spellEnd"/>
      <w:r w:rsidR="001F7134">
        <w:t xml:space="preserve"> </w:t>
      </w:r>
      <w:proofErr w:type="spellStart"/>
      <w:r w:rsidR="001F7134">
        <w:t>nhật</w:t>
      </w:r>
      <w:bookmarkEnd w:id="112"/>
      <w:bookmarkEnd w:id="113"/>
      <w:bookmarkEnd w:id="114"/>
      <w:proofErr w:type="spellEnd"/>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3A617A" w:rsidRPr="00516C12" w14:paraId="3D3CC6B2" w14:textId="77777777" w:rsidTr="00570660">
        <w:tc>
          <w:tcPr>
            <w:tcW w:w="957" w:type="pct"/>
            <w:shd w:val="clear" w:color="auto" w:fill="D9D9D9" w:themeFill="background1" w:themeFillShade="D9"/>
          </w:tcPr>
          <w:p w14:paraId="7A56C418" w14:textId="77777777" w:rsidR="003A617A" w:rsidRPr="00516C12" w:rsidRDefault="003A617A" w:rsidP="00570660">
            <w:pPr>
              <w:rPr>
                <w:rFonts w:cs="Arial"/>
                <w:b/>
              </w:rPr>
            </w:pPr>
            <w:r w:rsidRPr="00516C12">
              <w:rPr>
                <w:rFonts w:cs="Arial"/>
                <w:b/>
              </w:rPr>
              <w:t>Objective</w:t>
            </w:r>
          </w:p>
        </w:tc>
        <w:tc>
          <w:tcPr>
            <w:tcW w:w="4043" w:type="pct"/>
          </w:tcPr>
          <w:p w14:paraId="6DADBD1C" w14:textId="0F9B8DC8" w:rsidR="003A617A" w:rsidRPr="003A617A" w:rsidRDefault="003A617A" w:rsidP="00570660">
            <w:pPr>
              <w:rPr>
                <w:rFonts w:cs="Arial"/>
                <w:lang w:val="vi-VN"/>
              </w:rPr>
            </w:pPr>
            <w:proofErr w:type="spellStart"/>
            <w:r w:rsidRPr="003405A1">
              <w:t>Tính</w:t>
            </w:r>
            <w:proofErr w:type="spellEnd"/>
            <w:r w:rsidRPr="003405A1">
              <w:t xml:space="preserve"> </w:t>
            </w:r>
            <w:proofErr w:type="spellStart"/>
            <w:r w:rsidRPr="003405A1">
              <w:t>năng</w:t>
            </w:r>
            <w:proofErr w:type="spellEnd"/>
            <w:r w:rsidRPr="003405A1">
              <w:t xml:space="preserve"> </w:t>
            </w:r>
            <w:proofErr w:type="spellStart"/>
            <w:r w:rsidRPr="003405A1">
              <w:t>này</w:t>
            </w:r>
            <w:proofErr w:type="spellEnd"/>
            <w:r w:rsidRPr="003405A1">
              <w:t xml:space="preserve"> </w:t>
            </w:r>
            <w:proofErr w:type="spellStart"/>
            <w:r w:rsidRPr="003405A1">
              <w:t>cho</w:t>
            </w:r>
            <w:proofErr w:type="spellEnd"/>
            <w:r w:rsidRPr="003405A1">
              <w:t xml:space="preserve"> </w:t>
            </w:r>
            <w:proofErr w:type="spellStart"/>
            <w:r w:rsidRPr="003405A1">
              <w:t>phép</w:t>
            </w:r>
            <w:proofErr w:type="spellEnd"/>
            <w:r w:rsidRPr="003405A1">
              <w:t xml:space="preserve"> NSD </w:t>
            </w:r>
            <w:proofErr w:type="spellStart"/>
            <w:r w:rsidRPr="003405A1">
              <w:t>xem</w:t>
            </w:r>
            <w:proofErr w:type="spellEnd"/>
            <w:r w:rsidRPr="003405A1">
              <w:t xml:space="preserve"> </w:t>
            </w:r>
            <w:proofErr w:type="spellStart"/>
            <w:r>
              <w:t>lịch</w:t>
            </w:r>
            <w:proofErr w:type="spellEnd"/>
            <w:r>
              <w:rPr>
                <w:lang w:val="vi-VN"/>
              </w:rPr>
              <w:t xml:space="preserve"> sử cập nhật</w:t>
            </w:r>
          </w:p>
        </w:tc>
      </w:tr>
      <w:tr w:rsidR="003A617A" w:rsidRPr="00516C12" w14:paraId="43E07667" w14:textId="77777777" w:rsidTr="00570660">
        <w:tc>
          <w:tcPr>
            <w:tcW w:w="957" w:type="pct"/>
            <w:shd w:val="clear" w:color="auto" w:fill="D9D9D9" w:themeFill="background1" w:themeFillShade="D9"/>
          </w:tcPr>
          <w:p w14:paraId="5F9F6750" w14:textId="77777777" w:rsidR="003A617A" w:rsidRPr="00516C12" w:rsidRDefault="003A617A" w:rsidP="00570660">
            <w:pPr>
              <w:rPr>
                <w:rFonts w:cs="Arial"/>
                <w:b/>
              </w:rPr>
            </w:pPr>
            <w:r w:rsidRPr="00516C12">
              <w:rPr>
                <w:rFonts w:cs="Arial"/>
                <w:b/>
              </w:rPr>
              <w:t>Actor</w:t>
            </w:r>
          </w:p>
        </w:tc>
        <w:tc>
          <w:tcPr>
            <w:tcW w:w="4043" w:type="pct"/>
          </w:tcPr>
          <w:p w14:paraId="014B614D" w14:textId="77777777" w:rsidR="003A617A" w:rsidRPr="00502F73" w:rsidRDefault="003A617A" w:rsidP="00570660">
            <w:pPr>
              <w:rPr>
                <w:rFonts w:cs="Arial"/>
                <w:lang w:val="vi-VN"/>
              </w:rPr>
            </w:pPr>
            <w:proofErr w:type="spellStart"/>
            <w:r>
              <w:t>Nhân</w:t>
            </w:r>
            <w:proofErr w:type="spellEnd"/>
            <w:r>
              <w:rPr>
                <w:lang w:val="vi-VN"/>
              </w:rPr>
              <w:t xml:space="preserve"> viên quản lý kho, system administrator</w:t>
            </w:r>
          </w:p>
        </w:tc>
      </w:tr>
      <w:tr w:rsidR="003A617A" w:rsidRPr="00516C12" w14:paraId="29A1591D" w14:textId="77777777" w:rsidTr="00570660">
        <w:tc>
          <w:tcPr>
            <w:tcW w:w="957" w:type="pct"/>
            <w:shd w:val="clear" w:color="auto" w:fill="D9D9D9" w:themeFill="background1" w:themeFillShade="D9"/>
          </w:tcPr>
          <w:p w14:paraId="152B2670" w14:textId="77777777" w:rsidR="003A617A" w:rsidRPr="00516C12" w:rsidRDefault="003A617A" w:rsidP="00570660">
            <w:pPr>
              <w:rPr>
                <w:rFonts w:cs="Arial"/>
                <w:b/>
              </w:rPr>
            </w:pPr>
            <w:r w:rsidRPr="00516C12">
              <w:rPr>
                <w:rFonts w:cs="Arial"/>
                <w:b/>
              </w:rPr>
              <w:t>Trigger</w:t>
            </w:r>
          </w:p>
        </w:tc>
        <w:tc>
          <w:tcPr>
            <w:tcW w:w="4043" w:type="pct"/>
          </w:tcPr>
          <w:p w14:paraId="336E4D89" w14:textId="45F0F30B" w:rsidR="003A617A" w:rsidRPr="00520C63" w:rsidRDefault="003A617A" w:rsidP="00570660">
            <w:pPr>
              <w:rPr>
                <w:rFonts w:cs="Arial"/>
                <w:lang w:val="vi-VN"/>
              </w:rPr>
            </w:pPr>
            <w:r>
              <w:t>NSD</w:t>
            </w:r>
            <w:r>
              <w:rPr>
                <w:lang w:val="vi-VN"/>
              </w:rPr>
              <w:t xml:space="preserve"> click on </w:t>
            </w:r>
            <w:r w:rsidRPr="003A617A">
              <w:rPr>
                <w:noProof/>
                <w:lang w:val="vi-VN"/>
              </w:rPr>
              <w:drawing>
                <wp:inline distT="0" distB="0" distL="0" distR="0" wp14:anchorId="1CA1E525" wp14:editId="09E08726">
                  <wp:extent cx="180976" cy="128588"/>
                  <wp:effectExtent l="0" t="0" r="0" b="5080"/>
                  <wp:docPr id="1476648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48650" name=""/>
                          <pic:cNvPicPr/>
                        </pic:nvPicPr>
                        <pic:blipFill>
                          <a:blip r:embed="rId61"/>
                          <a:stretch>
                            <a:fillRect/>
                          </a:stretch>
                        </pic:blipFill>
                        <pic:spPr>
                          <a:xfrm>
                            <a:off x="0" y="0"/>
                            <a:ext cx="180976" cy="128588"/>
                          </a:xfrm>
                          <a:prstGeom prst="rect">
                            <a:avLst/>
                          </a:prstGeom>
                        </pic:spPr>
                      </pic:pic>
                    </a:graphicData>
                  </a:graphic>
                </wp:inline>
              </w:drawing>
            </w:r>
            <w:r>
              <w:rPr>
                <w:lang w:val="vi-VN"/>
              </w:rPr>
              <w:t xml:space="preserve">  trên </w:t>
            </w:r>
            <w:r>
              <w:rPr>
                <w:lang w:val="vi-VN"/>
              </w:rPr>
              <w:fldChar w:fldCharType="begin"/>
            </w:r>
            <w:r>
              <w:rPr>
                <w:lang w:val="vi-VN"/>
              </w:rPr>
              <w:instrText xml:space="preserve"> REF _Ref152317208 \h </w:instrText>
            </w:r>
            <w:r>
              <w:rPr>
                <w:lang w:val="vi-VN"/>
              </w:rPr>
            </w:r>
            <w:r>
              <w:rPr>
                <w:lang w:val="vi-VN"/>
              </w:rPr>
              <w:fldChar w:fldCharType="separate"/>
            </w:r>
            <w:proofErr w:type="spellStart"/>
            <w:r w:rsidR="00201D76">
              <w:t>Màn</w:t>
            </w:r>
            <w:proofErr w:type="spellEnd"/>
            <w:r w:rsidR="00201D76">
              <w:t xml:space="preserve"> </w:t>
            </w:r>
            <w:proofErr w:type="spellStart"/>
            <w:r w:rsidR="00201D76">
              <w:t>hình</w:t>
            </w:r>
            <w:proofErr w:type="spellEnd"/>
            <w:r w:rsidR="00201D76">
              <w:t xml:space="preserve"> </w:t>
            </w:r>
            <w:proofErr w:type="spellStart"/>
            <w:r w:rsidR="00201D76">
              <w:t>danh</w:t>
            </w:r>
            <w:proofErr w:type="spellEnd"/>
            <w:r w:rsidR="00201D76">
              <w:t xml:space="preserve"> </w:t>
            </w:r>
            <w:proofErr w:type="spellStart"/>
            <w:r w:rsidR="00201D76">
              <w:t>sách</w:t>
            </w:r>
            <w:proofErr w:type="spellEnd"/>
            <w:r w:rsidR="00201D76">
              <w:t xml:space="preserve"> </w:t>
            </w:r>
            <w:proofErr w:type="spellStart"/>
            <w:r w:rsidR="00201D76">
              <w:t>sản</w:t>
            </w:r>
            <w:proofErr w:type="spellEnd"/>
            <w:r w:rsidR="00201D76">
              <w:t xml:space="preserve"> </w:t>
            </w:r>
            <w:proofErr w:type="spellStart"/>
            <w:r w:rsidR="00201D76">
              <w:t>phẩm</w:t>
            </w:r>
            <w:proofErr w:type="spellEnd"/>
            <w:r>
              <w:rPr>
                <w:lang w:val="vi-VN"/>
              </w:rPr>
              <w:fldChar w:fldCharType="end"/>
            </w:r>
          </w:p>
        </w:tc>
      </w:tr>
      <w:tr w:rsidR="003A617A" w:rsidRPr="00516C12" w14:paraId="71BB9C97" w14:textId="77777777" w:rsidTr="00570660">
        <w:tc>
          <w:tcPr>
            <w:tcW w:w="957" w:type="pct"/>
            <w:shd w:val="clear" w:color="auto" w:fill="D9D9D9" w:themeFill="background1" w:themeFillShade="D9"/>
          </w:tcPr>
          <w:p w14:paraId="2DE466EF" w14:textId="77777777" w:rsidR="003A617A" w:rsidRPr="00516C12" w:rsidRDefault="003A617A" w:rsidP="00570660">
            <w:pPr>
              <w:rPr>
                <w:rFonts w:cs="Arial"/>
                <w:b/>
              </w:rPr>
            </w:pPr>
            <w:r w:rsidRPr="00516C12">
              <w:rPr>
                <w:rFonts w:cs="Arial"/>
                <w:b/>
              </w:rPr>
              <w:t>Pre-conditions</w:t>
            </w:r>
          </w:p>
        </w:tc>
        <w:tc>
          <w:tcPr>
            <w:tcW w:w="4043" w:type="pct"/>
          </w:tcPr>
          <w:p w14:paraId="2E4D978C" w14:textId="77777777" w:rsidR="003A617A" w:rsidRPr="00516C12" w:rsidRDefault="003A617A" w:rsidP="00570660">
            <w:pPr>
              <w:pStyle w:val="BulletList1"/>
              <w:numPr>
                <w:ilvl w:val="0"/>
                <w:numId w:val="0"/>
              </w:numPr>
              <w:spacing w:line="360" w:lineRule="auto"/>
            </w:pPr>
            <w:r w:rsidRPr="003405A1">
              <w:t xml:space="preserve">User logged in </w:t>
            </w:r>
            <w:proofErr w:type="spellStart"/>
            <w:r w:rsidRPr="003405A1">
              <w:t>vào</w:t>
            </w:r>
            <w:proofErr w:type="spellEnd"/>
            <w:r w:rsidRPr="003405A1">
              <w:t xml:space="preserve"> </w:t>
            </w:r>
            <w:proofErr w:type="spellStart"/>
            <w:r w:rsidRPr="003405A1">
              <w:t>hệ</w:t>
            </w:r>
            <w:proofErr w:type="spellEnd"/>
            <w:r w:rsidRPr="003405A1">
              <w:t xml:space="preserve"> </w:t>
            </w:r>
            <w:proofErr w:type="spellStart"/>
            <w:r w:rsidRPr="003405A1">
              <w:t>thống</w:t>
            </w:r>
            <w:proofErr w:type="spellEnd"/>
            <w:r w:rsidRPr="003405A1">
              <w:t xml:space="preserve"> </w:t>
            </w:r>
            <w:proofErr w:type="spellStart"/>
            <w:r w:rsidRPr="003405A1">
              <w:t>với</w:t>
            </w:r>
            <w:proofErr w:type="spellEnd"/>
            <w:r w:rsidRPr="003405A1">
              <w:t xml:space="preserve"> actor </w:t>
            </w:r>
            <w:proofErr w:type="spellStart"/>
            <w:r w:rsidRPr="003405A1">
              <w:t>bên</w:t>
            </w:r>
            <w:proofErr w:type="spellEnd"/>
            <w:r w:rsidRPr="003405A1">
              <w:t xml:space="preserve"> </w:t>
            </w:r>
            <w:proofErr w:type="spellStart"/>
            <w:r w:rsidRPr="003405A1">
              <w:t>trên</w:t>
            </w:r>
            <w:proofErr w:type="spellEnd"/>
            <w:r w:rsidRPr="003405A1">
              <w:t>.</w:t>
            </w:r>
          </w:p>
        </w:tc>
      </w:tr>
      <w:tr w:rsidR="003A617A" w:rsidRPr="00516C12" w14:paraId="1BA37E44" w14:textId="77777777" w:rsidTr="00570660">
        <w:tc>
          <w:tcPr>
            <w:tcW w:w="957" w:type="pct"/>
            <w:shd w:val="clear" w:color="auto" w:fill="D9D9D9" w:themeFill="background1" w:themeFillShade="D9"/>
          </w:tcPr>
          <w:p w14:paraId="457338AD" w14:textId="77777777" w:rsidR="003A617A" w:rsidRPr="00516C12" w:rsidRDefault="003A617A" w:rsidP="00570660">
            <w:pPr>
              <w:rPr>
                <w:rFonts w:cs="Arial"/>
                <w:b/>
              </w:rPr>
            </w:pPr>
            <w:r w:rsidRPr="00516C12">
              <w:rPr>
                <w:rFonts w:cs="Arial"/>
                <w:b/>
              </w:rPr>
              <w:t>Post-condition</w:t>
            </w:r>
          </w:p>
        </w:tc>
        <w:tc>
          <w:tcPr>
            <w:tcW w:w="4043" w:type="pct"/>
          </w:tcPr>
          <w:p w14:paraId="70522D5F" w14:textId="408CE31E" w:rsidR="003A617A" w:rsidRPr="00520C63" w:rsidRDefault="003A617A" w:rsidP="00570660">
            <w:pPr>
              <w:rPr>
                <w:rFonts w:cs="Arial"/>
                <w:lang w:val="vi-VN"/>
              </w:rPr>
            </w:pPr>
            <w:proofErr w:type="spellStart"/>
            <w:r>
              <w:t>Hệ</w:t>
            </w:r>
            <w:proofErr w:type="spellEnd"/>
            <w:r>
              <w:rPr>
                <w:lang w:val="vi-VN"/>
              </w:rPr>
              <w:t xml:space="preserve"> thống hiển thị màn hình cập nhật sản phẩm</w:t>
            </w:r>
          </w:p>
        </w:tc>
      </w:tr>
    </w:tbl>
    <w:p w14:paraId="6A2FA7C7" w14:textId="77777777" w:rsidR="003A617A" w:rsidRPr="00A704C2" w:rsidRDefault="003A617A" w:rsidP="003A617A">
      <w:pPr>
        <w:rPr>
          <w:rFonts w:eastAsiaTheme="majorEastAsia" w:cs="Arial"/>
          <w:b/>
          <w:color w:val="1F3864" w:themeColor="accent5" w:themeShade="80"/>
          <w:sz w:val="22"/>
          <w:lang w:val="vi-VN" w:eastAsia="en-US"/>
        </w:rPr>
      </w:pPr>
      <w:r>
        <w:rPr>
          <w:rFonts w:eastAsiaTheme="majorEastAsia" w:cs="Arial"/>
          <w:b/>
          <w:color w:val="1F3864" w:themeColor="accent5" w:themeShade="80"/>
          <w:sz w:val="22"/>
          <w:lang w:val="en-US" w:eastAsia="en-US"/>
        </w:rPr>
        <w:t>Activity</w:t>
      </w:r>
      <w:r>
        <w:rPr>
          <w:rFonts w:eastAsiaTheme="majorEastAsia" w:cs="Arial"/>
          <w:b/>
          <w:color w:val="1F3864" w:themeColor="accent5" w:themeShade="80"/>
          <w:sz w:val="22"/>
          <w:lang w:val="vi-VN" w:eastAsia="en-US"/>
        </w:rPr>
        <w:t xml:space="preserve"> Flow</w:t>
      </w:r>
    </w:p>
    <w:p w14:paraId="41447C85" w14:textId="2CE14085" w:rsidR="003A617A" w:rsidRDefault="003A617A" w:rsidP="003A617A">
      <w:pPr>
        <w:jc w:val="center"/>
        <w:rPr>
          <w:rFonts w:eastAsiaTheme="majorEastAsia" w:cs="Arial"/>
          <w:b/>
          <w:color w:val="1F3864" w:themeColor="accent5" w:themeShade="80"/>
          <w:sz w:val="22"/>
          <w:lang w:val="en-US" w:eastAsia="en-US"/>
        </w:rPr>
      </w:pPr>
      <w:r w:rsidRPr="003A617A">
        <w:rPr>
          <w:rFonts w:eastAsiaTheme="majorEastAsia" w:cs="Arial"/>
          <w:b/>
          <w:noProof/>
          <w:color w:val="1F3864" w:themeColor="accent5" w:themeShade="80"/>
          <w:sz w:val="22"/>
          <w:lang w:val="en-US" w:eastAsia="en-US"/>
        </w:rPr>
        <w:lastRenderedPageBreak/>
        <w:drawing>
          <wp:inline distT="0" distB="0" distL="0" distR="0" wp14:anchorId="58750455" wp14:editId="1C341ECD">
            <wp:extent cx="4486308" cy="4014817"/>
            <wp:effectExtent l="0" t="0" r="0" b="5080"/>
            <wp:docPr id="126419753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97538" name="Picture 1" descr="A diagram of a system&#10;&#10;Description automatically generated"/>
                    <pic:cNvPicPr/>
                  </pic:nvPicPr>
                  <pic:blipFill>
                    <a:blip r:embed="rId62"/>
                    <a:stretch>
                      <a:fillRect/>
                    </a:stretch>
                  </pic:blipFill>
                  <pic:spPr>
                    <a:xfrm>
                      <a:off x="0" y="0"/>
                      <a:ext cx="4486308" cy="4014817"/>
                    </a:xfrm>
                    <a:prstGeom prst="rect">
                      <a:avLst/>
                    </a:prstGeom>
                  </pic:spPr>
                </pic:pic>
              </a:graphicData>
            </a:graphic>
          </wp:inline>
        </w:drawing>
      </w:r>
    </w:p>
    <w:p w14:paraId="7B69E47D" w14:textId="77777777" w:rsidR="003A617A" w:rsidRDefault="003A617A" w:rsidP="003A617A">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933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022"/>
        <w:gridCol w:w="1023"/>
        <w:gridCol w:w="7285"/>
      </w:tblGrid>
      <w:tr w:rsidR="003A617A" w14:paraId="740E01CB" w14:textId="77777777" w:rsidTr="00570660">
        <w:trPr>
          <w:trHeight w:val="253"/>
        </w:trPr>
        <w:tc>
          <w:tcPr>
            <w:tcW w:w="1022" w:type="dxa"/>
            <w:shd w:val="clear" w:color="auto" w:fill="D9D9D9"/>
          </w:tcPr>
          <w:p w14:paraId="286F7803" w14:textId="77777777" w:rsidR="003A617A" w:rsidRDefault="003A617A" w:rsidP="00570660">
            <w:pPr>
              <w:rPr>
                <w:b/>
              </w:rPr>
            </w:pPr>
            <w:r>
              <w:rPr>
                <w:b/>
              </w:rPr>
              <w:t>Step</w:t>
            </w:r>
          </w:p>
        </w:tc>
        <w:tc>
          <w:tcPr>
            <w:tcW w:w="1023" w:type="dxa"/>
            <w:shd w:val="clear" w:color="auto" w:fill="D9D9D9"/>
          </w:tcPr>
          <w:p w14:paraId="575BD472" w14:textId="77777777" w:rsidR="003A617A" w:rsidRDefault="003A617A" w:rsidP="00570660">
            <w:pPr>
              <w:rPr>
                <w:b/>
              </w:rPr>
            </w:pPr>
            <w:r>
              <w:rPr>
                <w:b/>
              </w:rPr>
              <w:t>BR Code</w:t>
            </w:r>
          </w:p>
        </w:tc>
        <w:tc>
          <w:tcPr>
            <w:tcW w:w="7285" w:type="dxa"/>
            <w:shd w:val="clear" w:color="auto" w:fill="D9D9D9"/>
          </w:tcPr>
          <w:p w14:paraId="78F1EC95" w14:textId="77777777" w:rsidR="003A617A" w:rsidRDefault="003A617A" w:rsidP="00570660">
            <w:pPr>
              <w:rPr>
                <w:b/>
              </w:rPr>
            </w:pPr>
            <w:r>
              <w:rPr>
                <w:b/>
              </w:rPr>
              <w:t>Description</w:t>
            </w:r>
          </w:p>
        </w:tc>
      </w:tr>
      <w:tr w:rsidR="003A617A" w14:paraId="2FF10CBB" w14:textId="77777777" w:rsidTr="00570660">
        <w:trPr>
          <w:trHeight w:val="253"/>
        </w:trPr>
        <w:tc>
          <w:tcPr>
            <w:tcW w:w="1022" w:type="dxa"/>
          </w:tcPr>
          <w:p w14:paraId="5867B7B7" w14:textId="77777777" w:rsidR="003A617A" w:rsidRDefault="003A617A" w:rsidP="00570660">
            <w:r>
              <w:t>(2)</w:t>
            </w:r>
          </w:p>
        </w:tc>
        <w:tc>
          <w:tcPr>
            <w:tcW w:w="1023" w:type="dxa"/>
            <w:shd w:val="clear" w:color="auto" w:fill="auto"/>
          </w:tcPr>
          <w:p w14:paraId="1DFFC1C5" w14:textId="1284A622" w:rsidR="003A617A" w:rsidRDefault="003A617A" w:rsidP="00570660">
            <w:pPr>
              <w:pStyle w:val="Caption"/>
            </w:pPr>
            <w:r>
              <w:t xml:space="preserve">BR </w:t>
            </w:r>
            <w:r>
              <w:fldChar w:fldCharType="begin"/>
            </w:r>
            <w:r>
              <w:instrText xml:space="preserve"> SEQ BR \* ARABIC </w:instrText>
            </w:r>
            <w:r>
              <w:fldChar w:fldCharType="separate"/>
            </w:r>
            <w:r w:rsidR="00201D76">
              <w:rPr>
                <w:noProof/>
              </w:rPr>
              <w:t>42</w:t>
            </w:r>
            <w:r>
              <w:fldChar w:fldCharType="end"/>
            </w:r>
          </w:p>
          <w:p w14:paraId="77B977AF" w14:textId="77777777" w:rsidR="003A617A" w:rsidRDefault="003A617A" w:rsidP="00570660">
            <w:pPr>
              <w:rPr>
                <w:b/>
              </w:rPr>
            </w:pPr>
          </w:p>
        </w:tc>
        <w:tc>
          <w:tcPr>
            <w:tcW w:w="7285" w:type="dxa"/>
            <w:shd w:val="clear" w:color="auto" w:fill="auto"/>
          </w:tcPr>
          <w:p w14:paraId="21315B9A" w14:textId="77777777" w:rsidR="003A617A" w:rsidRDefault="003A617A" w:rsidP="00570660">
            <w:pPr>
              <w:rPr>
                <w:b/>
                <w:u w:val="single"/>
              </w:rPr>
            </w:pPr>
            <w:r>
              <w:rPr>
                <w:b/>
                <w:u w:val="single"/>
              </w:rPr>
              <w:t>Screen Displaying Rules:</w:t>
            </w:r>
          </w:p>
          <w:p w14:paraId="7D93F37D" w14:textId="5DA042DC" w:rsidR="003A617A" w:rsidRPr="00520C63" w:rsidRDefault="003A617A">
            <w:pPr>
              <w:pStyle w:val="Body"/>
              <w:rPr>
                <w:lang w:val="vi-VN"/>
                <w:rPrChange w:id="115" w:author="Asus" w:date="2020-12-28T19:18:00Z">
                  <w:rPr>
                    <w:strike/>
                    <w:color w:val="000000"/>
                  </w:rPr>
                </w:rPrChange>
              </w:rPr>
              <w:pPrChange w:id="116" w:author="Asus" w:date="2020-12-28T19:18:00Z">
                <w:pPr>
                  <w:numPr>
                    <w:numId w:val="11"/>
                  </w:numPr>
                  <w:pBdr>
                    <w:top w:val="nil"/>
                    <w:left w:val="nil"/>
                    <w:bottom w:val="nil"/>
                    <w:right w:val="nil"/>
                    <w:between w:val="nil"/>
                  </w:pBdr>
                  <w:tabs>
                    <w:tab w:val="num" w:pos="360"/>
                  </w:tabs>
                  <w:spacing w:before="40" w:after="40"/>
                  <w:ind w:left="1080" w:hanging="360"/>
                </w:pPr>
              </w:pPrChange>
            </w:pPr>
            <w:proofErr w:type="spellStart"/>
            <w:r>
              <w:t>Hệ</w:t>
            </w:r>
            <w:proofErr w:type="spellEnd"/>
            <w:r>
              <w:t xml:space="preserve"> </w:t>
            </w:r>
            <w:proofErr w:type="spellStart"/>
            <w:r>
              <w:t>thống</w:t>
            </w:r>
            <w:proofErr w:type="spellEnd"/>
            <w:r>
              <w:t xml:space="preserve"> </w:t>
            </w:r>
            <w:proofErr w:type="spellStart"/>
            <w:r>
              <w:t>tải</w:t>
            </w:r>
            <w:proofErr w:type="spellEnd"/>
            <w:r>
              <w:t xml:space="preserve"> </w:t>
            </w:r>
            <w:proofErr w:type="spellStart"/>
            <w:r>
              <w:t>màn</w:t>
            </w:r>
            <w:proofErr w:type="spellEnd"/>
            <w:r>
              <w:t xml:space="preserve"> </w:t>
            </w:r>
            <w:proofErr w:type="spellStart"/>
            <w:r>
              <w:t>hình</w:t>
            </w:r>
            <w:proofErr w:type="spellEnd"/>
            <w:r>
              <w:t>:</w:t>
            </w:r>
            <w:r>
              <w:rPr>
                <w:lang w:val="vi-VN"/>
              </w:rPr>
              <w:t xml:space="preserve"> </w:t>
            </w:r>
            <w:r>
              <w:rPr>
                <w:lang w:val="vi-VN"/>
              </w:rPr>
              <w:fldChar w:fldCharType="begin"/>
            </w:r>
            <w:r>
              <w:rPr>
                <w:lang w:val="vi-VN"/>
              </w:rPr>
              <w:instrText xml:space="preserve"> REF _Ref152318927 \h </w:instrText>
            </w:r>
            <w:r>
              <w:rPr>
                <w:lang w:val="vi-VN"/>
              </w:rPr>
            </w:r>
            <w:r>
              <w:rPr>
                <w:lang w:val="vi-VN"/>
              </w:rPr>
              <w:fldChar w:fldCharType="separate"/>
            </w:r>
            <w:proofErr w:type="spellStart"/>
            <w:r w:rsidR="00201D76">
              <w:t>Màn</w:t>
            </w:r>
            <w:proofErr w:type="spellEnd"/>
            <w:r w:rsidR="00201D76">
              <w:t xml:space="preserve"> </w:t>
            </w:r>
            <w:proofErr w:type="spellStart"/>
            <w:r w:rsidR="00201D76">
              <w:t>hình</w:t>
            </w:r>
            <w:proofErr w:type="spellEnd"/>
            <w:r w:rsidR="00201D76">
              <w:t xml:space="preserve"> </w:t>
            </w:r>
            <w:proofErr w:type="spellStart"/>
            <w:r w:rsidR="00201D76">
              <w:t>lịch</w:t>
            </w:r>
            <w:proofErr w:type="spellEnd"/>
            <w:r w:rsidR="00201D76">
              <w:t xml:space="preserve"> </w:t>
            </w:r>
            <w:proofErr w:type="spellStart"/>
            <w:r w:rsidR="00201D76">
              <w:t>sử</w:t>
            </w:r>
            <w:proofErr w:type="spellEnd"/>
            <w:r w:rsidR="00201D76">
              <w:t xml:space="preserve"> </w:t>
            </w:r>
            <w:proofErr w:type="spellStart"/>
            <w:r w:rsidR="00201D76">
              <w:t>cập</w:t>
            </w:r>
            <w:proofErr w:type="spellEnd"/>
            <w:r w:rsidR="00201D76">
              <w:t xml:space="preserve"> </w:t>
            </w:r>
            <w:proofErr w:type="spellStart"/>
            <w:r w:rsidR="00201D76">
              <w:t>nhật</w:t>
            </w:r>
            <w:proofErr w:type="spellEnd"/>
            <w:r>
              <w:rPr>
                <w:lang w:val="vi-VN"/>
              </w:rPr>
              <w:fldChar w:fldCharType="end"/>
            </w:r>
            <w:r>
              <w:rPr>
                <w:lang w:val="vi-VN"/>
              </w:rPr>
              <w:t xml:space="preserve"> của sản phẩm đã chọn</w:t>
            </w:r>
            <w:r w:rsidRPr="003A617A">
              <w:rPr>
                <w:lang w:val="vi-VN"/>
              </w:rPr>
              <w:t xml:space="preserve"> </w:t>
            </w:r>
          </w:p>
        </w:tc>
      </w:tr>
    </w:tbl>
    <w:p w14:paraId="48442BF2" w14:textId="77777777" w:rsidR="003A617A" w:rsidRPr="003A617A" w:rsidRDefault="003A617A" w:rsidP="003A617A">
      <w:pPr>
        <w:rPr>
          <w:lang w:val="en-US" w:eastAsia="en-US"/>
        </w:rPr>
      </w:pPr>
    </w:p>
    <w:p w14:paraId="164B6351" w14:textId="78DB7DA3" w:rsidR="00AC013E" w:rsidRDefault="008E2D9B" w:rsidP="00AC013E">
      <w:pPr>
        <w:pStyle w:val="Heading3"/>
      </w:pPr>
      <w:bookmarkStart w:id="117" w:name="_Ref152319762"/>
      <w:bookmarkStart w:id="118" w:name="_Toc152340783"/>
      <w:r>
        <w:t>UC</w:t>
      </w:r>
      <w:r>
        <w:rPr>
          <w:lang w:val="vi-VN"/>
        </w:rPr>
        <w:t xml:space="preserve"> </w:t>
      </w:r>
      <w:r>
        <w:t>19</w:t>
      </w:r>
      <w:r>
        <w:rPr>
          <w:lang w:val="vi-VN"/>
        </w:rPr>
        <w:t xml:space="preserve">: </w:t>
      </w:r>
      <w:r w:rsidR="00AC013E">
        <w:t xml:space="preserve">Xem </w:t>
      </w:r>
      <w:proofErr w:type="spellStart"/>
      <w:r w:rsidR="00AC013E">
        <w:t>danh</w:t>
      </w:r>
      <w:proofErr w:type="spellEnd"/>
      <w:r w:rsidR="00AC013E">
        <w:t xml:space="preserve"> </w:t>
      </w:r>
      <w:proofErr w:type="spellStart"/>
      <w:r w:rsidR="00AC013E">
        <w:t>sách</w:t>
      </w:r>
      <w:proofErr w:type="spellEnd"/>
      <w:r w:rsidR="00AC013E">
        <w:t xml:space="preserve"> </w:t>
      </w:r>
      <w:proofErr w:type="spellStart"/>
      <w:r w:rsidR="00AC013E">
        <w:t>báo</w:t>
      </w:r>
      <w:proofErr w:type="spellEnd"/>
      <w:r w:rsidR="00AC013E">
        <w:t xml:space="preserve"> </w:t>
      </w:r>
      <w:proofErr w:type="spellStart"/>
      <w:r w:rsidR="00AC013E">
        <w:t>cáo</w:t>
      </w:r>
      <w:bookmarkEnd w:id="117"/>
      <w:bookmarkEnd w:id="118"/>
      <w:proofErr w:type="spellEnd"/>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3A617A" w:rsidRPr="00516C12" w14:paraId="41D06003" w14:textId="77777777" w:rsidTr="00570660">
        <w:tc>
          <w:tcPr>
            <w:tcW w:w="957" w:type="pct"/>
            <w:shd w:val="clear" w:color="auto" w:fill="D9D9D9" w:themeFill="background1" w:themeFillShade="D9"/>
          </w:tcPr>
          <w:p w14:paraId="1D29C120" w14:textId="77777777" w:rsidR="003A617A" w:rsidRPr="00516C12" w:rsidRDefault="003A617A" w:rsidP="00570660">
            <w:pPr>
              <w:rPr>
                <w:rFonts w:cs="Arial"/>
                <w:b/>
              </w:rPr>
            </w:pPr>
            <w:r w:rsidRPr="00516C12">
              <w:rPr>
                <w:rFonts w:cs="Arial"/>
                <w:b/>
              </w:rPr>
              <w:t>Objective</w:t>
            </w:r>
          </w:p>
        </w:tc>
        <w:tc>
          <w:tcPr>
            <w:tcW w:w="4043" w:type="pct"/>
          </w:tcPr>
          <w:p w14:paraId="65E29DE6" w14:textId="4A6DA411" w:rsidR="003A617A" w:rsidRPr="00755387" w:rsidRDefault="003A617A" w:rsidP="00570660">
            <w:pPr>
              <w:rPr>
                <w:rFonts w:cs="Arial"/>
                <w:lang w:val="vi-VN"/>
              </w:rPr>
            </w:pPr>
            <w:proofErr w:type="spellStart"/>
            <w:r w:rsidRPr="003405A1">
              <w:t>Tính</w:t>
            </w:r>
            <w:proofErr w:type="spellEnd"/>
            <w:r w:rsidRPr="003405A1">
              <w:t xml:space="preserve"> </w:t>
            </w:r>
            <w:proofErr w:type="spellStart"/>
            <w:r w:rsidRPr="003405A1">
              <w:t>năng</w:t>
            </w:r>
            <w:proofErr w:type="spellEnd"/>
            <w:r w:rsidRPr="003405A1">
              <w:t xml:space="preserve"> </w:t>
            </w:r>
            <w:proofErr w:type="spellStart"/>
            <w:r w:rsidRPr="003405A1">
              <w:t>này</w:t>
            </w:r>
            <w:proofErr w:type="spellEnd"/>
            <w:r w:rsidRPr="003405A1">
              <w:t xml:space="preserve"> </w:t>
            </w:r>
            <w:proofErr w:type="spellStart"/>
            <w:r w:rsidRPr="003405A1">
              <w:t>cho</w:t>
            </w:r>
            <w:proofErr w:type="spellEnd"/>
            <w:r w:rsidRPr="003405A1">
              <w:t xml:space="preserve"> </w:t>
            </w:r>
            <w:proofErr w:type="spellStart"/>
            <w:r w:rsidRPr="003405A1">
              <w:t>phép</w:t>
            </w:r>
            <w:proofErr w:type="spellEnd"/>
            <w:r w:rsidRPr="003405A1">
              <w:t xml:space="preserve"> NSD </w:t>
            </w:r>
            <w:proofErr w:type="spellStart"/>
            <w:r w:rsidRPr="003405A1">
              <w:t>xem</w:t>
            </w:r>
            <w:proofErr w:type="spellEnd"/>
            <w:r w:rsidRPr="003405A1">
              <w:t xml:space="preserve"> </w:t>
            </w:r>
            <w:proofErr w:type="spellStart"/>
            <w:r w:rsidR="00755387">
              <w:t>danh</w:t>
            </w:r>
            <w:proofErr w:type="spellEnd"/>
            <w:r w:rsidR="00755387">
              <w:rPr>
                <w:lang w:val="vi-VN"/>
              </w:rPr>
              <w:t xml:space="preserve"> sách báo cáo</w:t>
            </w:r>
          </w:p>
        </w:tc>
      </w:tr>
      <w:tr w:rsidR="003A617A" w:rsidRPr="00516C12" w14:paraId="1A7866C8" w14:textId="77777777" w:rsidTr="00570660">
        <w:tc>
          <w:tcPr>
            <w:tcW w:w="957" w:type="pct"/>
            <w:shd w:val="clear" w:color="auto" w:fill="D9D9D9" w:themeFill="background1" w:themeFillShade="D9"/>
          </w:tcPr>
          <w:p w14:paraId="72003CA9" w14:textId="77777777" w:rsidR="003A617A" w:rsidRPr="00516C12" w:rsidRDefault="003A617A" w:rsidP="00570660">
            <w:pPr>
              <w:rPr>
                <w:rFonts w:cs="Arial"/>
                <w:b/>
              </w:rPr>
            </w:pPr>
            <w:r w:rsidRPr="00516C12">
              <w:rPr>
                <w:rFonts w:cs="Arial"/>
                <w:b/>
              </w:rPr>
              <w:t>Actor</w:t>
            </w:r>
          </w:p>
        </w:tc>
        <w:tc>
          <w:tcPr>
            <w:tcW w:w="4043" w:type="pct"/>
          </w:tcPr>
          <w:p w14:paraId="0E241CFA" w14:textId="77777777" w:rsidR="003A617A" w:rsidRPr="00502F73" w:rsidRDefault="003A617A" w:rsidP="00570660">
            <w:pPr>
              <w:rPr>
                <w:rFonts w:cs="Arial"/>
                <w:lang w:val="vi-VN"/>
              </w:rPr>
            </w:pPr>
            <w:proofErr w:type="spellStart"/>
            <w:r>
              <w:t>Nhân</w:t>
            </w:r>
            <w:proofErr w:type="spellEnd"/>
            <w:r>
              <w:rPr>
                <w:lang w:val="vi-VN"/>
              </w:rPr>
              <w:t xml:space="preserve"> viên quản lý kho, system administrator</w:t>
            </w:r>
          </w:p>
        </w:tc>
      </w:tr>
      <w:tr w:rsidR="003A617A" w:rsidRPr="00516C12" w14:paraId="642B37B1" w14:textId="77777777" w:rsidTr="00570660">
        <w:tc>
          <w:tcPr>
            <w:tcW w:w="957" w:type="pct"/>
            <w:shd w:val="clear" w:color="auto" w:fill="D9D9D9" w:themeFill="background1" w:themeFillShade="D9"/>
          </w:tcPr>
          <w:p w14:paraId="180BD6D5" w14:textId="77777777" w:rsidR="003A617A" w:rsidRPr="00516C12" w:rsidRDefault="003A617A" w:rsidP="00570660">
            <w:pPr>
              <w:rPr>
                <w:rFonts w:cs="Arial"/>
                <w:b/>
              </w:rPr>
            </w:pPr>
            <w:r w:rsidRPr="00516C12">
              <w:rPr>
                <w:rFonts w:cs="Arial"/>
                <w:b/>
              </w:rPr>
              <w:t>Trigger</w:t>
            </w:r>
          </w:p>
        </w:tc>
        <w:tc>
          <w:tcPr>
            <w:tcW w:w="4043" w:type="pct"/>
          </w:tcPr>
          <w:p w14:paraId="193D6A7F" w14:textId="2CCD352F" w:rsidR="003A617A" w:rsidRPr="00EA7024" w:rsidRDefault="003A617A" w:rsidP="00570660">
            <w:pPr>
              <w:rPr>
                <w:rFonts w:cs="Arial"/>
                <w:lang w:val="en-US"/>
              </w:rPr>
            </w:pPr>
            <w:r>
              <w:t>NSD</w:t>
            </w:r>
            <w:r>
              <w:rPr>
                <w:lang w:val="vi-VN"/>
              </w:rPr>
              <w:t xml:space="preserve"> click on “</w:t>
            </w:r>
            <w:r w:rsidR="00755387">
              <w:rPr>
                <w:lang w:val="vi-VN"/>
              </w:rPr>
              <w:t>Báo cáo</w:t>
            </w:r>
            <w:r>
              <w:rPr>
                <w:lang w:val="vi-VN"/>
              </w:rPr>
              <w:t>” ở left menu</w:t>
            </w:r>
            <w:r w:rsidR="00EA7024">
              <w:rPr>
                <w:lang w:val="en-US"/>
              </w:rPr>
              <w:t xml:space="preserve"> </w:t>
            </w:r>
          </w:p>
        </w:tc>
      </w:tr>
      <w:tr w:rsidR="003A617A" w:rsidRPr="00516C12" w14:paraId="330257A6" w14:textId="77777777" w:rsidTr="00570660">
        <w:tc>
          <w:tcPr>
            <w:tcW w:w="957" w:type="pct"/>
            <w:shd w:val="clear" w:color="auto" w:fill="D9D9D9" w:themeFill="background1" w:themeFillShade="D9"/>
          </w:tcPr>
          <w:p w14:paraId="69046BEC" w14:textId="77777777" w:rsidR="003A617A" w:rsidRPr="00516C12" w:rsidRDefault="003A617A" w:rsidP="00570660">
            <w:pPr>
              <w:rPr>
                <w:rFonts w:cs="Arial"/>
                <w:b/>
              </w:rPr>
            </w:pPr>
            <w:r w:rsidRPr="00516C12">
              <w:rPr>
                <w:rFonts w:cs="Arial"/>
                <w:b/>
              </w:rPr>
              <w:t>Pre-conditions</w:t>
            </w:r>
          </w:p>
        </w:tc>
        <w:tc>
          <w:tcPr>
            <w:tcW w:w="4043" w:type="pct"/>
          </w:tcPr>
          <w:p w14:paraId="69AD28C7" w14:textId="77777777" w:rsidR="003A617A" w:rsidRPr="00516C12" w:rsidRDefault="003A617A" w:rsidP="00570660">
            <w:pPr>
              <w:pStyle w:val="BulletList1"/>
              <w:numPr>
                <w:ilvl w:val="0"/>
                <w:numId w:val="0"/>
              </w:numPr>
              <w:spacing w:line="360" w:lineRule="auto"/>
            </w:pPr>
            <w:r w:rsidRPr="003405A1">
              <w:t xml:space="preserve">User logged in </w:t>
            </w:r>
            <w:proofErr w:type="spellStart"/>
            <w:r w:rsidRPr="003405A1">
              <w:t>vào</w:t>
            </w:r>
            <w:proofErr w:type="spellEnd"/>
            <w:r w:rsidRPr="003405A1">
              <w:t xml:space="preserve"> </w:t>
            </w:r>
            <w:proofErr w:type="spellStart"/>
            <w:r w:rsidRPr="003405A1">
              <w:t>hệ</w:t>
            </w:r>
            <w:proofErr w:type="spellEnd"/>
            <w:r w:rsidRPr="003405A1">
              <w:t xml:space="preserve"> </w:t>
            </w:r>
            <w:proofErr w:type="spellStart"/>
            <w:r w:rsidRPr="003405A1">
              <w:t>thống</w:t>
            </w:r>
            <w:proofErr w:type="spellEnd"/>
            <w:r w:rsidRPr="003405A1">
              <w:t xml:space="preserve"> </w:t>
            </w:r>
            <w:proofErr w:type="spellStart"/>
            <w:r w:rsidRPr="003405A1">
              <w:t>với</w:t>
            </w:r>
            <w:proofErr w:type="spellEnd"/>
            <w:r w:rsidRPr="003405A1">
              <w:t xml:space="preserve"> actor </w:t>
            </w:r>
            <w:proofErr w:type="spellStart"/>
            <w:r w:rsidRPr="003405A1">
              <w:t>bên</w:t>
            </w:r>
            <w:proofErr w:type="spellEnd"/>
            <w:r w:rsidRPr="003405A1">
              <w:t xml:space="preserve"> </w:t>
            </w:r>
            <w:proofErr w:type="spellStart"/>
            <w:r w:rsidRPr="003405A1">
              <w:t>trên</w:t>
            </w:r>
            <w:proofErr w:type="spellEnd"/>
            <w:r w:rsidRPr="003405A1">
              <w:t>.</w:t>
            </w:r>
          </w:p>
        </w:tc>
      </w:tr>
      <w:tr w:rsidR="003A617A" w:rsidRPr="00516C12" w14:paraId="39455073" w14:textId="77777777" w:rsidTr="00570660">
        <w:tc>
          <w:tcPr>
            <w:tcW w:w="957" w:type="pct"/>
            <w:shd w:val="clear" w:color="auto" w:fill="D9D9D9" w:themeFill="background1" w:themeFillShade="D9"/>
          </w:tcPr>
          <w:p w14:paraId="7BE950B8" w14:textId="77777777" w:rsidR="003A617A" w:rsidRPr="00516C12" w:rsidRDefault="003A617A" w:rsidP="00570660">
            <w:pPr>
              <w:rPr>
                <w:rFonts w:cs="Arial"/>
                <w:b/>
              </w:rPr>
            </w:pPr>
            <w:r w:rsidRPr="00516C12">
              <w:rPr>
                <w:rFonts w:cs="Arial"/>
                <w:b/>
              </w:rPr>
              <w:t>Post-condition</w:t>
            </w:r>
          </w:p>
        </w:tc>
        <w:tc>
          <w:tcPr>
            <w:tcW w:w="4043" w:type="pct"/>
          </w:tcPr>
          <w:p w14:paraId="40CAA5BE" w14:textId="19F802E6" w:rsidR="003A617A" w:rsidRPr="00520C63" w:rsidRDefault="003A617A" w:rsidP="00570660">
            <w:pPr>
              <w:rPr>
                <w:rFonts w:cs="Arial"/>
                <w:lang w:val="vi-VN"/>
              </w:rPr>
            </w:pPr>
            <w:proofErr w:type="spellStart"/>
            <w:r>
              <w:t>Hệ</w:t>
            </w:r>
            <w:proofErr w:type="spellEnd"/>
            <w:r>
              <w:rPr>
                <w:lang w:val="vi-VN"/>
              </w:rPr>
              <w:t xml:space="preserve"> thống hiển thị </w:t>
            </w:r>
            <w:r w:rsidR="00755387">
              <w:rPr>
                <w:lang w:val="vi-VN"/>
              </w:rPr>
              <w:t>màn hình danh sách báo cáo</w:t>
            </w:r>
          </w:p>
        </w:tc>
      </w:tr>
    </w:tbl>
    <w:p w14:paraId="332C313B" w14:textId="77777777" w:rsidR="003A617A" w:rsidRPr="00A704C2" w:rsidRDefault="003A617A" w:rsidP="003A617A">
      <w:pPr>
        <w:rPr>
          <w:rFonts w:eastAsiaTheme="majorEastAsia" w:cs="Arial"/>
          <w:b/>
          <w:color w:val="1F3864" w:themeColor="accent5" w:themeShade="80"/>
          <w:sz w:val="22"/>
          <w:lang w:val="vi-VN" w:eastAsia="en-US"/>
        </w:rPr>
      </w:pPr>
      <w:r>
        <w:rPr>
          <w:rFonts w:eastAsiaTheme="majorEastAsia" w:cs="Arial"/>
          <w:b/>
          <w:color w:val="1F3864" w:themeColor="accent5" w:themeShade="80"/>
          <w:sz w:val="22"/>
          <w:lang w:val="en-US" w:eastAsia="en-US"/>
        </w:rPr>
        <w:t>Activity</w:t>
      </w:r>
      <w:r>
        <w:rPr>
          <w:rFonts w:eastAsiaTheme="majorEastAsia" w:cs="Arial"/>
          <w:b/>
          <w:color w:val="1F3864" w:themeColor="accent5" w:themeShade="80"/>
          <w:sz w:val="22"/>
          <w:lang w:val="vi-VN" w:eastAsia="en-US"/>
        </w:rPr>
        <w:t xml:space="preserve"> Flow</w:t>
      </w:r>
    </w:p>
    <w:p w14:paraId="41697C06" w14:textId="2EB7835E" w:rsidR="003A617A" w:rsidRDefault="00755387" w:rsidP="003A617A">
      <w:pPr>
        <w:jc w:val="center"/>
        <w:rPr>
          <w:rFonts w:eastAsiaTheme="majorEastAsia" w:cs="Arial"/>
          <w:b/>
          <w:color w:val="1F3864" w:themeColor="accent5" w:themeShade="80"/>
          <w:sz w:val="22"/>
          <w:lang w:val="en-US" w:eastAsia="en-US"/>
        </w:rPr>
      </w:pPr>
      <w:r w:rsidRPr="00755387">
        <w:rPr>
          <w:rFonts w:eastAsiaTheme="majorEastAsia" w:cs="Arial"/>
          <w:b/>
          <w:noProof/>
          <w:color w:val="1F3864" w:themeColor="accent5" w:themeShade="80"/>
          <w:sz w:val="22"/>
          <w:lang w:val="en-US" w:eastAsia="en-US"/>
        </w:rPr>
        <w:lastRenderedPageBreak/>
        <w:drawing>
          <wp:inline distT="0" distB="0" distL="0" distR="0" wp14:anchorId="51377BAC" wp14:editId="58905D1C">
            <wp:extent cx="3695727" cy="3248049"/>
            <wp:effectExtent l="0" t="0" r="0" b="9525"/>
            <wp:docPr id="118716083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60830" name="Picture 1" descr="A diagram of a system&#10;&#10;Description automatically generated"/>
                    <pic:cNvPicPr/>
                  </pic:nvPicPr>
                  <pic:blipFill>
                    <a:blip r:embed="rId63"/>
                    <a:stretch>
                      <a:fillRect/>
                    </a:stretch>
                  </pic:blipFill>
                  <pic:spPr>
                    <a:xfrm>
                      <a:off x="0" y="0"/>
                      <a:ext cx="3695727" cy="3248049"/>
                    </a:xfrm>
                    <a:prstGeom prst="rect">
                      <a:avLst/>
                    </a:prstGeom>
                  </pic:spPr>
                </pic:pic>
              </a:graphicData>
            </a:graphic>
          </wp:inline>
        </w:drawing>
      </w:r>
    </w:p>
    <w:p w14:paraId="06C7D8FC" w14:textId="77777777" w:rsidR="003A617A" w:rsidRDefault="003A617A" w:rsidP="003A617A">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933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022"/>
        <w:gridCol w:w="1023"/>
        <w:gridCol w:w="7285"/>
      </w:tblGrid>
      <w:tr w:rsidR="00755387" w14:paraId="75D45F25" w14:textId="77777777" w:rsidTr="00570660">
        <w:trPr>
          <w:trHeight w:val="253"/>
        </w:trPr>
        <w:tc>
          <w:tcPr>
            <w:tcW w:w="1022" w:type="dxa"/>
            <w:shd w:val="clear" w:color="auto" w:fill="D9D9D9"/>
          </w:tcPr>
          <w:p w14:paraId="4310DDCD" w14:textId="77777777" w:rsidR="00755387" w:rsidRDefault="00755387" w:rsidP="00570660">
            <w:pPr>
              <w:rPr>
                <w:b/>
              </w:rPr>
            </w:pPr>
            <w:r>
              <w:rPr>
                <w:b/>
              </w:rPr>
              <w:t>Step</w:t>
            </w:r>
          </w:p>
        </w:tc>
        <w:tc>
          <w:tcPr>
            <w:tcW w:w="1023" w:type="dxa"/>
            <w:shd w:val="clear" w:color="auto" w:fill="D9D9D9"/>
          </w:tcPr>
          <w:p w14:paraId="7919D59D" w14:textId="77777777" w:rsidR="00755387" w:rsidRDefault="00755387" w:rsidP="00570660">
            <w:pPr>
              <w:rPr>
                <w:b/>
              </w:rPr>
            </w:pPr>
            <w:r>
              <w:rPr>
                <w:b/>
              </w:rPr>
              <w:t>BR Code</w:t>
            </w:r>
          </w:p>
        </w:tc>
        <w:tc>
          <w:tcPr>
            <w:tcW w:w="7285" w:type="dxa"/>
            <w:shd w:val="clear" w:color="auto" w:fill="D9D9D9"/>
          </w:tcPr>
          <w:p w14:paraId="6F24E790" w14:textId="77777777" w:rsidR="00755387" w:rsidRDefault="00755387" w:rsidP="00570660">
            <w:pPr>
              <w:rPr>
                <w:b/>
              </w:rPr>
            </w:pPr>
            <w:r>
              <w:rPr>
                <w:b/>
              </w:rPr>
              <w:t>Description</w:t>
            </w:r>
          </w:p>
        </w:tc>
      </w:tr>
      <w:tr w:rsidR="00755387" w14:paraId="6411E3E3" w14:textId="77777777" w:rsidTr="00570660">
        <w:trPr>
          <w:trHeight w:val="253"/>
        </w:trPr>
        <w:tc>
          <w:tcPr>
            <w:tcW w:w="1022" w:type="dxa"/>
          </w:tcPr>
          <w:p w14:paraId="6F52F491" w14:textId="77777777" w:rsidR="00755387" w:rsidRDefault="00755387" w:rsidP="00570660">
            <w:r>
              <w:t>(2)</w:t>
            </w:r>
          </w:p>
        </w:tc>
        <w:tc>
          <w:tcPr>
            <w:tcW w:w="1023" w:type="dxa"/>
            <w:shd w:val="clear" w:color="auto" w:fill="auto"/>
          </w:tcPr>
          <w:p w14:paraId="5C7D4EB1" w14:textId="554BB557" w:rsidR="00755387" w:rsidRDefault="00755387" w:rsidP="00570660">
            <w:pPr>
              <w:pStyle w:val="Caption"/>
            </w:pPr>
            <w:r>
              <w:t xml:space="preserve">BR </w:t>
            </w:r>
            <w:r>
              <w:fldChar w:fldCharType="begin"/>
            </w:r>
            <w:r>
              <w:instrText xml:space="preserve"> SEQ BR \* ARABIC </w:instrText>
            </w:r>
            <w:r>
              <w:fldChar w:fldCharType="separate"/>
            </w:r>
            <w:r w:rsidR="00201D76">
              <w:rPr>
                <w:noProof/>
              </w:rPr>
              <w:t>43</w:t>
            </w:r>
            <w:r>
              <w:fldChar w:fldCharType="end"/>
            </w:r>
          </w:p>
          <w:p w14:paraId="4E40CB6B" w14:textId="77777777" w:rsidR="00755387" w:rsidRDefault="00755387" w:rsidP="00570660"/>
        </w:tc>
        <w:tc>
          <w:tcPr>
            <w:tcW w:w="7285" w:type="dxa"/>
            <w:shd w:val="clear" w:color="auto" w:fill="auto"/>
          </w:tcPr>
          <w:p w14:paraId="26C8B006" w14:textId="77777777" w:rsidR="00755387" w:rsidRDefault="00755387" w:rsidP="00570660">
            <w:pPr>
              <w:rPr>
                <w:b/>
                <w:u w:val="single"/>
              </w:rPr>
            </w:pPr>
            <w:r>
              <w:rPr>
                <w:b/>
                <w:u w:val="single"/>
              </w:rPr>
              <w:t>Screen Displaying Rules:</w:t>
            </w:r>
          </w:p>
          <w:p w14:paraId="7C159C16" w14:textId="2C28C2A4" w:rsidR="00755387" w:rsidRPr="008E4A8B" w:rsidRDefault="00755387" w:rsidP="00570660">
            <w:pPr>
              <w:pBdr>
                <w:top w:val="nil"/>
                <w:left w:val="nil"/>
                <w:bottom w:val="nil"/>
                <w:right w:val="nil"/>
                <w:between w:val="nil"/>
              </w:pBdr>
              <w:rPr>
                <w:b/>
                <w:u w:val="single"/>
                <w:lang w:val="vi-VN"/>
              </w:rPr>
            </w:pPr>
            <w:proofErr w:type="spellStart"/>
            <w:r>
              <w:t>Hệ</w:t>
            </w:r>
            <w:proofErr w:type="spellEnd"/>
            <w:r>
              <w:t xml:space="preserve"> </w:t>
            </w:r>
            <w:proofErr w:type="spellStart"/>
            <w:r>
              <w:t>thống</w:t>
            </w:r>
            <w:proofErr w:type="spellEnd"/>
            <w:r>
              <w:t xml:space="preserve"> </w:t>
            </w:r>
            <w:proofErr w:type="spellStart"/>
            <w:r>
              <w:t>tải</w:t>
            </w:r>
            <w:proofErr w:type="spellEnd"/>
            <w:r>
              <w:t xml:space="preserve"> </w:t>
            </w:r>
            <w:proofErr w:type="spellStart"/>
            <w:r>
              <w:t>màn</w:t>
            </w:r>
            <w:proofErr w:type="spellEnd"/>
            <w:r>
              <w:t xml:space="preserve"> </w:t>
            </w:r>
            <w:proofErr w:type="spellStart"/>
            <w:r>
              <w:t>hình</w:t>
            </w:r>
            <w:proofErr w:type="spellEnd"/>
            <w:r>
              <w:t xml:space="preserve">: </w:t>
            </w:r>
            <w:r>
              <w:rPr>
                <w:lang w:val="vi-VN"/>
              </w:rPr>
              <w:fldChar w:fldCharType="begin"/>
            </w:r>
            <w:r>
              <w:instrText xml:space="preserve"> REF _Ref152319511 \h </w:instrText>
            </w:r>
            <w:r>
              <w:rPr>
                <w:lang w:val="vi-VN"/>
              </w:rPr>
            </w:r>
            <w:r>
              <w:rPr>
                <w:lang w:val="vi-VN"/>
              </w:rPr>
              <w:fldChar w:fldCharType="separate"/>
            </w:r>
            <w:proofErr w:type="spellStart"/>
            <w:r w:rsidR="00201D76" w:rsidRPr="00914DE7">
              <w:t>Màn</w:t>
            </w:r>
            <w:proofErr w:type="spellEnd"/>
            <w:r w:rsidR="00201D76" w:rsidRPr="00914DE7">
              <w:t xml:space="preserve"> </w:t>
            </w:r>
            <w:proofErr w:type="spellStart"/>
            <w:r w:rsidR="00201D76" w:rsidRPr="00914DE7">
              <w:t>hình</w:t>
            </w:r>
            <w:proofErr w:type="spellEnd"/>
            <w:r w:rsidR="00201D76" w:rsidRPr="00914DE7">
              <w:t xml:space="preserve"> </w:t>
            </w:r>
            <w:proofErr w:type="spellStart"/>
            <w:r w:rsidR="00201D76" w:rsidRPr="00914DE7">
              <w:t>danh</w:t>
            </w:r>
            <w:proofErr w:type="spellEnd"/>
            <w:r w:rsidR="00201D76" w:rsidRPr="00914DE7">
              <w:t xml:space="preserve"> </w:t>
            </w:r>
            <w:proofErr w:type="spellStart"/>
            <w:r w:rsidR="00201D76" w:rsidRPr="00914DE7">
              <w:t>sách</w:t>
            </w:r>
            <w:proofErr w:type="spellEnd"/>
            <w:r w:rsidR="00201D76" w:rsidRPr="00914DE7">
              <w:t xml:space="preserve"> </w:t>
            </w:r>
            <w:proofErr w:type="spellStart"/>
            <w:r w:rsidR="00201D76" w:rsidRPr="00914DE7">
              <w:t>báo</w:t>
            </w:r>
            <w:proofErr w:type="spellEnd"/>
            <w:r w:rsidR="00201D76" w:rsidRPr="00914DE7">
              <w:t xml:space="preserve"> </w:t>
            </w:r>
            <w:proofErr w:type="spellStart"/>
            <w:r w:rsidR="00201D76" w:rsidRPr="00914DE7">
              <w:t>cáo</w:t>
            </w:r>
            <w:proofErr w:type="spellEnd"/>
            <w:r>
              <w:rPr>
                <w:lang w:val="vi-VN"/>
              </w:rPr>
              <w:fldChar w:fldCharType="end"/>
            </w:r>
          </w:p>
        </w:tc>
      </w:tr>
      <w:tr w:rsidR="00755387" w14:paraId="23799999" w14:textId="77777777" w:rsidTr="00570660">
        <w:trPr>
          <w:trHeight w:val="253"/>
        </w:trPr>
        <w:tc>
          <w:tcPr>
            <w:tcW w:w="1022" w:type="dxa"/>
          </w:tcPr>
          <w:p w14:paraId="1D606AE3" w14:textId="77777777" w:rsidR="00755387" w:rsidRDefault="00755387" w:rsidP="00570660">
            <w:r>
              <w:t>(2)</w:t>
            </w:r>
          </w:p>
        </w:tc>
        <w:tc>
          <w:tcPr>
            <w:tcW w:w="1023" w:type="dxa"/>
            <w:shd w:val="clear" w:color="auto" w:fill="auto"/>
          </w:tcPr>
          <w:p w14:paraId="16F13DC4" w14:textId="29D38C74" w:rsidR="00755387" w:rsidRDefault="00755387" w:rsidP="00570660">
            <w:pPr>
              <w:pStyle w:val="Caption"/>
            </w:pPr>
            <w:r>
              <w:t xml:space="preserve">BR </w:t>
            </w:r>
            <w:r>
              <w:fldChar w:fldCharType="begin"/>
            </w:r>
            <w:r>
              <w:instrText xml:space="preserve"> SEQ BR \* ARABIC </w:instrText>
            </w:r>
            <w:r>
              <w:fldChar w:fldCharType="separate"/>
            </w:r>
            <w:r w:rsidR="00201D76">
              <w:rPr>
                <w:noProof/>
              </w:rPr>
              <w:t>44</w:t>
            </w:r>
            <w:r>
              <w:fldChar w:fldCharType="end"/>
            </w:r>
          </w:p>
          <w:p w14:paraId="3FDB3DA1" w14:textId="77777777" w:rsidR="00755387" w:rsidRDefault="00755387" w:rsidP="00570660"/>
        </w:tc>
        <w:tc>
          <w:tcPr>
            <w:tcW w:w="7285" w:type="dxa"/>
            <w:shd w:val="clear" w:color="auto" w:fill="auto"/>
          </w:tcPr>
          <w:p w14:paraId="58D81085" w14:textId="77777777" w:rsidR="00755387" w:rsidRDefault="00755387" w:rsidP="00570660">
            <w:pPr>
              <w:rPr>
                <w:b/>
                <w:u w:val="single"/>
              </w:rPr>
            </w:pPr>
            <w:r w:rsidRPr="0034728D">
              <w:rPr>
                <w:b/>
                <w:u w:val="single"/>
              </w:rPr>
              <w:t>Filtering rules</w:t>
            </w:r>
            <w:r>
              <w:rPr>
                <w:b/>
                <w:u w:val="single"/>
              </w:rPr>
              <w:t>:</w:t>
            </w:r>
          </w:p>
          <w:p w14:paraId="73FE9FA5" w14:textId="77777777" w:rsidR="00755387" w:rsidRDefault="00755387" w:rsidP="00570660">
            <w:pPr>
              <w:pStyle w:val="BulletList1"/>
            </w:pPr>
            <w:proofErr w:type="spellStart"/>
            <w:r>
              <w:t>Hệ</w:t>
            </w:r>
            <w:proofErr w:type="spellEnd"/>
            <w:r>
              <w:t xml:space="preserve"> </w:t>
            </w:r>
            <w:proofErr w:type="spellStart"/>
            <w:r>
              <w:t>thống</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lọc</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csdl</w:t>
            </w:r>
            <w:proofErr w:type="spellEnd"/>
            <w:r>
              <w:t xml:space="preserve"> </w:t>
            </w:r>
            <w:proofErr w:type="spellStart"/>
            <w:r>
              <w:t>theo</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chí</w:t>
            </w:r>
            <w:proofErr w:type="spellEnd"/>
            <w:r>
              <w:t xml:space="preserve"> </w:t>
            </w:r>
            <w:proofErr w:type="spellStart"/>
            <w:r>
              <w:t>sau</w:t>
            </w:r>
            <w:proofErr w:type="spellEnd"/>
            <w:r>
              <w:t>:</w:t>
            </w:r>
          </w:p>
          <w:p w14:paraId="0EC7940A" w14:textId="3ABC758A" w:rsidR="00755387" w:rsidRDefault="00755387" w:rsidP="00755387">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Từ</w:t>
            </w:r>
            <w:proofErr w:type="spellEnd"/>
            <w:r>
              <w:rPr>
                <w:color w:val="000000"/>
                <w:lang w:val="vi-VN"/>
              </w:rPr>
              <w:t xml:space="preserve"> ngày</w:t>
            </w:r>
            <w:r>
              <w:rPr>
                <w:color w:val="000000"/>
              </w:rPr>
              <w:t>],</w:t>
            </w:r>
            <w:r>
              <w:rPr>
                <w:color w:val="000000"/>
                <w:lang w:val="vi-VN"/>
              </w:rPr>
              <w:t xml:space="preserve"> [Đến ngày]</w:t>
            </w:r>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lang w:val="vi-VN"/>
              </w:rPr>
              <w:t xml:space="preserve"> ghi</w:t>
            </w:r>
            <w:r>
              <w:rPr>
                <w:color w:val="000000"/>
              </w:rPr>
              <w:t xml:space="preserve"> </w:t>
            </w:r>
            <w:proofErr w:type="spellStart"/>
            <w:r>
              <w:rPr>
                <w:color w:val="000000"/>
              </w:rPr>
              <w:t>trong</w:t>
            </w:r>
            <w:proofErr w:type="spellEnd"/>
            <w:r>
              <w:rPr>
                <w:color w:val="000000"/>
                <w:lang w:val="vi-VN"/>
              </w:rPr>
              <w:t xml:space="preserve"> đọan thời gian </w:t>
            </w:r>
            <w:proofErr w:type="spellStart"/>
            <w:r>
              <w:rPr>
                <w:color w:val="000000"/>
              </w:rPr>
              <w:t>mà</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trên</w:t>
            </w:r>
            <w:proofErr w:type="spellEnd"/>
            <w:r>
              <w:rPr>
                <w:color w:val="000000"/>
              </w:rPr>
              <w:t xml:space="preserve"> form.</w:t>
            </w:r>
          </w:p>
          <w:p w14:paraId="1986F517" w14:textId="77777777" w:rsidR="00755387" w:rsidRDefault="00755387" w:rsidP="00755387">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nhập</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chí</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phù</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toàn</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chí</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bên</w:t>
            </w:r>
            <w:proofErr w:type="spellEnd"/>
            <w:r>
              <w:rPr>
                <w:color w:val="000000"/>
              </w:rPr>
              <w:t xml:space="preserve"> </w:t>
            </w:r>
            <w:proofErr w:type="spellStart"/>
            <w:r>
              <w:rPr>
                <w:color w:val="000000"/>
              </w:rPr>
              <w:t>trên</w:t>
            </w:r>
            <w:proofErr w:type="spellEnd"/>
            <w:r>
              <w:rPr>
                <w:color w:val="000000"/>
              </w:rPr>
              <w:t>.</w:t>
            </w:r>
          </w:p>
          <w:p w14:paraId="69752255" w14:textId="77777777" w:rsidR="00755387" w:rsidRPr="004E3786" w:rsidRDefault="00755387" w:rsidP="00755387">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không</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nào</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chí</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toàn</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bản</w:t>
            </w:r>
            <w:proofErr w:type="spellEnd"/>
            <w:r>
              <w:rPr>
                <w:color w:val="000000"/>
                <w:lang w:val="vi-VN"/>
              </w:rPr>
              <w:t xml:space="preserve"> ghi.</w:t>
            </w:r>
          </w:p>
          <w:p w14:paraId="4DB312CF" w14:textId="4A166158" w:rsidR="00755387" w:rsidRDefault="00755387" w:rsidP="00570660">
            <w:pPr>
              <w:pStyle w:val="BulletList1"/>
            </w:pPr>
            <w:proofErr w:type="spellStart"/>
            <w:r>
              <w:t>Nếu</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bất</w:t>
            </w:r>
            <w:proofErr w:type="spellEnd"/>
            <w:r>
              <w:t xml:space="preserve"> </w:t>
            </w:r>
            <w:proofErr w:type="spellStart"/>
            <w:r>
              <w:t>kỳ</w:t>
            </w:r>
            <w:proofErr w:type="spellEnd"/>
            <w:r>
              <w:t xml:space="preserve"> </w:t>
            </w:r>
            <w:proofErr w:type="spellStart"/>
            <w:r>
              <w:t>bản</w:t>
            </w:r>
            <w:proofErr w:type="spellEnd"/>
            <w:r>
              <w:t xml:space="preserve"> </w:t>
            </w:r>
            <w:proofErr w:type="spellStart"/>
            <w:r>
              <w:t>ghi</w:t>
            </w:r>
            <w:proofErr w:type="spellEnd"/>
            <w:r>
              <w:t xml:space="preserve"> </w:t>
            </w:r>
            <w:proofErr w:type="spellStart"/>
            <w:r>
              <w:t>nào</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tiêu</w:t>
            </w:r>
            <w:proofErr w:type="spellEnd"/>
            <w:r>
              <w:t xml:space="preserve"> </w:t>
            </w:r>
            <w:proofErr w:type="spellStart"/>
            <w:r>
              <w:t>chí</w:t>
            </w:r>
            <w:proofErr w:type="spellEnd"/>
            <w:r>
              <w:t xml:space="preserve"> </w:t>
            </w:r>
            <w:proofErr w:type="spellStart"/>
            <w:r>
              <w:t>bên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xuống</w:t>
            </w:r>
            <w:proofErr w:type="spellEnd"/>
            <w:r>
              <w:t xml:space="preserve"> section “Danh </w:t>
            </w:r>
            <w:proofErr w:type="spellStart"/>
            <w:r>
              <w:t>sách</w:t>
            </w:r>
            <w:proofErr w:type="spellEnd"/>
            <w:r>
              <w:t xml:space="preserve"> </w:t>
            </w:r>
            <w:proofErr w:type="spellStart"/>
            <w:r>
              <w:t>kết</w:t>
            </w:r>
            <w:proofErr w:type="spellEnd"/>
            <w:r>
              <w:rPr>
                <w:lang w:val="vi-VN"/>
              </w:rPr>
              <w:t xml:space="preserve"> quả</w:t>
            </w:r>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r>
              <w:t xml:space="preserve"> </w:t>
            </w:r>
            <w:r>
              <w:fldChar w:fldCharType="begin"/>
            </w:r>
            <w:r>
              <w:instrText xml:space="preserve"> REF _Ref151993324 \h </w:instrText>
            </w:r>
            <w:r>
              <w:fldChar w:fldCharType="separate"/>
            </w:r>
            <w:proofErr w:type="spellStart"/>
            <w:r w:rsidR="00201D76" w:rsidRPr="00201D76">
              <w:t>Màn</w:t>
            </w:r>
            <w:proofErr w:type="spellEnd"/>
            <w:r w:rsidR="00201D76" w:rsidRPr="00201D76">
              <w:t xml:space="preserve"> </w:t>
            </w:r>
            <w:proofErr w:type="spellStart"/>
            <w:r w:rsidR="00201D76" w:rsidRPr="00201D76">
              <w:t>hình</w:t>
            </w:r>
            <w:proofErr w:type="spellEnd"/>
            <w:r w:rsidR="00201D76" w:rsidRPr="00201D76">
              <w:t xml:space="preserve"> </w:t>
            </w:r>
            <w:proofErr w:type="spellStart"/>
            <w:r w:rsidR="00201D76" w:rsidRPr="00201D76">
              <w:t>danh</w:t>
            </w:r>
            <w:proofErr w:type="spellEnd"/>
            <w:r w:rsidR="00201D76" w:rsidRPr="00201D76">
              <w:t xml:space="preserve"> </w:t>
            </w:r>
            <w:proofErr w:type="spellStart"/>
            <w:r w:rsidR="00201D76" w:rsidRPr="00201D76">
              <w:t>sách</w:t>
            </w:r>
            <w:proofErr w:type="spellEnd"/>
            <w:r w:rsidR="00201D76" w:rsidRPr="00201D76">
              <w:t xml:space="preserve"> </w:t>
            </w:r>
            <w:proofErr w:type="spellStart"/>
            <w:r w:rsidR="00201D76" w:rsidRPr="00201D76">
              <w:t>đơn</w:t>
            </w:r>
            <w:proofErr w:type="spellEnd"/>
            <w:r w:rsidR="00201D76" w:rsidRPr="00201D76">
              <w:t xml:space="preserve"> </w:t>
            </w:r>
            <w:proofErr w:type="spellStart"/>
            <w:r w:rsidR="00201D76" w:rsidRPr="00201D76">
              <w:t>xuất</w:t>
            </w:r>
            <w:proofErr w:type="spellEnd"/>
            <w:r w:rsidR="00201D76" w:rsidRPr="00201D76">
              <w:t>/</w:t>
            </w:r>
            <w:proofErr w:type="spellStart"/>
            <w:r w:rsidR="00201D76" w:rsidRPr="00201D76">
              <w:t>nhập</w:t>
            </w:r>
            <w:proofErr w:type="spellEnd"/>
            <w:r w:rsidR="00201D76" w:rsidRPr="00201D76">
              <w:t xml:space="preserve"> </w:t>
            </w:r>
            <w:proofErr w:type="spellStart"/>
            <w:r w:rsidR="00201D76" w:rsidRPr="00201D76">
              <w:t>kho</w:t>
            </w:r>
            <w:proofErr w:type="spellEnd"/>
            <w:r>
              <w:fldChar w:fldCharType="end"/>
            </w:r>
          </w:p>
          <w:p w14:paraId="69E579AC" w14:textId="77777777" w:rsidR="00755387" w:rsidRPr="005B0D60" w:rsidRDefault="00755387" w:rsidP="00570660">
            <w:pPr>
              <w:pStyle w:val="BulletList1"/>
              <w:keepNext/>
            </w:pPr>
            <w:proofErr w:type="spellStart"/>
            <w:r>
              <w:t>Ngoài</w:t>
            </w:r>
            <w:proofErr w:type="spellEnd"/>
            <w:r>
              <w:t xml:space="preserve"> </w:t>
            </w:r>
            <w:proofErr w:type="spellStart"/>
            <w:r>
              <w:t>ra</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“Not found”.</w:t>
            </w:r>
          </w:p>
        </w:tc>
      </w:tr>
      <w:tr w:rsidR="00755387" w14:paraId="58C1AF5C" w14:textId="77777777" w:rsidTr="00570660">
        <w:trPr>
          <w:trHeight w:val="253"/>
        </w:trPr>
        <w:tc>
          <w:tcPr>
            <w:tcW w:w="1022" w:type="dxa"/>
          </w:tcPr>
          <w:p w14:paraId="0B063B75" w14:textId="77777777" w:rsidR="00755387" w:rsidRDefault="00755387" w:rsidP="00570660">
            <w:r>
              <w:t>(2)</w:t>
            </w:r>
          </w:p>
        </w:tc>
        <w:tc>
          <w:tcPr>
            <w:tcW w:w="1023" w:type="dxa"/>
            <w:shd w:val="clear" w:color="auto" w:fill="auto"/>
          </w:tcPr>
          <w:p w14:paraId="0923A5D0" w14:textId="7C237358" w:rsidR="00755387" w:rsidRDefault="00755387" w:rsidP="00570660">
            <w:pPr>
              <w:pStyle w:val="Caption"/>
            </w:pPr>
            <w:r>
              <w:t xml:space="preserve">BR </w:t>
            </w:r>
            <w:r>
              <w:fldChar w:fldCharType="begin"/>
            </w:r>
            <w:r>
              <w:instrText xml:space="preserve"> SEQ BR \* ARABIC </w:instrText>
            </w:r>
            <w:r>
              <w:fldChar w:fldCharType="separate"/>
            </w:r>
            <w:r w:rsidR="00201D76">
              <w:rPr>
                <w:noProof/>
              </w:rPr>
              <w:t>45</w:t>
            </w:r>
            <w:r>
              <w:fldChar w:fldCharType="end"/>
            </w:r>
          </w:p>
          <w:p w14:paraId="379CD9C8" w14:textId="77777777" w:rsidR="00755387" w:rsidRDefault="00755387" w:rsidP="00570660">
            <w:pPr>
              <w:pStyle w:val="Caption"/>
            </w:pPr>
          </w:p>
        </w:tc>
        <w:tc>
          <w:tcPr>
            <w:tcW w:w="7285" w:type="dxa"/>
            <w:shd w:val="clear" w:color="auto" w:fill="auto"/>
          </w:tcPr>
          <w:p w14:paraId="175B907F" w14:textId="77777777" w:rsidR="00755387" w:rsidRDefault="00755387" w:rsidP="00570660">
            <w:pPr>
              <w:rPr>
                <w:b/>
                <w:u w:val="single"/>
              </w:rPr>
            </w:pPr>
            <w:r>
              <w:rPr>
                <w:b/>
                <w:u w:val="single"/>
              </w:rPr>
              <w:t>Loading</w:t>
            </w:r>
            <w:r w:rsidRPr="0034728D">
              <w:rPr>
                <w:b/>
                <w:u w:val="single"/>
              </w:rPr>
              <w:t xml:space="preserve"> rules</w:t>
            </w:r>
            <w:r>
              <w:rPr>
                <w:b/>
                <w:u w:val="single"/>
              </w:rPr>
              <w:t>:</w:t>
            </w:r>
          </w:p>
          <w:p w14:paraId="2EC30C83" w14:textId="77777777" w:rsidR="00755387" w:rsidRDefault="00755387" w:rsidP="00570660">
            <w:pPr>
              <w:pStyle w:val="NHBullet"/>
              <w:numPr>
                <w:ilvl w:val="0"/>
                <w:numId w:val="1"/>
              </w:numPr>
              <w:rPr>
                <w:rFonts w:cs="Arial"/>
                <w:lang w:val="en-US"/>
              </w:rPr>
            </w:pPr>
            <w:proofErr w:type="spellStart"/>
            <w:r>
              <w:rPr>
                <w:rFonts w:cs="Arial"/>
                <w:lang w:val="en-US"/>
              </w:rPr>
              <w:t>Phân</w:t>
            </w:r>
            <w:proofErr w:type="spellEnd"/>
            <w:r>
              <w:rPr>
                <w:rFonts w:cs="Arial"/>
                <w:lang w:val="vi-VN"/>
              </w:rPr>
              <w:t xml:space="preserve"> trang sử dụng 10 bản ghi/ trang</w:t>
            </w:r>
          </w:p>
          <w:p w14:paraId="0BC3D629" w14:textId="77777777" w:rsidR="00755387" w:rsidRPr="008F2D5E" w:rsidRDefault="00755387" w:rsidP="00570660">
            <w:pPr>
              <w:pStyle w:val="NHBullet"/>
              <w:numPr>
                <w:ilvl w:val="0"/>
                <w:numId w:val="1"/>
              </w:numPr>
              <w:rPr>
                <w:rFonts w:cs="Arial"/>
                <w:lang w:val="en-US"/>
              </w:rPr>
            </w:pPr>
            <w:r w:rsidRPr="008F2D5E">
              <w:rPr>
                <w:rFonts w:cs="Arial"/>
                <w:lang w:val="en-US"/>
              </w:rPr>
              <w:t xml:space="preserve">Paging bar </w:t>
            </w:r>
            <w:r>
              <w:rPr>
                <w:rFonts w:cs="Arial"/>
                <w:lang w:val="en-US"/>
              </w:rPr>
              <w:t>as below</w:t>
            </w:r>
            <w:r w:rsidRPr="008F2D5E">
              <w:rPr>
                <w:rFonts w:cs="Arial"/>
                <w:lang w:val="en-US"/>
              </w:rPr>
              <w:t>:</w:t>
            </w:r>
          </w:p>
          <w:p w14:paraId="72FB8AD4" w14:textId="77777777" w:rsidR="00755387" w:rsidRPr="008F2D5E" w:rsidRDefault="00755387" w:rsidP="00570660">
            <w:pPr>
              <w:rPr>
                <w:rFonts w:eastAsia="MS PMincho" w:cs="Arial"/>
                <w:lang w:val="en-US" w:eastAsia="ja-JP"/>
              </w:rPr>
            </w:pPr>
            <w:r w:rsidRPr="00E35E82">
              <w:rPr>
                <w:rFonts w:cs="Arial"/>
                <w:noProof/>
                <w:lang w:val="en-US" w:eastAsia="ja-JP"/>
              </w:rPr>
              <w:lastRenderedPageBreak/>
              <w:drawing>
                <wp:inline distT="0" distB="0" distL="0" distR="0" wp14:anchorId="19714FBD" wp14:editId="2B0CCE0B">
                  <wp:extent cx="4488815" cy="327660"/>
                  <wp:effectExtent l="0" t="0" r="6985" b="0"/>
                  <wp:docPr id="2123950841" name="Picture 212395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0343" name=""/>
                          <pic:cNvPicPr/>
                        </pic:nvPicPr>
                        <pic:blipFill>
                          <a:blip r:embed="rId49"/>
                          <a:stretch>
                            <a:fillRect/>
                          </a:stretch>
                        </pic:blipFill>
                        <pic:spPr>
                          <a:xfrm>
                            <a:off x="0" y="0"/>
                            <a:ext cx="4488815" cy="327660"/>
                          </a:xfrm>
                          <a:prstGeom prst="rect">
                            <a:avLst/>
                          </a:prstGeom>
                        </pic:spPr>
                      </pic:pic>
                    </a:graphicData>
                  </a:graphic>
                </wp:inline>
              </w:drawing>
            </w:r>
          </w:p>
          <w:p w14:paraId="3709E01A" w14:textId="77777777" w:rsidR="00755387" w:rsidRPr="00E35E82" w:rsidRDefault="00755387" w:rsidP="00755387">
            <w:pPr>
              <w:pStyle w:val="BRTitle"/>
              <w:numPr>
                <w:ilvl w:val="1"/>
                <w:numId w:val="6"/>
              </w:numPr>
              <w:spacing w:before="0" w:after="0" w:line="360" w:lineRule="auto"/>
              <w:rPr>
                <w:rFonts w:eastAsia="MS PMincho"/>
                <w:b w:val="0"/>
                <w:lang w:eastAsia="ja-JP"/>
              </w:rPr>
            </w:pPr>
            <w:r>
              <w:rPr>
                <w:rFonts w:eastAsia="MS PMincho"/>
                <w:b w:val="0"/>
                <w:lang w:val="vi-VN" w:eastAsia="ja-JP"/>
              </w:rPr>
              <w:t>“&lt;” chuyển hướng đến trang trước của trang hiện tại</w:t>
            </w:r>
          </w:p>
          <w:p w14:paraId="10E70D4E" w14:textId="77777777" w:rsidR="00755387" w:rsidRPr="00E35E82" w:rsidRDefault="00755387" w:rsidP="00755387">
            <w:pPr>
              <w:pStyle w:val="BRTitle"/>
              <w:numPr>
                <w:ilvl w:val="1"/>
                <w:numId w:val="6"/>
              </w:numPr>
              <w:spacing w:before="0" w:after="0" w:line="360" w:lineRule="auto"/>
              <w:rPr>
                <w:rFonts w:eastAsia="MS PMincho"/>
                <w:b w:val="0"/>
                <w:lang w:eastAsia="ja-JP"/>
              </w:rPr>
            </w:pPr>
            <w:r>
              <w:rPr>
                <w:rFonts w:eastAsia="MS PMincho"/>
                <w:b w:val="0"/>
                <w:lang w:val="vi-VN" w:eastAsia="ja-JP"/>
              </w:rPr>
              <w:t>“&gt;” chuyển hướng đến trang sau của trang hiện tại</w:t>
            </w:r>
          </w:p>
          <w:p w14:paraId="0AF6243C" w14:textId="77777777" w:rsidR="00755387" w:rsidRPr="00E35E82" w:rsidRDefault="00755387" w:rsidP="00755387">
            <w:pPr>
              <w:pStyle w:val="BRTitle"/>
              <w:numPr>
                <w:ilvl w:val="1"/>
                <w:numId w:val="6"/>
              </w:numPr>
              <w:spacing w:before="0" w:after="0" w:line="360" w:lineRule="auto"/>
              <w:rPr>
                <w:rFonts w:eastAsia="MS PMincho"/>
                <w:b w:val="0"/>
                <w:lang w:eastAsia="ja-JP"/>
              </w:rPr>
            </w:pPr>
            <w:r>
              <w:rPr>
                <w:rFonts w:eastAsia="MS PMincho"/>
                <w:b w:val="0"/>
                <w:lang w:val="vi-VN" w:eastAsia="ja-JP"/>
              </w:rPr>
              <w:t xml:space="preserve">NSD có thể chuyển đến trang bất kì khi click vào số </w:t>
            </w:r>
          </w:p>
          <w:p w14:paraId="1FD8BC6F" w14:textId="77777777" w:rsidR="00755387" w:rsidRPr="00E35E82" w:rsidRDefault="00755387" w:rsidP="00755387">
            <w:pPr>
              <w:pStyle w:val="BRTitle"/>
              <w:numPr>
                <w:ilvl w:val="1"/>
                <w:numId w:val="6"/>
              </w:numPr>
              <w:spacing w:before="0" w:after="0" w:line="360" w:lineRule="auto"/>
              <w:rPr>
                <w:rFonts w:eastAsia="MS PMincho"/>
                <w:b w:val="0"/>
                <w:lang w:eastAsia="ja-JP"/>
              </w:rPr>
            </w:pPr>
            <w:r>
              <w:rPr>
                <w:rFonts w:eastAsia="MS PMincho"/>
                <w:b w:val="0"/>
                <w:lang w:eastAsia="ja-JP"/>
              </w:rPr>
              <w:t>Hiển</w:t>
            </w:r>
            <w:r>
              <w:rPr>
                <w:rFonts w:eastAsia="MS PMincho"/>
                <w:b w:val="0"/>
                <w:lang w:val="vi-VN" w:eastAsia="ja-JP"/>
              </w:rPr>
              <w:t xml:space="preserve"> thị trên màn hình là bản ghi thứ bao nhiêu trên tổng số bao nhiêu bản ghi</w:t>
            </w:r>
          </w:p>
        </w:tc>
      </w:tr>
    </w:tbl>
    <w:p w14:paraId="5C64AC10" w14:textId="77777777" w:rsidR="003A617A" w:rsidRPr="003A617A" w:rsidRDefault="003A617A" w:rsidP="003A617A">
      <w:pPr>
        <w:rPr>
          <w:lang w:val="en-US" w:eastAsia="en-US"/>
        </w:rPr>
      </w:pPr>
    </w:p>
    <w:p w14:paraId="3A029BBC" w14:textId="23D3366B" w:rsidR="001F7134" w:rsidRDefault="008E2D9B" w:rsidP="001F7134">
      <w:pPr>
        <w:pStyle w:val="Heading3"/>
        <w:rPr>
          <w:lang w:val="vi-VN"/>
        </w:rPr>
      </w:pPr>
      <w:bookmarkStart w:id="119" w:name="_Ref152320741"/>
      <w:bookmarkStart w:id="120" w:name="_Toc152340784"/>
      <w:r>
        <w:t>UC</w:t>
      </w:r>
      <w:r>
        <w:rPr>
          <w:lang w:val="vi-VN"/>
        </w:rPr>
        <w:t xml:space="preserve"> </w:t>
      </w:r>
      <w:r>
        <w:t>20</w:t>
      </w:r>
      <w:r>
        <w:rPr>
          <w:lang w:val="vi-VN"/>
        </w:rPr>
        <w:t xml:space="preserve">: </w:t>
      </w:r>
      <w:r w:rsidR="001F7134">
        <w:t>Xem</w:t>
      </w:r>
      <w:r w:rsidR="00AC013E">
        <w:rPr>
          <w:lang w:val="vi-VN"/>
        </w:rPr>
        <w:t xml:space="preserve"> chi tiết báo cáo</w:t>
      </w:r>
      <w:bookmarkEnd w:id="119"/>
      <w:bookmarkEnd w:id="120"/>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755387" w:rsidRPr="00516C12" w14:paraId="36E057CF" w14:textId="77777777" w:rsidTr="00570660">
        <w:tc>
          <w:tcPr>
            <w:tcW w:w="957" w:type="pct"/>
            <w:shd w:val="clear" w:color="auto" w:fill="D9D9D9" w:themeFill="background1" w:themeFillShade="D9"/>
          </w:tcPr>
          <w:p w14:paraId="1EB3A7F7" w14:textId="77777777" w:rsidR="00755387" w:rsidRPr="00516C12" w:rsidRDefault="00755387" w:rsidP="00570660">
            <w:pPr>
              <w:rPr>
                <w:rFonts w:cs="Arial"/>
                <w:b/>
              </w:rPr>
            </w:pPr>
            <w:r w:rsidRPr="00516C12">
              <w:rPr>
                <w:rFonts w:cs="Arial"/>
                <w:b/>
              </w:rPr>
              <w:t>Objective</w:t>
            </w:r>
          </w:p>
        </w:tc>
        <w:tc>
          <w:tcPr>
            <w:tcW w:w="4043" w:type="pct"/>
          </w:tcPr>
          <w:p w14:paraId="6D3F77B5" w14:textId="77777777" w:rsidR="00755387" w:rsidRPr="003A617A" w:rsidRDefault="00755387" w:rsidP="00570660">
            <w:pPr>
              <w:rPr>
                <w:rFonts w:cs="Arial"/>
                <w:lang w:val="vi-VN"/>
              </w:rPr>
            </w:pPr>
            <w:proofErr w:type="spellStart"/>
            <w:r w:rsidRPr="003405A1">
              <w:t>Tính</w:t>
            </w:r>
            <w:proofErr w:type="spellEnd"/>
            <w:r w:rsidRPr="003405A1">
              <w:t xml:space="preserve"> </w:t>
            </w:r>
            <w:proofErr w:type="spellStart"/>
            <w:r w:rsidRPr="003405A1">
              <w:t>năng</w:t>
            </w:r>
            <w:proofErr w:type="spellEnd"/>
            <w:r w:rsidRPr="003405A1">
              <w:t xml:space="preserve"> </w:t>
            </w:r>
            <w:proofErr w:type="spellStart"/>
            <w:r w:rsidRPr="003405A1">
              <w:t>này</w:t>
            </w:r>
            <w:proofErr w:type="spellEnd"/>
            <w:r w:rsidRPr="003405A1">
              <w:t xml:space="preserve"> </w:t>
            </w:r>
            <w:proofErr w:type="spellStart"/>
            <w:r w:rsidRPr="003405A1">
              <w:t>cho</w:t>
            </w:r>
            <w:proofErr w:type="spellEnd"/>
            <w:r w:rsidRPr="003405A1">
              <w:t xml:space="preserve"> </w:t>
            </w:r>
            <w:proofErr w:type="spellStart"/>
            <w:r w:rsidRPr="003405A1">
              <w:t>phép</w:t>
            </w:r>
            <w:proofErr w:type="spellEnd"/>
            <w:r w:rsidRPr="003405A1">
              <w:t xml:space="preserve"> NSD </w:t>
            </w:r>
            <w:proofErr w:type="spellStart"/>
            <w:r w:rsidRPr="003405A1">
              <w:t>xem</w:t>
            </w:r>
            <w:proofErr w:type="spellEnd"/>
            <w:r w:rsidRPr="003405A1">
              <w:t xml:space="preserve"> </w:t>
            </w:r>
            <w:proofErr w:type="spellStart"/>
            <w:r>
              <w:t>lịch</w:t>
            </w:r>
            <w:proofErr w:type="spellEnd"/>
            <w:r>
              <w:rPr>
                <w:lang w:val="vi-VN"/>
              </w:rPr>
              <w:t xml:space="preserve"> sử cập nhật</w:t>
            </w:r>
          </w:p>
        </w:tc>
      </w:tr>
      <w:tr w:rsidR="00755387" w:rsidRPr="00516C12" w14:paraId="074EABC3" w14:textId="77777777" w:rsidTr="00570660">
        <w:tc>
          <w:tcPr>
            <w:tcW w:w="957" w:type="pct"/>
            <w:shd w:val="clear" w:color="auto" w:fill="D9D9D9" w:themeFill="background1" w:themeFillShade="D9"/>
          </w:tcPr>
          <w:p w14:paraId="5795802E" w14:textId="77777777" w:rsidR="00755387" w:rsidRPr="00516C12" w:rsidRDefault="00755387" w:rsidP="00570660">
            <w:pPr>
              <w:rPr>
                <w:rFonts w:cs="Arial"/>
                <w:b/>
              </w:rPr>
            </w:pPr>
            <w:r w:rsidRPr="00516C12">
              <w:rPr>
                <w:rFonts w:cs="Arial"/>
                <w:b/>
              </w:rPr>
              <w:t>Actor</w:t>
            </w:r>
          </w:p>
        </w:tc>
        <w:tc>
          <w:tcPr>
            <w:tcW w:w="4043" w:type="pct"/>
          </w:tcPr>
          <w:p w14:paraId="1D6358B4" w14:textId="77777777" w:rsidR="00755387" w:rsidRPr="00502F73" w:rsidRDefault="00755387" w:rsidP="00570660">
            <w:pPr>
              <w:rPr>
                <w:rFonts w:cs="Arial"/>
                <w:lang w:val="vi-VN"/>
              </w:rPr>
            </w:pPr>
            <w:proofErr w:type="spellStart"/>
            <w:r>
              <w:t>Nhân</w:t>
            </w:r>
            <w:proofErr w:type="spellEnd"/>
            <w:r>
              <w:rPr>
                <w:lang w:val="vi-VN"/>
              </w:rPr>
              <w:t xml:space="preserve"> viên quản lý kho, system administrator</w:t>
            </w:r>
          </w:p>
        </w:tc>
      </w:tr>
      <w:tr w:rsidR="00755387" w:rsidRPr="00516C12" w14:paraId="65EAB6AA" w14:textId="77777777" w:rsidTr="00570660">
        <w:tc>
          <w:tcPr>
            <w:tcW w:w="957" w:type="pct"/>
            <w:shd w:val="clear" w:color="auto" w:fill="D9D9D9" w:themeFill="background1" w:themeFillShade="D9"/>
          </w:tcPr>
          <w:p w14:paraId="70201E6B" w14:textId="77777777" w:rsidR="00755387" w:rsidRPr="00516C12" w:rsidRDefault="00755387" w:rsidP="00570660">
            <w:pPr>
              <w:rPr>
                <w:rFonts w:cs="Arial"/>
                <w:b/>
              </w:rPr>
            </w:pPr>
            <w:r w:rsidRPr="00516C12">
              <w:rPr>
                <w:rFonts w:cs="Arial"/>
                <w:b/>
              </w:rPr>
              <w:t>Trigger</w:t>
            </w:r>
          </w:p>
        </w:tc>
        <w:tc>
          <w:tcPr>
            <w:tcW w:w="4043" w:type="pct"/>
          </w:tcPr>
          <w:p w14:paraId="1B3BF31F" w14:textId="2591BAE2" w:rsidR="00755387" w:rsidRPr="00EA7024" w:rsidRDefault="00755387" w:rsidP="00570660">
            <w:pPr>
              <w:rPr>
                <w:rFonts w:cs="Arial"/>
                <w:lang w:val="vi-VN"/>
              </w:rPr>
            </w:pPr>
            <w:r>
              <w:t>NSD</w:t>
            </w:r>
            <w:r>
              <w:rPr>
                <w:lang w:val="vi-VN"/>
              </w:rPr>
              <w:t xml:space="preserve"> click on </w:t>
            </w:r>
            <w:r w:rsidRPr="00755387">
              <w:rPr>
                <w:noProof/>
                <w:lang w:val="vi-VN"/>
              </w:rPr>
              <w:drawing>
                <wp:inline distT="0" distB="0" distL="0" distR="0" wp14:anchorId="3193005E" wp14:editId="6F81E27F">
                  <wp:extent cx="361953" cy="261939"/>
                  <wp:effectExtent l="0" t="0" r="0" b="5080"/>
                  <wp:docPr id="126506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67648" name=""/>
                          <pic:cNvPicPr/>
                        </pic:nvPicPr>
                        <pic:blipFill>
                          <a:blip r:embed="rId64"/>
                          <a:stretch>
                            <a:fillRect/>
                          </a:stretch>
                        </pic:blipFill>
                        <pic:spPr>
                          <a:xfrm>
                            <a:off x="0" y="0"/>
                            <a:ext cx="361953" cy="261939"/>
                          </a:xfrm>
                          <a:prstGeom prst="rect">
                            <a:avLst/>
                          </a:prstGeom>
                        </pic:spPr>
                      </pic:pic>
                    </a:graphicData>
                  </a:graphic>
                </wp:inline>
              </w:drawing>
            </w:r>
            <w:r>
              <w:rPr>
                <w:lang w:val="vi-VN"/>
              </w:rPr>
              <w:t xml:space="preserve">  trên </w:t>
            </w:r>
            <w:r>
              <w:rPr>
                <w:lang w:val="vi-VN"/>
              </w:rPr>
              <w:fldChar w:fldCharType="begin"/>
            </w:r>
            <w:r>
              <w:rPr>
                <w:lang w:val="vi-VN"/>
              </w:rPr>
              <w:instrText xml:space="preserve"> REF _Ref152319762 \h </w:instrText>
            </w:r>
            <w:r>
              <w:rPr>
                <w:lang w:val="vi-VN"/>
              </w:rPr>
            </w:r>
            <w:r>
              <w:rPr>
                <w:lang w:val="vi-VN"/>
              </w:rPr>
              <w:fldChar w:fldCharType="separate"/>
            </w:r>
            <w:r w:rsidR="00201D76">
              <w:t xml:space="preserve">Xem </w:t>
            </w:r>
            <w:proofErr w:type="spellStart"/>
            <w:r w:rsidR="00201D76">
              <w:t>danh</w:t>
            </w:r>
            <w:proofErr w:type="spellEnd"/>
            <w:r w:rsidR="00201D76">
              <w:t xml:space="preserve"> </w:t>
            </w:r>
            <w:proofErr w:type="spellStart"/>
            <w:r w:rsidR="00201D76">
              <w:t>sách</w:t>
            </w:r>
            <w:proofErr w:type="spellEnd"/>
            <w:r w:rsidR="00201D76">
              <w:t xml:space="preserve"> </w:t>
            </w:r>
            <w:proofErr w:type="spellStart"/>
            <w:r w:rsidR="00201D76">
              <w:t>báo</w:t>
            </w:r>
            <w:proofErr w:type="spellEnd"/>
            <w:r w:rsidR="00201D76">
              <w:t xml:space="preserve"> </w:t>
            </w:r>
            <w:proofErr w:type="spellStart"/>
            <w:r w:rsidR="00201D76">
              <w:t>cáo</w:t>
            </w:r>
            <w:proofErr w:type="spellEnd"/>
            <w:r>
              <w:rPr>
                <w:lang w:val="vi-VN"/>
              </w:rPr>
              <w:fldChar w:fldCharType="end"/>
            </w:r>
            <w:r w:rsidR="00EA7024">
              <w:rPr>
                <w:lang w:val="en-US"/>
              </w:rPr>
              <w:t xml:space="preserve"> OR box </w:t>
            </w:r>
            <w:proofErr w:type="spellStart"/>
            <w:r w:rsidR="00EA7024">
              <w:rPr>
                <w:lang w:val="en-US"/>
              </w:rPr>
              <w:t>thông</w:t>
            </w:r>
            <w:proofErr w:type="spellEnd"/>
            <w:r w:rsidR="00EA7024">
              <w:rPr>
                <w:lang w:val="vi-VN"/>
              </w:rPr>
              <w:t xml:space="preserve"> báo</w:t>
            </w:r>
          </w:p>
        </w:tc>
      </w:tr>
      <w:tr w:rsidR="00755387" w:rsidRPr="00516C12" w14:paraId="168CE06A" w14:textId="77777777" w:rsidTr="00570660">
        <w:tc>
          <w:tcPr>
            <w:tcW w:w="957" w:type="pct"/>
            <w:shd w:val="clear" w:color="auto" w:fill="D9D9D9" w:themeFill="background1" w:themeFillShade="D9"/>
          </w:tcPr>
          <w:p w14:paraId="786E7FC1" w14:textId="77777777" w:rsidR="00755387" w:rsidRPr="00516C12" w:rsidRDefault="00755387" w:rsidP="00570660">
            <w:pPr>
              <w:rPr>
                <w:rFonts w:cs="Arial"/>
                <w:b/>
              </w:rPr>
            </w:pPr>
            <w:r w:rsidRPr="00516C12">
              <w:rPr>
                <w:rFonts w:cs="Arial"/>
                <w:b/>
              </w:rPr>
              <w:t>Pre-conditions</w:t>
            </w:r>
          </w:p>
        </w:tc>
        <w:tc>
          <w:tcPr>
            <w:tcW w:w="4043" w:type="pct"/>
          </w:tcPr>
          <w:p w14:paraId="422813D0" w14:textId="77777777" w:rsidR="00755387" w:rsidRPr="00516C12" w:rsidRDefault="00755387" w:rsidP="00570660">
            <w:pPr>
              <w:pStyle w:val="BulletList1"/>
              <w:numPr>
                <w:ilvl w:val="0"/>
                <w:numId w:val="0"/>
              </w:numPr>
              <w:spacing w:line="360" w:lineRule="auto"/>
            </w:pPr>
            <w:r w:rsidRPr="003405A1">
              <w:t xml:space="preserve">User logged in </w:t>
            </w:r>
            <w:proofErr w:type="spellStart"/>
            <w:r w:rsidRPr="003405A1">
              <w:t>vào</w:t>
            </w:r>
            <w:proofErr w:type="spellEnd"/>
            <w:r w:rsidRPr="003405A1">
              <w:t xml:space="preserve"> </w:t>
            </w:r>
            <w:proofErr w:type="spellStart"/>
            <w:r w:rsidRPr="003405A1">
              <w:t>hệ</w:t>
            </w:r>
            <w:proofErr w:type="spellEnd"/>
            <w:r w:rsidRPr="003405A1">
              <w:t xml:space="preserve"> </w:t>
            </w:r>
            <w:proofErr w:type="spellStart"/>
            <w:r w:rsidRPr="003405A1">
              <w:t>thống</w:t>
            </w:r>
            <w:proofErr w:type="spellEnd"/>
            <w:r w:rsidRPr="003405A1">
              <w:t xml:space="preserve"> </w:t>
            </w:r>
            <w:proofErr w:type="spellStart"/>
            <w:r w:rsidRPr="003405A1">
              <w:t>với</w:t>
            </w:r>
            <w:proofErr w:type="spellEnd"/>
            <w:r w:rsidRPr="003405A1">
              <w:t xml:space="preserve"> actor </w:t>
            </w:r>
            <w:proofErr w:type="spellStart"/>
            <w:r w:rsidRPr="003405A1">
              <w:t>bên</w:t>
            </w:r>
            <w:proofErr w:type="spellEnd"/>
            <w:r w:rsidRPr="003405A1">
              <w:t xml:space="preserve"> </w:t>
            </w:r>
            <w:proofErr w:type="spellStart"/>
            <w:r w:rsidRPr="003405A1">
              <w:t>trên</w:t>
            </w:r>
            <w:proofErr w:type="spellEnd"/>
            <w:r w:rsidRPr="003405A1">
              <w:t>.</w:t>
            </w:r>
          </w:p>
        </w:tc>
      </w:tr>
      <w:tr w:rsidR="00755387" w:rsidRPr="00516C12" w14:paraId="7CD1312A" w14:textId="77777777" w:rsidTr="00570660">
        <w:tc>
          <w:tcPr>
            <w:tcW w:w="957" w:type="pct"/>
            <w:shd w:val="clear" w:color="auto" w:fill="D9D9D9" w:themeFill="background1" w:themeFillShade="D9"/>
          </w:tcPr>
          <w:p w14:paraId="358A11C8" w14:textId="77777777" w:rsidR="00755387" w:rsidRPr="00516C12" w:rsidRDefault="00755387" w:rsidP="00570660">
            <w:pPr>
              <w:rPr>
                <w:rFonts w:cs="Arial"/>
                <w:b/>
              </w:rPr>
            </w:pPr>
            <w:r w:rsidRPr="00516C12">
              <w:rPr>
                <w:rFonts w:cs="Arial"/>
                <w:b/>
              </w:rPr>
              <w:t>Post-condition</w:t>
            </w:r>
          </w:p>
        </w:tc>
        <w:tc>
          <w:tcPr>
            <w:tcW w:w="4043" w:type="pct"/>
          </w:tcPr>
          <w:p w14:paraId="0CD9063E" w14:textId="2FEC2C50" w:rsidR="00755387" w:rsidRPr="00520C63" w:rsidRDefault="00755387" w:rsidP="00570660">
            <w:pPr>
              <w:rPr>
                <w:rFonts w:cs="Arial"/>
                <w:lang w:val="vi-VN"/>
              </w:rPr>
            </w:pPr>
            <w:proofErr w:type="spellStart"/>
            <w:r>
              <w:t>Hệ</w:t>
            </w:r>
            <w:proofErr w:type="spellEnd"/>
            <w:r>
              <w:rPr>
                <w:lang w:val="vi-VN"/>
              </w:rPr>
              <w:t xml:space="preserve"> thống hiển thị </w:t>
            </w:r>
            <w:r>
              <w:rPr>
                <w:lang w:val="vi-VN"/>
              </w:rPr>
              <w:fldChar w:fldCharType="begin"/>
            </w:r>
            <w:r>
              <w:rPr>
                <w:lang w:val="vi-VN"/>
              </w:rPr>
              <w:instrText xml:space="preserve"> REF _Ref152319787 \h </w:instrText>
            </w:r>
            <w:r>
              <w:rPr>
                <w:lang w:val="vi-VN"/>
              </w:rPr>
            </w:r>
            <w:r>
              <w:rPr>
                <w:lang w:val="vi-VN"/>
              </w:rPr>
              <w:fldChar w:fldCharType="separate"/>
            </w:r>
            <w:proofErr w:type="spellStart"/>
            <w:r w:rsidR="00201D76" w:rsidRPr="00914DE7">
              <w:t>Màn</w:t>
            </w:r>
            <w:proofErr w:type="spellEnd"/>
            <w:r w:rsidR="00201D76" w:rsidRPr="00914DE7">
              <w:t xml:space="preserve"> </w:t>
            </w:r>
            <w:proofErr w:type="spellStart"/>
            <w:r w:rsidR="00201D76" w:rsidRPr="00914DE7">
              <w:t>hình</w:t>
            </w:r>
            <w:proofErr w:type="spellEnd"/>
            <w:r w:rsidR="00201D76" w:rsidRPr="00914DE7">
              <w:t xml:space="preserve"> </w:t>
            </w:r>
            <w:proofErr w:type="spellStart"/>
            <w:r w:rsidR="00201D76" w:rsidRPr="00914DE7">
              <w:t>báo</w:t>
            </w:r>
            <w:proofErr w:type="spellEnd"/>
            <w:r w:rsidR="00201D76" w:rsidRPr="00914DE7">
              <w:t xml:space="preserve"> </w:t>
            </w:r>
            <w:proofErr w:type="spellStart"/>
            <w:r w:rsidR="00201D76" w:rsidRPr="00914DE7">
              <w:t>cáo</w:t>
            </w:r>
            <w:proofErr w:type="spellEnd"/>
            <w:r>
              <w:rPr>
                <w:lang w:val="vi-VN"/>
              </w:rPr>
              <w:fldChar w:fldCharType="end"/>
            </w:r>
          </w:p>
        </w:tc>
      </w:tr>
    </w:tbl>
    <w:p w14:paraId="005824C1" w14:textId="77777777" w:rsidR="00755387" w:rsidRPr="00A704C2" w:rsidRDefault="00755387" w:rsidP="00755387">
      <w:pPr>
        <w:rPr>
          <w:rFonts w:eastAsiaTheme="majorEastAsia" w:cs="Arial"/>
          <w:b/>
          <w:color w:val="1F3864" w:themeColor="accent5" w:themeShade="80"/>
          <w:sz w:val="22"/>
          <w:lang w:val="vi-VN" w:eastAsia="en-US"/>
        </w:rPr>
      </w:pPr>
      <w:r>
        <w:rPr>
          <w:rFonts w:eastAsiaTheme="majorEastAsia" w:cs="Arial"/>
          <w:b/>
          <w:color w:val="1F3864" w:themeColor="accent5" w:themeShade="80"/>
          <w:sz w:val="22"/>
          <w:lang w:val="en-US" w:eastAsia="en-US"/>
        </w:rPr>
        <w:t>Activity</w:t>
      </w:r>
      <w:r>
        <w:rPr>
          <w:rFonts w:eastAsiaTheme="majorEastAsia" w:cs="Arial"/>
          <w:b/>
          <w:color w:val="1F3864" w:themeColor="accent5" w:themeShade="80"/>
          <w:sz w:val="22"/>
          <w:lang w:val="vi-VN" w:eastAsia="en-US"/>
        </w:rPr>
        <w:t xml:space="preserve"> Flow</w:t>
      </w:r>
    </w:p>
    <w:p w14:paraId="5086A367" w14:textId="7495D2C6" w:rsidR="00755387" w:rsidRDefault="00755387" w:rsidP="00755387">
      <w:pPr>
        <w:jc w:val="center"/>
        <w:rPr>
          <w:rFonts w:eastAsiaTheme="majorEastAsia" w:cs="Arial"/>
          <w:b/>
          <w:color w:val="1F3864" w:themeColor="accent5" w:themeShade="80"/>
          <w:sz w:val="22"/>
          <w:lang w:val="en-US" w:eastAsia="en-US"/>
        </w:rPr>
      </w:pPr>
      <w:r w:rsidRPr="00755387">
        <w:rPr>
          <w:rFonts w:eastAsiaTheme="majorEastAsia" w:cs="Arial"/>
          <w:b/>
          <w:noProof/>
          <w:color w:val="1F3864" w:themeColor="accent5" w:themeShade="80"/>
          <w:sz w:val="22"/>
          <w:lang w:val="en-US" w:eastAsia="en-US"/>
        </w:rPr>
        <w:drawing>
          <wp:inline distT="0" distB="0" distL="0" distR="0" wp14:anchorId="32C3FE13" wp14:editId="23F6FA64">
            <wp:extent cx="4048155" cy="3633814"/>
            <wp:effectExtent l="0" t="0" r="0" b="5080"/>
            <wp:docPr id="893747738" name="Picture 1" descr="A diagram with black circl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47738" name="Picture 1" descr="A diagram with black circles and white text&#10;&#10;Description automatically generated"/>
                    <pic:cNvPicPr/>
                  </pic:nvPicPr>
                  <pic:blipFill>
                    <a:blip r:embed="rId65"/>
                    <a:stretch>
                      <a:fillRect/>
                    </a:stretch>
                  </pic:blipFill>
                  <pic:spPr>
                    <a:xfrm>
                      <a:off x="0" y="0"/>
                      <a:ext cx="4048155" cy="3633814"/>
                    </a:xfrm>
                    <a:prstGeom prst="rect">
                      <a:avLst/>
                    </a:prstGeom>
                  </pic:spPr>
                </pic:pic>
              </a:graphicData>
            </a:graphic>
          </wp:inline>
        </w:drawing>
      </w:r>
    </w:p>
    <w:p w14:paraId="58379576" w14:textId="77777777" w:rsidR="00755387" w:rsidRDefault="00755387" w:rsidP="00755387">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933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022"/>
        <w:gridCol w:w="1023"/>
        <w:gridCol w:w="7285"/>
      </w:tblGrid>
      <w:tr w:rsidR="00755387" w14:paraId="2088CF04" w14:textId="77777777" w:rsidTr="00570660">
        <w:trPr>
          <w:trHeight w:val="253"/>
        </w:trPr>
        <w:tc>
          <w:tcPr>
            <w:tcW w:w="1022" w:type="dxa"/>
            <w:shd w:val="clear" w:color="auto" w:fill="D9D9D9"/>
          </w:tcPr>
          <w:p w14:paraId="676DBF6F" w14:textId="77777777" w:rsidR="00755387" w:rsidRDefault="00755387" w:rsidP="00570660">
            <w:pPr>
              <w:rPr>
                <w:b/>
              </w:rPr>
            </w:pPr>
            <w:r>
              <w:rPr>
                <w:b/>
              </w:rPr>
              <w:t>Step</w:t>
            </w:r>
          </w:p>
        </w:tc>
        <w:tc>
          <w:tcPr>
            <w:tcW w:w="1023" w:type="dxa"/>
            <w:shd w:val="clear" w:color="auto" w:fill="D9D9D9"/>
          </w:tcPr>
          <w:p w14:paraId="7855F0EB" w14:textId="77777777" w:rsidR="00755387" w:rsidRDefault="00755387" w:rsidP="00570660">
            <w:pPr>
              <w:rPr>
                <w:b/>
              </w:rPr>
            </w:pPr>
            <w:r>
              <w:rPr>
                <w:b/>
              </w:rPr>
              <w:t>BR Code</w:t>
            </w:r>
          </w:p>
        </w:tc>
        <w:tc>
          <w:tcPr>
            <w:tcW w:w="7285" w:type="dxa"/>
            <w:shd w:val="clear" w:color="auto" w:fill="D9D9D9"/>
          </w:tcPr>
          <w:p w14:paraId="14086148" w14:textId="77777777" w:rsidR="00755387" w:rsidRDefault="00755387" w:rsidP="00570660">
            <w:pPr>
              <w:rPr>
                <w:b/>
              </w:rPr>
            </w:pPr>
            <w:r>
              <w:rPr>
                <w:b/>
              </w:rPr>
              <w:t>Description</w:t>
            </w:r>
          </w:p>
        </w:tc>
      </w:tr>
      <w:tr w:rsidR="00755387" w14:paraId="45070C14" w14:textId="77777777" w:rsidTr="00570660">
        <w:trPr>
          <w:trHeight w:val="253"/>
        </w:trPr>
        <w:tc>
          <w:tcPr>
            <w:tcW w:w="1022" w:type="dxa"/>
          </w:tcPr>
          <w:p w14:paraId="3B7A8759" w14:textId="77777777" w:rsidR="00755387" w:rsidRDefault="00755387" w:rsidP="00570660">
            <w:r>
              <w:lastRenderedPageBreak/>
              <w:t>(2)</w:t>
            </w:r>
          </w:p>
        </w:tc>
        <w:tc>
          <w:tcPr>
            <w:tcW w:w="1023" w:type="dxa"/>
            <w:shd w:val="clear" w:color="auto" w:fill="auto"/>
          </w:tcPr>
          <w:p w14:paraId="66A73254" w14:textId="429370EF" w:rsidR="00755387" w:rsidRDefault="00755387" w:rsidP="00570660">
            <w:pPr>
              <w:pStyle w:val="Caption"/>
            </w:pPr>
            <w:r>
              <w:t xml:space="preserve">BR </w:t>
            </w:r>
            <w:r>
              <w:fldChar w:fldCharType="begin"/>
            </w:r>
            <w:r>
              <w:instrText xml:space="preserve"> SEQ BR \* ARABIC </w:instrText>
            </w:r>
            <w:r>
              <w:fldChar w:fldCharType="separate"/>
            </w:r>
            <w:r w:rsidR="00201D76">
              <w:rPr>
                <w:noProof/>
              </w:rPr>
              <w:t>46</w:t>
            </w:r>
            <w:r>
              <w:fldChar w:fldCharType="end"/>
            </w:r>
          </w:p>
          <w:p w14:paraId="3742A7EB" w14:textId="77777777" w:rsidR="00755387" w:rsidRDefault="00755387" w:rsidP="00570660">
            <w:pPr>
              <w:rPr>
                <w:b/>
              </w:rPr>
            </w:pPr>
          </w:p>
        </w:tc>
        <w:tc>
          <w:tcPr>
            <w:tcW w:w="7285" w:type="dxa"/>
            <w:shd w:val="clear" w:color="auto" w:fill="auto"/>
          </w:tcPr>
          <w:p w14:paraId="1330AF53" w14:textId="77777777" w:rsidR="00755387" w:rsidRDefault="00755387" w:rsidP="00570660">
            <w:pPr>
              <w:rPr>
                <w:b/>
                <w:u w:val="single"/>
              </w:rPr>
            </w:pPr>
            <w:r>
              <w:rPr>
                <w:b/>
                <w:u w:val="single"/>
              </w:rPr>
              <w:t>Screen Displaying Rules:</w:t>
            </w:r>
          </w:p>
          <w:p w14:paraId="4DC2CB88" w14:textId="5508D356" w:rsidR="00755387" w:rsidRPr="00520C63" w:rsidRDefault="00755387">
            <w:pPr>
              <w:pStyle w:val="Body"/>
              <w:rPr>
                <w:lang w:val="vi-VN"/>
                <w:rPrChange w:id="121" w:author="Asus" w:date="2020-12-28T19:18:00Z">
                  <w:rPr>
                    <w:strike/>
                    <w:color w:val="000000"/>
                  </w:rPr>
                </w:rPrChange>
              </w:rPr>
              <w:pPrChange w:id="122" w:author="Asus" w:date="2020-12-28T19:18:00Z">
                <w:pPr>
                  <w:numPr>
                    <w:numId w:val="11"/>
                  </w:numPr>
                  <w:pBdr>
                    <w:top w:val="nil"/>
                    <w:left w:val="nil"/>
                    <w:bottom w:val="nil"/>
                    <w:right w:val="nil"/>
                    <w:between w:val="nil"/>
                  </w:pBdr>
                  <w:tabs>
                    <w:tab w:val="num" w:pos="360"/>
                  </w:tabs>
                  <w:spacing w:before="40" w:after="40"/>
                  <w:ind w:left="1080" w:hanging="360"/>
                </w:pPr>
              </w:pPrChange>
            </w:pPr>
            <w:proofErr w:type="spellStart"/>
            <w:r>
              <w:t>Hệ</w:t>
            </w:r>
            <w:proofErr w:type="spellEnd"/>
            <w:r>
              <w:t xml:space="preserve"> </w:t>
            </w:r>
            <w:proofErr w:type="spellStart"/>
            <w:r>
              <w:t>thống</w:t>
            </w:r>
            <w:proofErr w:type="spellEnd"/>
            <w:r>
              <w:t xml:space="preserve"> </w:t>
            </w:r>
            <w:proofErr w:type="spellStart"/>
            <w:r>
              <w:t>tải</w:t>
            </w:r>
            <w:proofErr w:type="spellEnd"/>
            <w:r>
              <w:t xml:space="preserve"> </w:t>
            </w:r>
            <w:proofErr w:type="spellStart"/>
            <w:r>
              <w:t>màn</w:t>
            </w:r>
            <w:proofErr w:type="spellEnd"/>
            <w:r>
              <w:t xml:space="preserve"> </w:t>
            </w:r>
            <w:proofErr w:type="spellStart"/>
            <w:r>
              <w:t>hình</w:t>
            </w:r>
            <w:proofErr w:type="spellEnd"/>
            <w:r>
              <w:t>:</w:t>
            </w:r>
            <w:r>
              <w:rPr>
                <w:lang w:val="vi-VN"/>
              </w:rPr>
              <w:t xml:space="preserve"> </w:t>
            </w:r>
            <w:r>
              <w:rPr>
                <w:lang w:val="vi-VN"/>
              </w:rPr>
              <w:fldChar w:fldCharType="begin"/>
            </w:r>
            <w:r>
              <w:rPr>
                <w:lang w:val="vi-VN"/>
              </w:rPr>
              <w:instrText xml:space="preserve"> REF _Ref152319787 \h </w:instrText>
            </w:r>
            <w:r>
              <w:rPr>
                <w:lang w:val="vi-VN"/>
              </w:rPr>
            </w:r>
            <w:r>
              <w:rPr>
                <w:lang w:val="vi-VN"/>
              </w:rPr>
              <w:fldChar w:fldCharType="separate"/>
            </w:r>
            <w:proofErr w:type="spellStart"/>
            <w:r w:rsidR="00201D76" w:rsidRPr="00914DE7">
              <w:t>Màn</w:t>
            </w:r>
            <w:proofErr w:type="spellEnd"/>
            <w:r w:rsidR="00201D76" w:rsidRPr="00914DE7">
              <w:t xml:space="preserve"> </w:t>
            </w:r>
            <w:proofErr w:type="spellStart"/>
            <w:r w:rsidR="00201D76" w:rsidRPr="00914DE7">
              <w:t>hình</w:t>
            </w:r>
            <w:proofErr w:type="spellEnd"/>
            <w:r w:rsidR="00201D76" w:rsidRPr="00914DE7">
              <w:t xml:space="preserve"> </w:t>
            </w:r>
            <w:proofErr w:type="spellStart"/>
            <w:r w:rsidR="00201D76" w:rsidRPr="00914DE7">
              <w:t>báo</w:t>
            </w:r>
            <w:proofErr w:type="spellEnd"/>
            <w:r w:rsidR="00201D76" w:rsidRPr="00914DE7">
              <w:t xml:space="preserve"> </w:t>
            </w:r>
            <w:proofErr w:type="spellStart"/>
            <w:r w:rsidR="00201D76" w:rsidRPr="00914DE7">
              <w:t>cáo</w:t>
            </w:r>
            <w:proofErr w:type="spellEnd"/>
            <w:r>
              <w:rPr>
                <w:lang w:val="vi-VN"/>
              </w:rPr>
              <w:fldChar w:fldCharType="end"/>
            </w:r>
            <w:r>
              <w:rPr>
                <w:lang w:val="vi-VN"/>
              </w:rPr>
              <w:t xml:space="preserve"> của báo cáo đã chọn</w:t>
            </w:r>
            <w:r w:rsidRPr="003A617A">
              <w:rPr>
                <w:lang w:val="vi-VN"/>
              </w:rPr>
              <w:t xml:space="preserve"> </w:t>
            </w:r>
          </w:p>
        </w:tc>
      </w:tr>
    </w:tbl>
    <w:p w14:paraId="28FD50B9" w14:textId="1510C21F" w:rsidR="00147684" w:rsidRDefault="008E2D9B" w:rsidP="00147684">
      <w:pPr>
        <w:pStyle w:val="Heading3"/>
      </w:pPr>
      <w:bookmarkStart w:id="123" w:name="_Toc152340785"/>
      <w:bookmarkStart w:id="124" w:name="_Ref494814913"/>
      <w:bookmarkStart w:id="125" w:name="_Toc505589323"/>
      <w:bookmarkStart w:id="126" w:name="_Toc439994695"/>
      <w:bookmarkStart w:id="127" w:name="_Toc441231000"/>
      <w:bookmarkEnd w:id="47"/>
      <w:bookmarkEnd w:id="48"/>
      <w:bookmarkEnd w:id="74"/>
      <w:r>
        <w:t>UC</w:t>
      </w:r>
      <w:r>
        <w:rPr>
          <w:lang w:val="vi-VN"/>
        </w:rPr>
        <w:t xml:space="preserve"> 21 :</w:t>
      </w:r>
      <w:proofErr w:type="spellStart"/>
      <w:r w:rsidR="00147684">
        <w:t>Gửi</w:t>
      </w:r>
      <w:proofErr w:type="spellEnd"/>
      <w:r w:rsidR="00147684">
        <w:t xml:space="preserve"> </w:t>
      </w:r>
      <w:proofErr w:type="spellStart"/>
      <w:r w:rsidR="00147684">
        <w:t>báo</w:t>
      </w:r>
      <w:proofErr w:type="spellEnd"/>
      <w:r w:rsidR="00147684">
        <w:t xml:space="preserve"> </w:t>
      </w:r>
      <w:proofErr w:type="spellStart"/>
      <w:r w:rsidR="00147684">
        <w:t>cáo</w:t>
      </w:r>
      <w:bookmarkEnd w:id="123"/>
      <w:proofErr w:type="spellEnd"/>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147684" w:rsidRPr="00516C12" w14:paraId="4AE16C8A" w14:textId="77777777" w:rsidTr="00EC2CA7">
        <w:tc>
          <w:tcPr>
            <w:tcW w:w="957" w:type="pct"/>
            <w:shd w:val="clear" w:color="auto" w:fill="D9D9D9" w:themeFill="background1" w:themeFillShade="D9"/>
          </w:tcPr>
          <w:p w14:paraId="40512A78" w14:textId="77777777" w:rsidR="00147684" w:rsidRPr="00516C12" w:rsidRDefault="00147684" w:rsidP="00EC2CA7">
            <w:pPr>
              <w:rPr>
                <w:rFonts w:cs="Arial"/>
                <w:b/>
              </w:rPr>
            </w:pPr>
            <w:r w:rsidRPr="00516C12">
              <w:rPr>
                <w:rFonts w:cs="Arial"/>
                <w:b/>
              </w:rPr>
              <w:t>Objective</w:t>
            </w:r>
          </w:p>
        </w:tc>
        <w:tc>
          <w:tcPr>
            <w:tcW w:w="4043" w:type="pct"/>
          </w:tcPr>
          <w:p w14:paraId="04D718DC" w14:textId="251C51BC" w:rsidR="00147684" w:rsidRPr="00147684" w:rsidRDefault="00147684" w:rsidP="00EC2CA7">
            <w:pPr>
              <w:rPr>
                <w:rFonts w:cs="Arial"/>
                <w:lang w:val="vi-VN"/>
              </w:rPr>
            </w:pPr>
            <w:proofErr w:type="spellStart"/>
            <w:r w:rsidRPr="003405A1">
              <w:t>Tính</w:t>
            </w:r>
            <w:proofErr w:type="spellEnd"/>
            <w:r w:rsidRPr="003405A1">
              <w:t xml:space="preserve"> </w:t>
            </w:r>
            <w:proofErr w:type="spellStart"/>
            <w:r w:rsidRPr="003405A1">
              <w:t>năng</w:t>
            </w:r>
            <w:proofErr w:type="spellEnd"/>
            <w:r w:rsidRPr="003405A1">
              <w:t xml:space="preserve"> </w:t>
            </w:r>
            <w:proofErr w:type="spellStart"/>
            <w:r w:rsidRPr="003405A1">
              <w:t>này</w:t>
            </w:r>
            <w:proofErr w:type="spellEnd"/>
            <w:r w:rsidRPr="003405A1">
              <w:t xml:space="preserve"> </w:t>
            </w:r>
            <w:proofErr w:type="spellStart"/>
            <w:r w:rsidRPr="003405A1">
              <w:t>cho</w:t>
            </w:r>
            <w:proofErr w:type="spellEnd"/>
            <w:r w:rsidRPr="003405A1">
              <w:t xml:space="preserve"> </w:t>
            </w:r>
            <w:proofErr w:type="spellStart"/>
            <w:r>
              <w:t>phép</w:t>
            </w:r>
            <w:proofErr w:type="spellEnd"/>
            <w:r>
              <w:rPr>
                <w:lang w:val="vi-VN"/>
              </w:rPr>
              <w:t xml:space="preserve"> hệ thống tự động gửi báo cáo</w:t>
            </w:r>
          </w:p>
        </w:tc>
      </w:tr>
      <w:tr w:rsidR="00147684" w:rsidRPr="00516C12" w14:paraId="29AC1555" w14:textId="77777777" w:rsidTr="00EC2CA7">
        <w:tc>
          <w:tcPr>
            <w:tcW w:w="957" w:type="pct"/>
            <w:shd w:val="clear" w:color="auto" w:fill="D9D9D9" w:themeFill="background1" w:themeFillShade="D9"/>
          </w:tcPr>
          <w:p w14:paraId="450DC1F3" w14:textId="77777777" w:rsidR="00147684" w:rsidRPr="00516C12" w:rsidRDefault="00147684" w:rsidP="00EC2CA7">
            <w:pPr>
              <w:rPr>
                <w:rFonts w:cs="Arial"/>
                <w:b/>
              </w:rPr>
            </w:pPr>
            <w:r w:rsidRPr="00516C12">
              <w:rPr>
                <w:rFonts w:cs="Arial"/>
                <w:b/>
              </w:rPr>
              <w:t>Actor</w:t>
            </w:r>
          </w:p>
        </w:tc>
        <w:tc>
          <w:tcPr>
            <w:tcW w:w="4043" w:type="pct"/>
          </w:tcPr>
          <w:p w14:paraId="3BD65C9F" w14:textId="5DB56D89" w:rsidR="00147684" w:rsidRPr="00502F73" w:rsidRDefault="00147684" w:rsidP="00EC2CA7">
            <w:pPr>
              <w:rPr>
                <w:rFonts w:cs="Arial"/>
                <w:lang w:val="vi-VN"/>
              </w:rPr>
            </w:pPr>
            <w:r>
              <w:t>System</w:t>
            </w:r>
          </w:p>
        </w:tc>
      </w:tr>
      <w:tr w:rsidR="00147684" w:rsidRPr="00516C12" w14:paraId="307A300D" w14:textId="77777777" w:rsidTr="00EC2CA7">
        <w:tc>
          <w:tcPr>
            <w:tcW w:w="957" w:type="pct"/>
            <w:shd w:val="clear" w:color="auto" w:fill="D9D9D9" w:themeFill="background1" w:themeFillShade="D9"/>
          </w:tcPr>
          <w:p w14:paraId="49BB21FD" w14:textId="77777777" w:rsidR="00147684" w:rsidRPr="00516C12" w:rsidRDefault="00147684" w:rsidP="00EC2CA7">
            <w:pPr>
              <w:rPr>
                <w:rFonts w:cs="Arial"/>
                <w:b/>
              </w:rPr>
            </w:pPr>
            <w:r w:rsidRPr="00516C12">
              <w:rPr>
                <w:rFonts w:cs="Arial"/>
                <w:b/>
              </w:rPr>
              <w:t>Trigger</w:t>
            </w:r>
          </w:p>
        </w:tc>
        <w:tc>
          <w:tcPr>
            <w:tcW w:w="4043" w:type="pct"/>
          </w:tcPr>
          <w:p w14:paraId="2B13C506" w14:textId="0BD07452" w:rsidR="00147684" w:rsidRPr="00147684" w:rsidRDefault="00147684" w:rsidP="00EC2CA7">
            <w:pPr>
              <w:rPr>
                <w:rFonts w:cs="Arial"/>
                <w:lang w:val="vi-VN"/>
              </w:rPr>
            </w:pPr>
            <w:proofErr w:type="spellStart"/>
            <w:r>
              <w:t>Vào</w:t>
            </w:r>
            <w:proofErr w:type="spellEnd"/>
            <w:r>
              <w:rPr>
                <w:lang w:val="vi-VN"/>
              </w:rPr>
              <w:t xml:space="preserve"> </w:t>
            </w:r>
            <w:r w:rsidR="00B30AC9">
              <w:rPr>
                <w:lang w:val="vi-VN"/>
              </w:rPr>
              <w:t>10:30 P.M mỗi ngày</w:t>
            </w:r>
          </w:p>
        </w:tc>
      </w:tr>
      <w:tr w:rsidR="00147684" w:rsidRPr="00516C12" w14:paraId="2FD1DF7B" w14:textId="77777777" w:rsidTr="00EC2CA7">
        <w:tc>
          <w:tcPr>
            <w:tcW w:w="957" w:type="pct"/>
            <w:shd w:val="clear" w:color="auto" w:fill="D9D9D9" w:themeFill="background1" w:themeFillShade="D9"/>
          </w:tcPr>
          <w:p w14:paraId="5A923764" w14:textId="77777777" w:rsidR="00147684" w:rsidRPr="00516C12" w:rsidRDefault="00147684" w:rsidP="00EC2CA7">
            <w:pPr>
              <w:rPr>
                <w:rFonts w:cs="Arial"/>
                <w:b/>
              </w:rPr>
            </w:pPr>
            <w:r w:rsidRPr="00516C12">
              <w:rPr>
                <w:rFonts w:cs="Arial"/>
                <w:b/>
              </w:rPr>
              <w:t>Pre-conditions</w:t>
            </w:r>
          </w:p>
        </w:tc>
        <w:tc>
          <w:tcPr>
            <w:tcW w:w="4043" w:type="pct"/>
          </w:tcPr>
          <w:p w14:paraId="3663DAE9" w14:textId="2602FD95" w:rsidR="00147684" w:rsidRPr="00B30AC9" w:rsidRDefault="00B30AC9" w:rsidP="00EC2CA7">
            <w:pPr>
              <w:pStyle w:val="BulletList1"/>
              <w:numPr>
                <w:ilvl w:val="0"/>
                <w:numId w:val="0"/>
              </w:numPr>
              <w:spacing w:line="360" w:lineRule="auto"/>
              <w:rPr>
                <w:lang w:val="vi-VN"/>
              </w:rPr>
            </w:pPr>
            <w:r>
              <w:t>N</w:t>
            </w:r>
            <w:r>
              <w:rPr>
                <w:lang w:val="vi-VN"/>
              </w:rPr>
              <w:t>/A</w:t>
            </w:r>
          </w:p>
        </w:tc>
      </w:tr>
      <w:tr w:rsidR="00147684" w:rsidRPr="00516C12" w14:paraId="5187BDC6" w14:textId="77777777" w:rsidTr="00EC2CA7">
        <w:tc>
          <w:tcPr>
            <w:tcW w:w="957" w:type="pct"/>
            <w:shd w:val="clear" w:color="auto" w:fill="D9D9D9" w:themeFill="background1" w:themeFillShade="D9"/>
          </w:tcPr>
          <w:p w14:paraId="21774C6D" w14:textId="77777777" w:rsidR="00147684" w:rsidRPr="00516C12" w:rsidRDefault="00147684" w:rsidP="00EC2CA7">
            <w:pPr>
              <w:rPr>
                <w:rFonts w:cs="Arial"/>
                <w:b/>
              </w:rPr>
            </w:pPr>
            <w:r w:rsidRPr="00516C12">
              <w:rPr>
                <w:rFonts w:cs="Arial"/>
                <w:b/>
              </w:rPr>
              <w:t>Post-condition</w:t>
            </w:r>
          </w:p>
        </w:tc>
        <w:tc>
          <w:tcPr>
            <w:tcW w:w="4043" w:type="pct"/>
          </w:tcPr>
          <w:p w14:paraId="78BBA3CC" w14:textId="4027F9D3" w:rsidR="00147684" w:rsidRPr="00B30AC9" w:rsidRDefault="00B30AC9" w:rsidP="00EC2CA7">
            <w:pPr>
              <w:rPr>
                <w:rFonts w:cs="Arial"/>
                <w:lang w:val="vi-VN"/>
              </w:rPr>
            </w:pPr>
            <w:r>
              <w:t>Báo</w:t>
            </w:r>
            <w:r>
              <w:rPr>
                <w:lang w:val="vi-VN"/>
              </w:rPr>
              <w:t xml:space="preserve"> cáo được gửi thành công đến quản lý kho</w:t>
            </w:r>
          </w:p>
        </w:tc>
      </w:tr>
    </w:tbl>
    <w:p w14:paraId="5F8827B9" w14:textId="77777777" w:rsidR="00147684" w:rsidRPr="00A704C2" w:rsidRDefault="00147684" w:rsidP="00147684">
      <w:pPr>
        <w:rPr>
          <w:rFonts w:eastAsiaTheme="majorEastAsia" w:cs="Arial"/>
          <w:b/>
          <w:color w:val="1F3864" w:themeColor="accent5" w:themeShade="80"/>
          <w:sz w:val="22"/>
          <w:lang w:val="vi-VN" w:eastAsia="en-US"/>
        </w:rPr>
      </w:pPr>
      <w:r>
        <w:rPr>
          <w:rFonts w:eastAsiaTheme="majorEastAsia" w:cs="Arial"/>
          <w:b/>
          <w:color w:val="1F3864" w:themeColor="accent5" w:themeShade="80"/>
          <w:sz w:val="22"/>
          <w:lang w:val="en-US" w:eastAsia="en-US"/>
        </w:rPr>
        <w:t>Activity</w:t>
      </w:r>
      <w:r>
        <w:rPr>
          <w:rFonts w:eastAsiaTheme="majorEastAsia" w:cs="Arial"/>
          <w:b/>
          <w:color w:val="1F3864" w:themeColor="accent5" w:themeShade="80"/>
          <w:sz w:val="22"/>
          <w:lang w:val="vi-VN" w:eastAsia="en-US"/>
        </w:rPr>
        <w:t xml:space="preserve"> Flow</w:t>
      </w:r>
    </w:p>
    <w:p w14:paraId="0568D966" w14:textId="46675180" w:rsidR="00147684" w:rsidRDefault="00B30AC9" w:rsidP="00147684">
      <w:pPr>
        <w:jc w:val="center"/>
        <w:rPr>
          <w:rFonts w:eastAsiaTheme="majorEastAsia" w:cs="Arial"/>
          <w:b/>
          <w:color w:val="1F3864" w:themeColor="accent5" w:themeShade="80"/>
          <w:sz w:val="22"/>
          <w:lang w:val="en-US" w:eastAsia="en-US"/>
        </w:rPr>
      </w:pPr>
      <w:r w:rsidRPr="00B30AC9">
        <w:rPr>
          <w:rFonts w:eastAsiaTheme="majorEastAsia" w:cs="Arial"/>
          <w:b/>
          <w:noProof/>
          <w:color w:val="1F3864" w:themeColor="accent5" w:themeShade="80"/>
          <w:sz w:val="22"/>
          <w:lang w:val="en-US" w:eastAsia="en-US"/>
        </w:rPr>
        <w:drawing>
          <wp:inline distT="0" distB="0" distL="0" distR="0" wp14:anchorId="04AE7AE3" wp14:editId="34AD12B5">
            <wp:extent cx="2676545" cy="2633682"/>
            <wp:effectExtent l="0" t="0" r="0" b="0"/>
            <wp:docPr id="12493655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65514" name="Picture 1" descr="A screen shot of a computer&#10;&#10;Description automatically generated"/>
                    <pic:cNvPicPr/>
                  </pic:nvPicPr>
                  <pic:blipFill>
                    <a:blip r:embed="rId66"/>
                    <a:stretch>
                      <a:fillRect/>
                    </a:stretch>
                  </pic:blipFill>
                  <pic:spPr>
                    <a:xfrm>
                      <a:off x="0" y="0"/>
                      <a:ext cx="2676545" cy="2633682"/>
                    </a:xfrm>
                    <a:prstGeom prst="rect">
                      <a:avLst/>
                    </a:prstGeom>
                  </pic:spPr>
                </pic:pic>
              </a:graphicData>
            </a:graphic>
          </wp:inline>
        </w:drawing>
      </w:r>
    </w:p>
    <w:p w14:paraId="2268D4D4" w14:textId="77777777" w:rsidR="00147684" w:rsidRDefault="00147684" w:rsidP="00147684">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933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022"/>
        <w:gridCol w:w="1023"/>
        <w:gridCol w:w="7285"/>
      </w:tblGrid>
      <w:tr w:rsidR="00147684" w14:paraId="3CDA1AF7" w14:textId="77777777" w:rsidTr="00EC2CA7">
        <w:trPr>
          <w:trHeight w:val="253"/>
        </w:trPr>
        <w:tc>
          <w:tcPr>
            <w:tcW w:w="1022" w:type="dxa"/>
            <w:shd w:val="clear" w:color="auto" w:fill="D9D9D9"/>
          </w:tcPr>
          <w:p w14:paraId="2AB99A64" w14:textId="77777777" w:rsidR="00147684" w:rsidRDefault="00147684" w:rsidP="00EC2CA7">
            <w:pPr>
              <w:rPr>
                <w:b/>
              </w:rPr>
            </w:pPr>
            <w:r>
              <w:rPr>
                <w:b/>
              </w:rPr>
              <w:t>Step</w:t>
            </w:r>
          </w:p>
        </w:tc>
        <w:tc>
          <w:tcPr>
            <w:tcW w:w="1023" w:type="dxa"/>
            <w:shd w:val="clear" w:color="auto" w:fill="D9D9D9"/>
          </w:tcPr>
          <w:p w14:paraId="2D64ABD9" w14:textId="77777777" w:rsidR="00147684" w:rsidRDefault="00147684" w:rsidP="00EC2CA7">
            <w:pPr>
              <w:rPr>
                <w:b/>
              </w:rPr>
            </w:pPr>
            <w:r>
              <w:rPr>
                <w:b/>
              </w:rPr>
              <w:t>BR Code</w:t>
            </w:r>
          </w:p>
        </w:tc>
        <w:tc>
          <w:tcPr>
            <w:tcW w:w="7285" w:type="dxa"/>
            <w:shd w:val="clear" w:color="auto" w:fill="D9D9D9"/>
          </w:tcPr>
          <w:p w14:paraId="0A215C2F" w14:textId="77777777" w:rsidR="00147684" w:rsidRDefault="00147684" w:rsidP="00EC2CA7">
            <w:pPr>
              <w:rPr>
                <w:b/>
              </w:rPr>
            </w:pPr>
            <w:r>
              <w:rPr>
                <w:b/>
              </w:rPr>
              <w:t>Description</w:t>
            </w:r>
          </w:p>
        </w:tc>
      </w:tr>
      <w:tr w:rsidR="00147684" w14:paraId="561B7FC3" w14:textId="77777777" w:rsidTr="00EC2CA7">
        <w:trPr>
          <w:trHeight w:val="253"/>
        </w:trPr>
        <w:tc>
          <w:tcPr>
            <w:tcW w:w="1022" w:type="dxa"/>
          </w:tcPr>
          <w:p w14:paraId="16494FCC" w14:textId="77777777" w:rsidR="00147684" w:rsidRDefault="00147684" w:rsidP="00EC2CA7">
            <w:r>
              <w:t>(2)</w:t>
            </w:r>
          </w:p>
        </w:tc>
        <w:tc>
          <w:tcPr>
            <w:tcW w:w="1023" w:type="dxa"/>
            <w:shd w:val="clear" w:color="auto" w:fill="auto"/>
          </w:tcPr>
          <w:p w14:paraId="15870553" w14:textId="38B7D1A7" w:rsidR="00147684" w:rsidRDefault="00147684" w:rsidP="00EC2CA7">
            <w:pPr>
              <w:pStyle w:val="Caption"/>
            </w:pPr>
            <w:r>
              <w:t xml:space="preserve">BR </w:t>
            </w:r>
            <w:r>
              <w:fldChar w:fldCharType="begin"/>
            </w:r>
            <w:r>
              <w:instrText xml:space="preserve"> SEQ BR \* ARABIC </w:instrText>
            </w:r>
            <w:r>
              <w:fldChar w:fldCharType="separate"/>
            </w:r>
            <w:r w:rsidR="00201D76">
              <w:rPr>
                <w:noProof/>
              </w:rPr>
              <w:t>47</w:t>
            </w:r>
            <w:r>
              <w:fldChar w:fldCharType="end"/>
            </w:r>
          </w:p>
          <w:p w14:paraId="77E40E2D" w14:textId="77777777" w:rsidR="00147684" w:rsidRDefault="00147684" w:rsidP="00EC2CA7">
            <w:pPr>
              <w:rPr>
                <w:b/>
              </w:rPr>
            </w:pPr>
          </w:p>
        </w:tc>
        <w:tc>
          <w:tcPr>
            <w:tcW w:w="7285" w:type="dxa"/>
            <w:shd w:val="clear" w:color="auto" w:fill="auto"/>
          </w:tcPr>
          <w:p w14:paraId="0300CA10" w14:textId="77777777" w:rsidR="00147684" w:rsidRDefault="00147684" w:rsidP="00EC2CA7">
            <w:pPr>
              <w:rPr>
                <w:b/>
                <w:u w:val="single"/>
              </w:rPr>
            </w:pPr>
            <w:r>
              <w:rPr>
                <w:b/>
                <w:u w:val="single"/>
              </w:rPr>
              <w:t>Screen Displaying Rules:</w:t>
            </w:r>
          </w:p>
          <w:p w14:paraId="6E201682" w14:textId="02BEDC95" w:rsidR="002D2E6A" w:rsidRPr="002D2E6A" w:rsidRDefault="002D2E6A" w:rsidP="002D2E6A">
            <w:pPr>
              <w:pStyle w:val="Body"/>
            </w:pP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hiện</w:t>
            </w:r>
            <w:proofErr w:type="spellEnd"/>
            <w:r>
              <w:t xml:space="preserve"> logic </w:t>
            </w:r>
            <w:proofErr w:type="spellStart"/>
            <w:r>
              <w:t>sau</w:t>
            </w:r>
            <w:proofErr w:type="spellEnd"/>
            <w:r>
              <w:t>:</w:t>
            </w:r>
          </w:p>
          <w:p w14:paraId="2EA6CF27" w14:textId="77777777" w:rsidR="00147684" w:rsidRDefault="00B30AC9" w:rsidP="002D2E6A">
            <w:pPr>
              <w:pStyle w:val="BulletList1"/>
            </w:pP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gửi</w:t>
            </w:r>
            <w:proofErr w:type="spellEnd"/>
            <w:r>
              <w:t xml:space="preserve"> </w:t>
            </w:r>
            <w:proofErr w:type="spellStart"/>
            <w:r>
              <w:t>báo</w:t>
            </w:r>
            <w:proofErr w:type="spellEnd"/>
            <w:r>
              <w:t xml:space="preserve"> </w:t>
            </w:r>
            <w:proofErr w:type="spellStart"/>
            <w:r>
              <w:t>cáo</w:t>
            </w:r>
            <w:proofErr w:type="spellEnd"/>
            <w:r>
              <w:t xml:space="preserve"> </w:t>
            </w:r>
            <w:proofErr w:type="spellStart"/>
            <w:r>
              <w:t>đến</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kho</w:t>
            </w:r>
            <w:proofErr w:type="spellEnd"/>
            <w:r>
              <w:t xml:space="preserve"> </w:t>
            </w:r>
            <w:proofErr w:type="spellStart"/>
            <w:r>
              <w:t>vào</w:t>
            </w:r>
            <w:proofErr w:type="spellEnd"/>
            <w:r>
              <w:t xml:space="preserve"> </w:t>
            </w:r>
            <w:proofErr w:type="spellStart"/>
            <w:r>
              <w:t>mỗi</w:t>
            </w:r>
            <w:proofErr w:type="spellEnd"/>
            <w:r>
              <w:t xml:space="preserve"> 10:30 P.M </w:t>
            </w:r>
            <w:proofErr w:type="spellStart"/>
            <w:r>
              <w:t>về</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ngày</w:t>
            </w:r>
            <w:proofErr w:type="spellEnd"/>
            <w:r>
              <w:t xml:space="preserve"> </w:t>
            </w:r>
            <w:proofErr w:type="spellStart"/>
            <w:r>
              <w:t>hôm</w:t>
            </w:r>
            <w:proofErr w:type="spellEnd"/>
            <w:r>
              <w:t xml:space="preserve"> </w:t>
            </w:r>
            <w:proofErr w:type="spellStart"/>
            <w:r>
              <w:t>đó</w:t>
            </w:r>
            <w:proofErr w:type="spellEnd"/>
          </w:p>
          <w:p w14:paraId="11D33F01" w14:textId="19C64559" w:rsidR="002D2E6A" w:rsidRPr="002D2E6A" w:rsidRDefault="002D2E6A" w:rsidP="002D2E6A">
            <w:pPr>
              <w:pStyle w:val="BulletList1"/>
            </w:pPr>
            <w:r>
              <w:t xml:space="preserve">Thông </w:t>
            </w:r>
            <w:proofErr w:type="spellStart"/>
            <w:r>
              <w:t>báo</w:t>
            </w:r>
            <w:proofErr w:type="spellEnd"/>
            <w:r>
              <w:t xml:space="preserve"> </w:t>
            </w:r>
            <w:proofErr w:type="spellStart"/>
            <w:r>
              <w:t>được</w:t>
            </w:r>
            <w:proofErr w:type="spellEnd"/>
            <w:r>
              <w:t xml:space="preserve"> </w:t>
            </w:r>
            <w:proofErr w:type="spellStart"/>
            <w:r>
              <w:t>ghi</w:t>
            </w:r>
            <w:proofErr w:type="spellEnd"/>
            <w:r>
              <w:t xml:space="preserve"> </w:t>
            </w:r>
            <w:proofErr w:type="spellStart"/>
            <w:r>
              <w:t>theo</w:t>
            </w:r>
            <w:proofErr w:type="spellEnd"/>
            <w:r>
              <w:t xml:space="preserve"> template </w:t>
            </w:r>
            <w:r>
              <w:fldChar w:fldCharType="begin"/>
            </w:r>
            <w:r>
              <w:instrText xml:space="preserve"> REF _Ref152340863 \h  \* MERGEFORMAT </w:instrText>
            </w:r>
            <w:r>
              <w:fldChar w:fldCharType="separate"/>
            </w:r>
            <w:r w:rsidR="00201D76">
              <w:t xml:space="preserve">Notice </w:t>
            </w:r>
            <w:r w:rsidR="00201D76">
              <w:rPr>
                <w:noProof/>
              </w:rPr>
              <w:t>8</w:t>
            </w:r>
            <w:r w:rsidR="00201D76" w:rsidRPr="00201D76">
              <w:rPr>
                <w:noProof/>
              </w:rPr>
              <w:t>.</w:t>
            </w:r>
            <w:r w:rsidR="00201D76" w:rsidRPr="00201D76">
              <w:t xml:space="preserve"> Báo </w:t>
            </w:r>
            <w:proofErr w:type="spellStart"/>
            <w:r w:rsidR="00201D76" w:rsidRPr="00201D76">
              <w:t>cáo</w:t>
            </w:r>
            <w:proofErr w:type="spellEnd"/>
            <w:r w:rsidR="00201D76" w:rsidRPr="00201D76">
              <w:t xml:space="preserve"> </w:t>
            </w:r>
            <w:proofErr w:type="spellStart"/>
            <w:r w:rsidR="00201D76" w:rsidRPr="00201D76">
              <w:t>ngày</w:t>
            </w:r>
            <w:proofErr w:type="spellEnd"/>
            <w:r w:rsidR="00201D76" w:rsidRPr="00201D76">
              <w:t xml:space="preserve"> [current date]</w:t>
            </w:r>
            <w:r>
              <w:fldChar w:fldCharType="end"/>
            </w:r>
            <w:r>
              <w:t xml:space="preserve"> </w:t>
            </w:r>
            <w:proofErr w:type="spellStart"/>
            <w:r>
              <w:t>đến</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kho</w:t>
            </w:r>
            <w:proofErr w:type="spellEnd"/>
            <w:r>
              <w:rPr>
                <w:lang w:val="vi-VN"/>
              </w:rPr>
              <w:t xml:space="preserve"> trong box thông báo của nhân viên quản lý kho </w:t>
            </w:r>
          </w:p>
          <w:p w14:paraId="50548913" w14:textId="7024BDE3" w:rsidR="002D2E6A" w:rsidRPr="00B30AC9" w:rsidRDefault="002D2E6A" w:rsidP="002D2E6A">
            <w:pPr>
              <w:pStyle w:val="BulletList1"/>
              <w:numPr>
                <w:ilvl w:val="0"/>
                <w:numId w:val="0"/>
              </w:numPr>
              <w:ind w:left="360"/>
              <w:rPr>
                <w:rPrChange w:id="128" w:author="Asus" w:date="2020-12-28T19:18:00Z">
                  <w:rPr>
                    <w:strike/>
                    <w:color w:val="000000"/>
                  </w:rPr>
                </w:rPrChange>
              </w:rPr>
            </w:pPr>
            <w:r>
              <w:rPr>
                <w:noProof/>
              </w:rPr>
              <w:lastRenderedPageBreak/>
              <w:drawing>
                <wp:inline distT="0" distB="0" distL="0" distR="0" wp14:anchorId="4C9593F7" wp14:editId="215A5727">
                  <wp:extent cx="3324249" cy="4533933"/>
                  <wp:effectExtent l="0" t="0" r="9525" b="0"/>
                  <wp:docPr id="603743345" name="Picture 60374334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17369" name="Picture 758517369" descr="A screenshot of a pho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324249" cy="4533933"/>
                          </a:xfrm>
                          <a:prstGeom prst="rect">
                            <a:avLst/>
                          </a:prstGeom>
                        </pic:spPr>
                      </pic:pic>
                    </a:graphicData>
                  </a:graphic>
                </wp:inline>
              </w:drawing>
            </w:r>
          </w:p>
        </w:tc>
      </w:tr>
    </w:tbl>
    <w:p w14:paraId="49759E92" w14:textId="77777777" w:rsidR="00147684" w:rsidRPr="00147684" w:rsidRDefault="00147684" w:rsidP="00147684">
      <w:pPr>
        <w:rPr>
          <w:lang w:val="en-US" w:eastAsia="en-US"/>
        </w:rPr>
      </w:pPr>
    </w:p>
    <w:p w14:paraId="08673262" w14:textId="50C176F4" w:rsidR="00B83FBA" w:rsidRDefault="00B83FBA" w:rsidP="00B83FBA">
      <w:pPr>
        <w:pStyle w:val="Heading1"/>
      </w:pPr>
      <w:bookmarkStart w:id="129" w:name="_Toc152340786"/>
      <w:r w:rsidRPr="00B83FBA">
        <w:lastRenderedPageBreak/>
        <w:t>Mockups Screen</w:t>
      </w:r>
      <w:bookmarkEnd w:id="129"/>
    </w:p>
    <w:p w14:paraId="4340A8E7" w14:textId="407A0230" w:rsidR="0022531F" w:rsidRPr="0022531F" w:rsidRDefault="0022531F" w:rsidP="0022531F">
      <w:pPr>
        <w:pStyle w:val="Heading2"/>
      </w:pPr>
      <w:bookmarkStart w:id="130" w:name="_Toc152340787"/>
      <w:r>
        <w:t>Common</w:t>
      </w:r>
      <w:bookmarkEnd w:id="130"/>
    </w:p>
    <w:p w14:paraId="35F24B7E" w14:textId="2B29CF3A" w:rsidR="006C5782" w:rsidRDefault="006C5782" w:rsidP="0022531F">
      <w:pPr>
        <w:pStyle w:val="Heading3"/>
      </w:pPr>
      <w:bookmarkStart w:id="131" w:name="_Ref152236002"/>
      <w:bookmarkStart w:id="132" w:name="_Toc152340788"/>
      <w:proofErr w:type="spellStart"/>
      <w:r>
        <w:t>Đăng</w:t>
      </w:r>
      <w:proofErr w:type="spellEnd"/>
      <w:r>
        <w:t xml:space="preserve"> </w:t>
      </w:r>
      <w:proofErr w:type="spellStart"/>
      <w:r>
        <w:t>nhập</w:t>
      </w:r>
      <w:bookmarkEnd w:id="131"/>
      <w:bookmarkEnd w:id="132"/>
      <w:proofErr w:type="spellEnd"/>
    </w:p>
    <w:p w14:paraId="5DF323D7" w14:textId="3A019524" w:rsidR="00ED36CE" w:rsidRPr="00ED36CE" w:rsidRDefault="00A82554" w:rsidP="00ED36CE">
      <w:pPr>
        <w:rPr>
          <w:lang w:val="en-US" w:eastAsia="en-US"/>
        </w:rPr>
      </w:pPr>
      <w:r w:rsidRPr="00A82554">
        <w:rPr>
          <w:noProof/>
          <w:lang w:val="en-US" w:eastAsia="en-US"/>
        </w:rPr>
        <w:drawing>
          <wp:inline distT="0" distB="0" distL="0" distR="0" wp14:anchorId="725D6E2E" wp14:editId="0558C81C">
            <wp:extent cx="3895753" cy="4281519"/>
            <wp:effectExtent l="0" t="0" r="0" b="5080"/>
            <wp:docPr id="51815977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59774" name="Picture 1" descr="A screenshot of a login form&#10;&#10;Description automatically generated"/>
                    <pic:cNvPicPr/>
                  </pic:nvPicPr>
                  <pic:blipFill>
                    <a:blip r:embed="rId67"/>
                    <a:stretch>
                      <a:fillRect/>
                    </a:stretch>
                  </pic:blipFill>
                  <pic:spPr>
                    <a:xfrm>
                      <a:off x="0" y="0"/>
                      <a:ext cx="3895753" cy="4281519"/>
                    </a:xfrm>
                    <a:prstGeom prst="rect">
                      <a:avLst/>
                    </a:prstGeom>
                  </pic:spPr>
                </pic:pic>
              </a:graphicData>
            </a:graphic>
          </wp:inline>
        </w:drawing>
      </w:r>
    </w:p>
    <w:p w14:paraId="0DD671F3" w14:textId="77777777" w:rsidR="00ED36CE" w:rsidRPr="00ED36CE" w:rsidRDefault="00ED36CE" w:rsidP="00ED36CE">
      <w:pPr>
        <w:rPr>
          <w:lang w:val="en-US" w:eastAsia="en-US"/>
        </w:rPr>
      </w:pPr>
    </w:p>
    <w:p w14:paraId="45F26A93" w14:textId="77777777" w:rsidR="00ED36CE" w:rsidRPr="00ED36CE" w:rsidRDefault="00ED36CE" w:rsidP="00ED36CE">
      <w:pPr>
        <w:rPr>
          <w:lang w:val="en-US" w:eastAsia="en-US"/>
        </w:rPr>
      </w:pPr>
    </w:p>
    <w:p w14:paraId="1FE6FA5E" w14:textId="77777777" w:rsidR="00ED36CE" w:rsidRPr="00ED36CE" w:rsidRDefault="00ED36CE" w:rsidP="00ED36CE">
      <w:pPr>
        <w:rPr>
          <w:lang w:val="en-US" w:eastAsia="en-US"/>
        </w:rPr>
      </w:pPr>
    </w:p>
    <w:p w14:paraId="08BE827D" w14:textId="77777777" w:rsidR="00ED36CE" w:rsidRDefault="00ED36CE" w:rsidP="006C5782">
      <w:pPr>
        <w:rPr>
          <w:lang w:val="en-US" w:eastAsia="en-US"/>
        </w:rPr>
      </w:pPr>
    </w:p>
    <w:p w14:paraId="2050EB97" w14:textId="77777777" w:rsidR="00ED36CE" w:rsidRDefault="00ED36CE" w:rsidP="006C5782">
      <w:pPr>
        <w:rPr>
          <w:lang w:val="en-US" w:eastAsia="en-US"/>
        </w:rPr>
      </w:pP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328"/>
        <w:gridCol w:w="1327"/>
        <w:gridCol w:w="1522"/>
        <w:gridCol w:w="995"/>
        <w:gridCol w:w="1228"/>
        <w:gridCol w:w="894"/>
        <w:gridCol w:w="3036"/>
      </w:tblGrid>
      <w:tr w:rsidR="00ED36CE" w:rsidRPr="008F2D5E" w14:paraId="198D8213" w14:textId="77777777" w:rsidTr="00ED36CE">
        <w:trPr>
          <w:trHeight w:val="764"/>
        </w:trPr>
        <w:tc>
          <w:tcPr>
            <w:tcW w:w="176"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5B6AB979" w14:textId="77777777" w:rsidR="00ED36CE" w:rsidRPr="00743D86" w:rsidRDefault="00ED36CE" w:rsidP="002717E9">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285A4AF3" w14:textId="77777777" w:rsidR="00ED36CE" w:rsidRPr="008F2D5E" w:rsidRDefault="00ED36CE" w:rsidP="002717E9">
            <w:pPr>
              <w:rPr>
                <w:rFonts w:cs="Arial"/>
                <w:b/>
                <w:szCs w:val="20"/>
                <w:lang w:eastAsia="en-US"/>
              </w:rPr>
            </w:pPr>
            <w:r>
              <w:rPr>
                <w:rFonts w:cs="Arial"/>
                <w:b/>
                <w:szCs w:val="20"/>
                <w:lang w:eastAsia="en-US"/>
              </w:rPr>
              <w:t>Component</w:t>
            </w:r>
          </w:p>
        </w:tc>
        <w:tc>
          <w:tcPr>
            <w:tcW w:w="816"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2AFA06A6" w14:textId="77777777" w:rsidR="00ED36CE" w:rsidRPr="008F2D5E" w:rsidRDefault="00ED36CE" w:rsidP="002717E9">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54DDD4E3" w14:textId="77777777" w:rsidR="00ED36CE" w:rsidRPr="00743D86" w:rsidRDefault="00ED36CE" w:rsidP="002717E9">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5D3CE659" w14:textId="77777777" w:rsidR="00ED36CE" w:rsidRPr="008F2D5E" w:rsidRDefault="00ED36CE" w:rsidP="002717E9">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045DD507" w14:textId="77777777" w:rsidR="00ED36CE" w:rsidRPr="00743D86" w:rsidRDefault="00ED36CE" w:rsidP="002717E9">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627"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1EC22837" w14:textId="77777777" w:rsidR="00ED36CE" w:rsidRPr="008F2D5E" w:rsidRDefault="00ED36CE" w:rsidP="002717E9">
            <w:pPr>
              <w:ind w:right="-1110"/>
              <w:rPr>
                <w:rFonts w:cs="Arial"/>
                <w:b/>
                <w:bCs/>
                <w:szCs w:val="20"/>
                <w:lang w:eastAsia="en-US"/>
              </w:rPr>
            </w:pPr>
            <w:r w:rsidRPr="008F2D5E">
              <w:rPr>
                <w:rFonts w:cs="Arial"/>
                <w:b/>
                <w:szCs w:val="20"/>
                <w:lang w:eastAsia="en-US"/>
              </w:rPr>
              <w:t>Description</w:t>
            </w:r>
          </w:p>
        </w:tc>
      </w:tr>
      <w:tr w:rsidR="00ED36CE" w:rsidRPr="008F2D5E" w14:paraId="0A2163FF" w14:textId="77777777" w:rsidTr="00ED36CE">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4C3E04D" w14:textId="77777777" w:rsidR="00ED36CE" w:rsidRPr="008F2D5E" w:rsidRDefault="00ED36CE" w:rsidP="002717E9">
            <w:pPr>
              <w:spacing w:before="0"/>
              <w:rPr>
                <w:rFonts w:cs="Arial"/>
                <w:szCs w:val="20"/>
              </w:rPr>
            </w:pPr>
            <w:r>
              <w:rPr>
                <w:rFonts w:cs="Arial"/>
                <w:szCs w:val="20"/>
              </w:rPr>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980DC2A" w14:textId="57F25A5A" w:rsidR="00ED36CE" w:rsidRPr="00ED36CE" w:rsidRDefault="00ED36CE" w:rsidP="002717E9">
            <w:pPr>
              <w:rPr>
                <w:rFonts w:eastAsia="MS PMincho" w:cs="Arial"/>
                <w:lang w:val="vi-VN" w:eastAsia="ja-JP"/>
              </w:rPr>
            </w:pPr>
            <w:proofErr w:type="spellStart"/>
            <w:r>
              <w:rPr>
                <w:rFonts w:eastAsia="MS PMincho" w:cs="Arial"/>
                <w:lang w:val="en-US" w:eastAsia="ja-JP"/>
              </w:rPr>
              <w:t>Mã</w:t>
            </w:r>
            <w:proofErr w:type="spellEnd"/>
            <w:r>
              <w:rPr>
                <w:rFonts w:eastAsia="MS PMincho" w:cs="Arial"/>
                <w:lang w:val="vi-VN" w:eastAsia="ja-JP"/>
              </w:rPr>
              <w:t xml:space="preserve"> </w:t>
            </w:r>
            <w:proofErr w:type="spellStart"/>
            <w:r>
              <w:rPr>
                <w:rFonts w:eastAsia="MS PMincho" w:cs="Arial"/>
                <w:lang w:val="en-US" w:eastAsia="ja-JP"/>
              </w:rPr>
              <w:t>nhân</w:t>
            </w:r>
            <w:proofErr w:type="spellEnd"/>
            <w:r>
              <w:rPr>
                <w:rFonts w:eastAsia="MS PMincho" w:cs="Arial"/>
                <w:lang w:val="vi-VN" w:eastAsia="ja-JP"/>
              </w:rPr>
              <w:t xml:space="preserve"> viên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F8B0A33" w14:textId="036AD324" w:rsidR="00ED36CE" w:rsidRPr="00743D86" w:rsidRDefault="00ED36CE" w:rsidP="002717E9">
            <w:pPr>
              <w:rPr>
                <w:rFonts w:eastAsia="MS PMincho" w:cs="Arial"/>
                <w:lang w:val="vi-VN" w:eastAsia="ja-JP"/>
              </w:rPr>
            </w:pPr>
            <w:r>
              <w:rPr>
                <w:rFonts w:eastAsia="MS PMincho" w:cs="Arial"/>
                <w:lang w:val="vi-VN"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41349A7" w14:textId="77777777" w:rsidR="00ED36CE" w:rsidRPr="008F2D5E" w:rsidRDefault="00ED36CE" w:rsidP="002717E9">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2FD60B6" w14:textId="77777777" w:rsidR="00ED36CE" w:rsidRPr="008F2D5E" w:rsidRDefault="00ED36CE" w:rsidP="002717E9">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D74062D" w14:textId="77777777" w:rsidR="00ED36CE" w:rsidRPr="008F2D5E" w:rsidRDefault="00ED36CE" w:rsidP="002717E9">
            <w:pPr>
              <w:rPr>
                <w:rFonts w:eastAsia="MS PMincho" w:cs="Arial"/>
                <w:b/>
                <w:lang w:val="en-US" w:eastAsia="ja-JP"/>
              </w:rPr>
            </w:pPr>
          </w:p>
        </w:tc>
        <w:tc>
          <w:tcPr>
            <w:tcW w:w="162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1812655" w14:textId="770D7F2A" w:rsidR="00ED36CE" w:rsidRDefault="00ED36CE" w:rsidP="00ED36CE">
            <w:pPr>
              <w:pStyle w:val="BulletList1"/>
            </w:pPr>
            <w:proofErr w:type="spellStart"/>
            <w:r>
              <w:t>Được</w:t>
            </w:r>
            <w:proofErr w:type="spellEnd"/>
            <w:r>
              <w:t xml:space="preserve"> </w:t>
            </w:r>
            <w:proofErr w:type="spellStart"/>
            <w:r>
              <w:t>nhập</w:t>
            </w:r>
            <w:proofErr w:type="spellEnd"/>
            <w:r>
              <w:t xml:space="preserve"> </w:t>
            </w:r>
            <w:proofErr w:type="spellStart"/>
            <w:r>
              <w:t>vào</w:t>
            </w:r>
            <w:proofErr w:type="spellEnd"/>
          </w:p>
          <w:p w14:paraId="1865880F" w14:textId="0501CF7A" w:rsidR="00ED36CE" w:rsidRPr="00CE1790" w:rsidRDefault="00ED36CE" w:rsidP="00ED36CE">
            <w:pPr>
              <w:pStyle w:val="BulletList1"/>
            </w:pPr>
            <w:r>
              <w:t>Value =  [</w:t>
            </w:r>
            <w:proofErr w:type="spellStart"/>
            <w:r>
              <w:t>Mã</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của</w:t>
            </w:r>
            <w:proofErr w:type="spellEnd"/>
            <w:r>
              <w:t xml:space="preserve"> “</w:t>
            </w:r>
            <w:proofErr w:type="spellStart"/>
            <w:r>
              <w:t>Hồ</w:t>
            </w:r>
            <w:proofErr w:type="spellEnd"/>
            <w:r>
              <w:t xml:space="preserve"> </w:t>
            </w:r>
            <w:proofErr w:type="spellStart"/>
            <w:r>
              <w:t>sơ</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được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cấp</w:t>
            </w:r>
            <w:proofErr w:type="spellEnd"/>
            <w:r>
              <w:t xml:space="preserve"> </w:t>
            </w:r>
            <w:proofErr w:type="spellStart"/>
            <w:r>
              <w:t>cho</w:t>
            </w:r>
            <w:proofErr w:type="spellEnd"/>
          </w:p>
        </w:tc>
      </w:tr>
      <w:tr w:rsidR="00ED36CE" w:rsidRPr="008F2D5E" w14:paraId="6CE11D68" w14:textId="77777777" w:rsidTr="00ED36CE">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E05D81F" w14:textId="77777777" w:rsidR="00ED36CE" w:rsidRPr="008F2D5E" w:rsidRDefault="00ED36CE" w:rsidP="002717E9">
            <w:pPr>
              <w:spacing w:before="0"/>
              <w:rPr>
                <w:rFonts w:cs="Arial"/>
                <w:szCs w:val="20"/>
              </w:rPr>
            </w:pPr>
            <w:r>
              <w:rPr>
                <w:rFonts w:cs="Arial"/>
                <w:szCs w:val="20"/>
              </w:rPr>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140F6BB" w14:textId="5E50EE96" w:rsidR="00ED36CE" w:rsidRPr="00ED36CE" w:rsidRDefault="00ED36CE" w:rsidP="002717E9">
            <w:pPr>
              <w:rPr>
                <w:rFonts w:eastAsia="MS PMincho" w:cs="Arial"/>
                <w:lang w:val="vi-VN" w:eastAsia="ja-JP"/>
              </w:rPr>
            </w:pPr>
            <w:proofErr w:type="spellStart"/>
            <w:r>
              <w:rPr>
                <w:rFonts w:eastAsia="MS PMincho" w:cs="Arial"/>
                <w:lang w:val="en-US" w:eastAsia="ja-JP"/>
              </w:rPr>
              <w:t>Mật</w:t>
            </w:r>
            <w:proofErr w:type="spellEnd"/>
            <w:r>
              <w:rPr>
                <w:rFonts w:eastAsia="MS PMincho" w:cs="Arial"/>
                <w:lang w:val="vi-VN" w:eastAsia="ja-JP"/>
              </w:rPr>
              <w:t xml:space="preserve"> khẩu</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44612C4" w14:textId="77777777" w:rsidR="00ED36CE" w:rsidRPr="008F2D5E" w:rsidRDefault="00ED36CE" w:rsidP="002717E9">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F4AB0D5" w14:textId="307B0C2A" w:rsidR="00ED36CE" w:rsidRPr="008F2D5E" w:rsidRDefault="00ED36CE" w:rsidP="002717E9">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F6ED998" w14:textId="77777777" w:rsidR="00ED36CE" w:rsidRPr="00CE1790" w:rsidRDefault="00ED36CE" w:rsidP="002717E9">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A9E8858" w14:textId="77777777" w:rsidR="00ED36CE" w:rsidRPr="008F2D5E" w:rsidRDefault="00ED36CE" w:rsidP="002717E9">
            <w:pPr>
              <w:rPr>
                <w:rFonts w:eastAsia="MS PMincho" w:cs="Arial"/>
                <w:lang w:val="en-US" w:eastAsia="ja-JP"/>
              </w:rPr>
            </w:pPr>
          </w:p>
        </w:tc>
        <w:tc>
          <w:tcPr>
            <w:tcW w:w="162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DC4D265" w14:textId="77777777" w:rsidR="00ED36CE" w:rsidRPr="00ED36CE" w:rsidRDefault="00ED36CE" w:rsidP="002717E9">
            <w:pPr>
              <w:pStyle w:val="BulletList1"/>
            </w:pPr>
            <w:proofErr w:type="spellStart"/>
            <w:r>
              <w:t>Được</w:t>
            </w:r>
            <w:proofErr w:type="spellEnd"/>
            <w:r>
              <w:rPr>
                <w:lang w:val="vi-VN"/>
              </w:rPr>
              <w:t xml:space="preserve"> nhập vào</w:t>
            </w:r>
          </w:p>
          <w:p w14:paraId="24B91ED8" w14:textId="27D4BA00" w:rsidR="00ED36CE" w:rsidRPr="00FE1C60" w:rsidRDefault="00ED36CE" w:rsidP="002717E9">
            <w:pPr>
              <w:pStyle w:val="BulletList1"/>
            </w:pPr>
            <w:r>
              <w:rPr>
                <w:lang w:val="vi-VN"/>
              </w:rPr>
              <w:t xml:space="preserve">Value = [Mật khẩu] của “Hồ sơ nhân viên” thỏa mãn </w:t>
            </w:r>
            <w:r>
              <w:rPr>
                <w:lang w:val="vi-VN"/>
              </w:rPr>
              <w:lastRenderedPageBreak/>
              <w:t>[Mã nhân viên] = [Mã nhân viên] trên màn hình</w:t>
            </w:r>
          </w:p>
        </w:tc>
      </w:tr>
      <w:tr w:rsidR="00ED36CE" w:rsidRPr="008F2D5E" w14:paraId="7FAE63DF" w14:textId="77777777" w:rsidTr="00ED36CE">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3320FED" w14:textId="77777777" w:rsidR="00ED36CE" w:rsidRDefault="00ED36CE" w:rsidP="002717E9">
            <w:pPr>
              <w:spacing w:before="0"/>
              <w:rPr>
                <w:rFonts w:cs="Arial"/>
                <w:szCs w:val="20"/>
              </w:rPr>
            </w:pPr>
            <w:r>
              <w:rPr>
                <w:rFonts w:cs="Arial"/>
                <w:szCs w:val="20"/>
              </w:rPr>
              <w:lastRenderedPageBreak/>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299B55E" w14:textId="3BB9681E" w:rsidR="00ED36CE" w:rsidRPr="00ED36CE" w:rsidRDefault="00ED36CE" w:rsidP="002717E9">
            <w:pPr>
              <w:rPr>
                <w:rFonts w:eastAsia="MS PMincho" w:cs="Arial"/>
                <w:lang w:val="vi-VN" w:eastAsia="ja-JP"/>
              </w:rPr>
            </w:pPr>
            <w:proofErr w:type="spellStart"/>
            <w:r>
              <w:rPr>
                <w:rFonts w:eastAsia="MS PMincho" w:cs="Arial"/>
                <w:lang w:val="en-US" w:eastAsia="ja-JP"/>
              </w:rPr>
              <w:t>Đăng</w:t>
            </w:r>
            <w:proofErr w:type="spellEnd"/>
            <w:r>
              <w:rPr>
                <w:rFonts w:eastAsia="MS PMincho" w:cs="Arial"/>
                <w:lang w:val="vi-VN" w:eastAsia="ja-JP"/>
              </w:rPr>
              <w:t xml:space="preserve"> nhập</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DCF8873" w14:textId="2E16BD86" w:rsidR="00ED36CE" w:rsidRPr="00D13718" w:rsidRDefault="00ED36CE" w:rsidP="002717E9">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DB2918C" w14:textId="1C01BE1D" w:rsidR="00ED36CE" w:rsidRPr="00ED36CE" w:rsidRDefault="00ED36CE" w:rsidP="002717E9">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6869CAC" w14:textId="2E406821" w:rsidR="00ED36CE" w:rsidRPr="00D13718" w:rsidRDefault="00ED36CE" w:rsidP="002717E9">
            <w:pPr>
              <w:rPr>
                <w:rFonts w:eastAsia="MS PMincho" w:cs="Arial"/>
                <w:lang w:val="vi-VN" w:eastAsia="ja-JP"/>
              </w:rPr>
            </w:pPr>
            <w:r>
              <w:rPr>
                <w:rFonts w:eastAsia="MS PMincho" w:cs="Arial"/>
                <w:lang w:val="vi-VN" w:eastAsia="ja-JP"/>
              </w:rPr>
              <w:t>N/</w:t>
            </w:r>
            <w:r w:rsidR="00DC3D15">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5355338" w14:textId="77777777" w:rsidR="00ED36CE" w:rsidRPr="008F2D5E" w:rsidRDefault="00ED36CE" w:rsidP="002717E9">
            <w:pPr>
              <w:rPr>
                <w:rFonts w:eastAsia="MS PMincho" w:cs="Arial"/>
                <w:lang w:val="en-US" w:eastAsia="ja-JP"/>
              </w:rPr>
            </w:pPr>
          </w:p>
        </w:tc>
        <w:tc>
          <w:tcPr>
            <w:tcW w:w="162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841CEFC" w14:textId="4DD0E732" w:rsidR="00ED36CE" w:rsidRDefault="00ED36CE" w:rsidP="002717E9">
            <w:pPr>
              <w:pStyle w:val="BulletList1"/>
            </w:pPr>
            <w:r>
              <w:t>Refer</w:t>
            </w:r>
            <w:r>
              <w:rPr>
                <w:lang w:val="vi-VN"/>
              </w:rPr>
              <w:t xml:space="preserve"> </w:t>
            </w:r>
            <w:r w:rsidR="00DC3D15">
              <w:rPr>
                <w:lang w:val="vi-VN"/>
              </w:rPr>
              <w:fldChar w:fldCharType="begin"/>
            </w:r>
            <w:r w:rsidR="00DC3D15">
              <w:rPr>
                <w:lang w:val="vi-VN"/>
              </w:rPr>
              <w:instrText xml:space="preserve"> REF _Ref152252650 \h </w:instrText>
            </w:r>
            <w:r w:rsidR="00DC3D15">
              <w:rPr>
                <w:lang w:val="vi-VN"/>
              </w:rPr>
            </w:r>
            <w:r w:rsidR="00DC3D15">
              <w:rPr>
                <w:lang w:val="vi-VN"/>
              </w:rPr>
              <w:fldChar w:fldCharType="separate"/>
            </w:r>
            <w:r w:rsidR="00201D76">
              <w:t>UC1</w:t>
            </w:r>
            <w:r w:rsidR="00201D76">
              <w:rPr>
                <w:lang w:val="vi-VN"/>
              </w:rPr>
              <w:t xml:space="preserve">: </w:t>
            </w:r>
            <w:proofErr w:type="spellStart"/>
            <w:r w:rsidR="00201D76">
              <w:t>Đăng</w:t>
            </w:r>
            <w:proofErr w:type="spellEnd"/>
            <w:r w:rsidR="00201D76">
              <w:t xml:space="preserve"> </w:t>
            </w:r>
            <w:proofErr w:type="spellStart"/>
            <w:r w:rsidR="00201D76">
              <w:t>nhập</w:t>
            </w:r>
            <w:proofErr w:type="spellEnd"/>
            <w:r w:rsidR="00DC3D15">
              <w:rPr>
                <w:lang w:val="vi-VN"/>
              </w:rPr>
              <w:fldChar w:fldCharType="end"/>
            </w:r>
          </w:p>
        </w:tc>
      </w:tr>
      <w:tr w:rsidR="00ED36CE" w:rsidRPr="008F2D5E" w14:paraId="71A5CA87" w14:textId="77777777" w:rsidTr="00ED36CE">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03A6968" w14:textId="77777777" w:rsidR="00ED36CE" w:rsidRDefault="00ED36CE" w:rsidP="002717E9">
            <w:pPr>
              <w:spacing w:before="0"/>
              <w:rPr>
                <w:rFonts w:cs="Arial"/>
                <w:szCs w:val="20"/>
              </w:rPr>
            </w:pPr>
            <w:r>
              <w:rPr>
                <w:rFonts w:cs="Arial"/>
                <w:szCs w:val="20"/>
              </w:rPr>
              <w:t>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BEA9D50" w14:textId="6464BD9C" w:rsidR="00ED36CE" w:rsidRPr="00ED36CE" w:rsidRDefault="00ED36CE" w:rsidP="002717E9">
            <w:pPr>
              <w:rPr>
                <w:rFonts w:eastAsia="MS PMincho" w:cs="Arial"/>
                <w:lang w:val="vi-VN" w:eastAsia="ja-JP"/>
              </w:rPr>
            </w:pPr>
            <w:proofErr w:type="spellStart"/>
            <w:r>
              <w:rPr>
                <w:rFonts w:eastAsia="MS PMincho" w:cs="Arial"/>
                <w:lang w:val="en-US" w:eastAsia="ja-JP"/>
              </w:rPr>
              <w:t>Quên</w:t>
            </w:r>
            <w:proofErr w:type="spellEnd"/>
            <w:r>
              <w:rPr>
                <w:rFonts w:eastAsia="MS PMincho" w:cs="Arial"/>
                <w:lang w:val="vi-VN" w:eastAsia="ja-JP"/>
              </w:rPr>
              <w:t xml:space="preserve"> mật khẩu</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2A1DA6F" w14:textId="7260936C" w:rsidR="00ED36CE" w:rsidRPr="00D13718" w:rsidRDefault="00ED36CE" w:rsidP="002717E9">
            <w:pPr>
              <w:rPr>
                <w:rFonts w:eastAsia="MS PMincho" w:cs="Arial"/>
                <w:lang w:val="vi-VN"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6459C09" w14:textId="7445C27D" w:rsidR="00ED36CE" w:rsidRPr="00ED36CE" w:rsidRDefault="00ED36CE" w:rsidP="002717E9">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77FB23A" w14:textId="58A05131" w:rsidR="00ED36CE" w:rsidRPr="00ED36CE" w:rsidRDefault="00ED36CE" w:rsidP="002717E9">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8E53450" w14:textId="77777777" w:rsidR="00ED36CE" w:rsidRPr="008F2D5E" w:rsidRDefault="00ED36CE" w:rsidP="002717E9">
            <w:pPr>
              <w:rPr>
                <w:rFonts w:eastAsia="MS PMincho" w:cs="Arial"/>
                <w:lang w:val="en-US" w:eastAsia="ja-JP"/>
              </w:rPr>
            </w:pPr>
          </w:p>
        </w:tc>
        <w:tc>
          <w:tcPr>
            <w:tcW w:w="162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E7ECDB0" w14:textId="3BF2322D" w:rsidR="00ED36CE" w:rsidRDefault="00ED36CE" w:rsidP="002717E9">
            <w:pPr>
              <w:pStyle w:val="BulletList1"/>
            </w:pPr>
            <w:r>
              <w:t>Refer</w:t>
            </w:r>
            <w:r>
              <w:rPr>
                <w:lang w:val="vi-VN"/>
              </w:rPr>
              <w:t xml:space="preserve"> </w:t>
            </w:r>
            <w:r w:rsidR="00DC3D15">
              <w:rPr>
                <w:lang w:val="vi-VN"/>
              </w:rPr>
              <w:fldChar w:fldCharType="begin"/>
            </w:r>
            <w:r w:rsidR="00DC3D15">
              <w:rPr>
                <w:lang w:val="vi-VN"/>
              </w:rPr>
              <w:instrText xml:space="preserve"> REF _Ref152252664 \h </w:instrText>
            </w:r>
            <w:r w:rsidR="00DC3D15">
              <w:rPr>
                <w:lang w:val="vi-VN"/>
              </w:rPr>
            </w:r>
            <w:r w:rsidR="00DC3D15">
              <w:rPr>
                <w:lang w:val="vi-VN"/>
              </w:rPr>
              <w:fldChar w:fldCharType="separate"/>
            </w:r>
            <w:r w:rsidR="00201D76">
              <w:t>UC2</w:t>
            </w:r>
            <w:r w:rsidR="00201D76">
              <w:rPr>
                <w:lang w:val="vi-VN"/>
              </w:rPr>
              <w:t xml:space="preserve">: </w:t>
            </w:r>
            <w:proofErr w:type="spellStart"/>
            <w:r w:rsidR="00201D76">
              <w:t>Quên</w:t>
            </w:r>
            <w:proofErr w:type="spellEnd"/>
            <w:r w:rsidR="00201D76">
              <w:t xml:space="preserve"> </w:t>
            </w:r>
            <w:proofErr w:type="spellStart"/>
            <w:r w:rsidR="00201D76">
              <w:t>mật</w:t>
            </w:r>
            <w:proofErr w:type="spellEnd"/>
            <w:r w:rsidR="00201D76">
              <w:t xml:space="preserve"> </w:t>
            </w:r>
            <w:proofErr w:type="spellStart"/>
            <w:r w:rsidR="00201D76">
              <w:t>khẩu</w:t>
            </w:r>
            <w:proofErr w:type="spellEnd"/>
            <w:r w:rsidR="00DC3D15">
              <w:rPr>
                <w:lang w:val="vi-VN"/>
              </w:rPr>
              <w:fldChar w:fldCharType="end"/>
            </w:r>
          </w:p>
        </w:tc>
      </w:tr>
      <w:tr w:rsidR="00A82554" w:rsidRPr="008F2D5E" w14:paraId="4109CAEB" w14:textId="77777777" w:rsidTr="00ED36CE">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D9DF6E0" w14:textId="6FD131BD" w:rsidR="00A82554" w:rsidRDefault="00A82554" w:rsidP="002717E9">
            <w:pPr>
              <w:spacing w:before="0"/>
              <w:rPr>
                <w:rFonts w:cs="Arial"/>
                <w:szCs w:val="20"/>
              </w:rPr>
            </w:pPr>
            <w:r>
              <w:rPr>
                <w:rFonts w:cs="Arial"/>
                <w:szCs w:val="20"/>
              </w:rPr>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014DD4C" w14:textId="3BADCBDC" w:rsidR="00A82554" w:rsidRDefault="00A82554" w:rsidP="002717E9">
            <w:pPr>
              <w:rPr>
                <w:rFonts w:eastAsia="MS PMincho" w:cs="Arial"/>
                <w:lang w:val="en-US" w:eastAsia="ja-JP"/>
              </w:rPr>
            </w:pPr>
            <w:r w:rsidRPr="00A82554">
              <w:rPr>
                <w:rFonts w:eastAsia="MS PMincho" w:cs="Arial"/>
                <w:noProof/>
                <w:lang w:val="en-US" w:eastAsia="ja-JP"/>
              </w:rPr>
              <w:drawing>
                <wp:inline distT="0" distB="0" distL="0" distR="0" wp14:anchorId="15727E08" wp14:editId="6459BAD7">
                  <wp:extent cx="185739" cy="185739"/>
                  <wp:effectExtent l="0" t="0" r="5080" b="5080"/>
                  <wp:docPr id="142878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83145" name=""/>
                          <pic:cNvPicPr/>
                        </pic:nvPicPr>
                        <pic:blipFill>
                          <a:blip r:embed="rId68"/>
                          <a:stretch>
                            <a:fillRect/>
                          </a:stretch>
                        </pic:blipFill>
                        <pic:spPr>
                          <a:xfrm>
                            <a:off x="0" y="0"/>
                            <a:ext cx="185739" cy="185739"/>
                          </a:xfrm>
                          <a:prstGeom prst="rect">
                            <a:avLst/>
                          </a:prstGeom>
                        </pic:spPr>
                      </pic:pic>
                    </a:graphicData>
                  </a:graphic>
                </wp:inline>
              </w:drawing>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B7A7212" w14:textId="41131B30" w:rsidR="00A82554" w:rsidRDefault="00A82554" w:rsidP="002717E9">
            <w:pPr>
              <w:rPr>
                <w:rFonts w:eastAsia="MS PMincho" w:cs="Arial"/>
                <w:lang w:val="en-US" w:eastAsia="ja-JP"/>
              </w:rPr>
            </w:pPr>
            <w:r>
              <w:rPr>
                <w:rFonts w:eastAsia="MS PMincho" w:cs="Arial"/>
                <w:lang w:val="en-US"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376DEA1" w14:textId="71DCF328" w:rsidR="00A82554" w:rsidRPr="00A82554" w:rsidRDefault="00A82554" w:rsidP="002717E9">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24781E8" w14:textId="07600434" w:rsidR="00A82554" w:rsidRPr="00A82554" w:rsidRDefault="00A82554" w:rsidP="002717E9">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C4F7CB2" w14:textId="2211304F" w:rsidR="00A82554" w:rsidRPr="00A82554" w:rsidRDefault="00A82554" w:rsidP="002717E9">
            <w:pPr>
              <w:rPr>
                <w:rFonts w:eastAsia="MS PMincho" w:cs="Arial"/>
                <w:lang w:val="vi-VN" w:eastAsia="ja-JP"/>
              </w:rPr>
            </w:pPr>
            <w:proofErr w:type="spellStart"/>
            <w:r>
              <w:rPr>
                <w:rFonts w:eastAsia="MS PMincho" w:cs="Arial"/>
                <w:lang w:val="en-US" w:eastAsia="ja-JP"/>
              </w:rPr>
              <w:t>Tích</w:t>
            </w:r>
            <w:proofErr w:type="spellEnd"/>
            <w:r>
              <w:rPr>
                <w:rFonts w:eastAsia="MS PMincho" w:cs="Arial"/>
                <w:lang w:val="vi-VN" w:eastAsia="ja-JP"/>
              </w:rPr>
              <w:t xml:space="preserve"> chọn: Mật khẩu được ẩn</w:t>
            </w:r>
          </w:p>
        </w:tc>
        <w:tc>
          <w:tcPr>
            <w:tcW w:w="162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06F8338" w14:textId="14C8B741" w:rsidR="00A82554" w:rsidRPr="00A82554" w:rsidRDefault="00A82554" w:rsidP="00A82554">
            <w:pPr>
              <w:pStyle w:val="BulletList1"/>
            </w:pPr>
            <w:proofErr w:type="spellStart"/>
            <w:r w:rsidRPr="00A82554">
              <w:t>Ẩn</w:t>
            </w:r>
            <w:proofErr w:type="spellEnd"/>
            <w:r w:rsidRPr="00A82554">
              <w:t xml:space="preserve"> </w:t>
            </w:r>
            <w:proofErr w:type="spellStart"/>
            <w:r w:rsidRPr="00A82554">
              <w:t>hiện</w:t>
            </w:r>
            <w:proofErr w:type="spellEnd"/>
            <w:r w:rsidRPr="00A82554">
              <w:t xml:space="preserve"> </w:t>
            </w:r>
            <w:proofErr w:type="spellStart"/>
            <w:r w:rsidRPr="00A82554">
              <w:t>mật</w:t>
            </w:r>
            <w:proofErr w:type="spellEnd"/>
            <w:r w:rsidRPr="00A82554">
              <w:t xml:space="preserve"> </w:t>
            </w:r>
            <w:proofErr w:type="spellStart"/>
            <w:r w:rsidRPr="00A82554">
              <w:t>khẩu</w:t>
            </w:r>
            <w:proofErr w:type="spellEnd"/>
          </w:p>
        </w:tc>
      </w:tr>
    </w:tbl>
    <w:p w14:paraId="4636DB9C" w14:textId="0FA0A119" w:rsidR="006C5782" w:rsidRDefault="00ED36CE" w:rsidP="006C5782">
      <w:pPr>
        <w:rPr>
          <w:lang w:val="en-US" w:eastAsia="en-US"/>
        </w:rPr>
      </w:pPr>
      <w:r>
        <w:rPr>
          <w:lang w:val="en-US" w:eastAsia="en-US"/>
        </w:rPr>
        <w:br w:type="textWrapping" w:clear="all"/>
      </w:r>
    </w:p>
    <w:p w14:paraId="6B59FA00" w14:textId="473A0844" w:rsidR="006C5782" w:rsidRDefault="006C5782" w:rsidP="0022531F">
      <w:pPr>
        <w:pStyle w:val="Heading3"/>
      </w:pPr>
      <w:bookmarkStart w:id="133" w:name="_Toc152340789"/>
      <w:proofErr w:type="spellStart"/>
      <w:r>
        <w:t>Quên</w:t>
      </w:r>
      <w:proofErr w:type="spellEnd"/>
      <w:r>
        <w:t xml:space="preserve"> </w:t>
      </w:r>
      <w:proofErr w:type="spellStart"/>
      <w:r>
        <w:t>mật</w:t>
      </w:r>
      <w:proofErr w:type="spellEnd"/>
      <w:r>
        <w:t xml:space="preserve"> </w:t>
      </w:r>
      <w:proofErr w:type="spellStart"/>
      <w:r>
        <w:t>khẩu</w:t>
      </w:r>
      <w:bookmarkEnd w:id="133"/>
      <w:proofErr w:type="spellEnd"/>
    </w:p>
    <w:p w14:paraId="7A7F1912" w14:textId="4503A14F" w:rsidR="006C5782" w:rsidRDefault="006C5782" w:rsidP="006C5782">
      <w:pPr>
        <w:rPr>
          <w:lang w:val="en-US" w:eastAsia="en-US"/>
        </w:rPr>
      </w:pPr>
      <w:r w:rsidRPr="006C5782">
        <w:rPr>
          <w:noProof/>
          <w:lang w:val="en-US" w:eastAsia="en-US"/>
        </w:rPr>
        <w:drawing>
          <wp:inline distT="0" distB="0" distL="0" distR="0" wp14:anchorId="375023CC" wp14:editId="187A299F">
            <wp:extent cx="3033735" cy="1771663"/>
            <wp:effectExtent l="0" t="0" r="0" b="0"/>
            <wp:docPr id="40312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22657" name=""/>
                    <pic:cNvPicPr/>
                  </pic:nvPicPr>
                  <pic:blipFill>
                    <a:blip r:embed="rId30"/>
                    <a:stretch>
                      <a:fillRect/>
                    </a:stretch>
                  </pic:blipFill>
                  <pic:spPr>
                    <a:xfrm>
                      <a:off x="0" y="0"/>
                      <a:ext cx="3033735" cy="1771663"/>
                    </a:xfrm>
                    <a:prstGeom prst="rect">
                      <a:avLst/>
                    </a:prstGeom>
                  </pic:spPr>
                </pic:pic>
              </a:graphicData>
            </a:graphic>
          </wp:inline>
        </w:drawing>
      </w:r>
    </w:p>
    <w:p w14:paraId="624F34EF" w14:textId="6C0A3B20" w:rsidR="006C5782" w:rsidRDefault="006C5782" w:rsidP="006C5782">
      <w:pPr>
        <w:rPr>
          <w:lang w:val="en-US" w:eastAsia="en-US"/>
        </w:rPr>
      </w:pPr>
      <w:r w:rsidRPr="006C5782">
        <w:rPr>
          <w:noProof/>
          <w:lang w:val="en-US" w:eastAsia="en-US"/>
        </w:rPr>
        <w:drawing>
          <wp:inline distT="0" distB="0" distL="0" distR="0" wp14:anchorId="5F8B1EA7" wp14:editId="7723D963">
            <wp:extent cx="4133880" cy="2200291"/>
            <wp:effectExtent l="0" t="0" r="0" b="9525"/>
            <wp:docPr id="132978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86590" name=""/>
                    <pic:cNvPicPr/>
                  </pic:nvPicPr>
                  <pic:blipFill>
                    <a:blip r:embed="rId31"/>
                    <a:stretch>
                      <a:fillRect/>
                    </a:stretch>
                  </pic:blipFill>
                  <pic:spPr>
                    <a:xfrm>
                      <a:off x="0" y="0"/>
                      <a:ext cx="4133880" cy="2200291"/>
                    </a:xfrm>
                    <a:prstGeom prst="rect">
                      <a:avLst/>
                    </a:prstGeom>
                  </pic:spPr>
                </pic:pic>
              </a:graphicData>
            </a:graphic>
          </wp:inline>
        </w:drawing>
      </w:r>
    </w:p>
    <w:p w14:paraId="7CC79F8A" w14:textId="459DB459" w:rsidR="006C5782" w:rsidRDefault="006C5782" w:rsidP="006C5782">
      <w:pPr>
        <w:rPr>
          <w:lang w:val="en-US" w:eastAsia="en-US"/>
        </w:rPr>
      </w:pPr>
      <w:r w:rsidRPr="006C5782">
        <w:rPr>
          <w:noProof/>
          <w:lang w:val="en-US" w:eastAsia="en-US"/>
        </w:rPr>
        <w:lastRenderedPageBreak/>
        <w:drawing>
          <wp:inline distT="0" distB="0" distL="0" distR="0" wp14:anchorId="4E1C8EC7" wp14:editId="389E36F8">
            <wp:extent cx="3024210" cy="1805001"/>
            <wp:effectExtent l="0" t="0" r="5080" b="5080"/>
            <wp:docPr id="1378882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82521" name="Picture 1" descr="A screenshot of a computer&#10;&#10;Description automatically generated"/>
                    <pic:cNvPicPr/>
                  </pic:nvPicPr>
                  <pic:blipFill>
                    <a:blip r:embed="rId32"/>
                    <a:stretch>
                      <a:fillRect/>
                    </a:stretch>
                  </pic:blipFill>
                  <pic:spPr>
                    <a:xfrm>
                      <a:off x="0" y="0"/>
                      <a:ext cx="3024210" cy="1805001"/>
                    </a:xfrm>
                    <a:prstGeom prst="rect">
                      <a:avLst/>
                    </a:prstGeom>
                  </pic:spPr>
                </pic:pic>
              </a:graphicData>
            </a:graphic>
          </wp:inline>
        </w:drawing>
      </w:r>
    </w:p>
    <w:p w14:paraId="734BF1DC" w14:textId="06BE7F8E" w:rsidR="006C5782" w:rsidRDefault="006C5782" w:rsidP="0022531F">
      <w:pPr>
        <w:pStyle w:val="Heading3"/>
      </w:pPr>
      <w:bookmarkStart w:id="134" w:name="_Ref152252702"/>
      <w:bookmarkStart w:id="135" w:name="_Toc152340790"/>
      <w:proofErr w:type="spellStart"/>
      <w:r>
        <w:t>Đổi</w:t>
      </w:r>
      <w:proofErr w:type="spellEnd"/>
      <w:r>
        <w:t xml:space="preserve"> </w:t>
      </w:r>
      <w:proofErr w:type="spellStart"/>
      <w:r>
        <w:t>mật</w:t>
      </w:r>
      <w:proofErr w:type="spellEnd"/>
      <w:r>
        <w:t xml:space="preserve"> </w:t>
      </w:r>
      <w:proofErr w:type="spellStart"/>
      <w:r>
        <w:t>khẩu</w:t>
      </w:r>
      <w:bookmarkEnd w:id="134"/>
      <w:bookmarkEnd w:id="135"/>
      <w:proofErr w:type="spellEnd"/>
    </w:p>
    <w:p w14:paraId="244AE3E2" w14:textId="683B631D" w:rsidR="006C5782" w:rsidRDefault="00AE4136" w:rsidP="006C5782">
      <w:pPr>
        <w:rPr>
          <w:lang w:val="en-US" w:eastAsia="en-US"/>
        </w:rPr>
      </w:pPr>
      <w:r w:rsidRPr="00AE4136">
        <w:rPr>
          <w:noProof/>
          <w:lang w:val="en-US" w:eastAsia="en-US"/>
        </w:rPr>
        <w:drawing>
          <wp:inline distT="0" distB="0" distL="0" distR="0" wp14:anchorId="4956434D" wp14:editId="7BB4CBBE">
            <wp:extent cx="5943600" cy="4203700"/>
            <wp:effectExtent l="0" t="0" r="0" b="6350"/>
            <wp:docPr id="1406936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36296" name="Picture 1" descr="A screenshot of a computer&#10;&#10;Description automatically generated"/>
                    <pic:cNvPicPr/>
                  </pic:nvPicPr>
                  <pic:blipFill>
                    <a:blip r:embed="rId69"/>
                    <a:stretch>
                      <a:fillRect/>
                    </a:stretch>
                  </pic:blipFill>
                  <pic:spPr>
                    <a:xfrm>
                      <a:off x="0" y="0"/>
                      <a:ext cx="5943600" cy="4203700"/>
                    </a:xfrm>
                    <a:prstGeom prst="rect">
                      <a:avLst/>
                    </a:prstGeom>
                  </pic:spPr>
                </pic:pic>
              </a:graphicData>
            </a:graphic>
          </wp:inline>
        </w:drawing>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328"/>
        <w:gridCol w:w="1327"/>
        <w:gridCol w:w="1522"/>
        <w:gridCol w:w="995"/>
        <w:gridCol w:w="1228"/>
        <w:gridCol w:w="894"/>
        <w:gridCol w:w="3036"/>
      </w:tblGrid>
      <w:tr w:rsidR="00DC3D15" w:rsidRPr="008F2D5E" w14:paraId="5BA3A3B7" w14:textId="77777777" w:rsidTr="00E00B95">
        <w:trPr>
          <w:trHeight w:val="764"/>
        </w:trPr>
        <w:tc>
          <w:tcPr>
            <w:tcW w:w="176"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30BF4DF6" w14:textId="77777777" w:rsidR="00DC3D15" w:rsidRPr="00743D86" w:rsidRDefault="00DC3D15" w:rsidP="00E00B95">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361E9BFA" w14:textId="77777777" w:rsidR="00DC3D15" w:rsidRPr="008F2D5E" w:rsidRDefault="00DC3D15" w:rsidP="00E00B95">
            <w:pPr>
              <w:rPr>
                <w:rFonts w:cs="Arial"/>
                <w:b/>
                <w:szCs w:val="20"/>
                <w:lang w:eastAsia="en-US"/>
              </w:rPr>
            </w:pPr>
            <w:r>
              <w:rPr>
                <w:rFonts w:cs="Arial"/>
                <w:b/>
                <w:szCs w:val="20"/>
                <w:lang w:eastAsia="en-US"/>
              </w:rPr>
              <w:t>Component</w:t>
            </w:r>
          </w:p>
        </w:tc>
        <w:tc>
          <w:tcPr>
            <w:tcW w:w="816"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4F5295D8" w14:textId="77777777" w:rsidR="00DC3D15" w:rsidRPr="008F2D5E" w:rsidRDefault="00DC3D15" w:rsidP="00E00B95">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2E4B5902" w14:textId="77777777" w:rsidR="00DC3D15" w:rsidRPr="00743D86" w:rsidRDefault="00DC3D15" w:rsidP="00E00B95">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1BA27DE4" w14:textId="77777777" w:rsidR="00DC3D15" w:rsidRPr="008F2D5E" w:rsidRDefault="00DC3D15" w:rsidP="00E00B95">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43C45757" w14:textId="77777777" w:rsidR="00DC3D15" w:rsidRPr="00743D86" w:rsidRDefault="00DC3D15" w:rsidP="00E00B95">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627"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5E577155" w14:textId="77777777" w:rsidR="00DC3D15" w:rsidRPr="008F2D5E" w:rsidRDefault="00DC3D15" w:rsidP="00E00B95">
            <w:pPr>
              <w:ind w:right="-1110"/>
              <w:rPr>
                <w:rFonts w:cs="Arial"/>
                <w:b/>
                <w:bCs/>
                <w:szCs w:val="20"/>
                <w:lang w:eastAsia="en-US"/>
              </w:rPr>
            </w:pPr>
            <w:r w:rsidRPr="008F2D5E">
              <w:rPr>
                <w:rFonts w:cs="Arial"/>
                <w:b/>
                <w:szCs w:val="20"/>
                <w:lang w:eastAsia="en-US"/>
              </w:rPr>
              <w:t>Description</w:t>
            </w:r>
          </w:p>
        </w:tc>
      </w:tr>
      <w:tr w:rsidR="00DC3D15" w:rsidRPr="008F2D5E" w14:paraId="61228585" w14:textId="77777777" w:rsidTr="00E00B95">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FCC9B84" w14:textId="77777777" w:rsidR="00DC3D15" w:rsidRPr="008F2D5E" w:rsidRDefault="00DC3D15" w:rsidP="00E00B95">
            <w:pPr>
              <w:spacing w:before="0"/>
              <w:rPr>
                <w:rFonts w:cs="Arial"/>
                <w:szCs w:val="20"/>
              </w:rPr>
            </w:pPr>
            <w:r>
              <w:rPr>
                <w:rFonts w:cs="Arial"/>
                <w:szCs w:val="20"/>
              </w:rPr>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776F057" w14:textId="025010FB" w:rsidR="00DC3D15" w:rsidRPr="00ED36CE" w:rsidRDefault="00DC3D15" w:rsidP="00E00B95">
            <w:pPr>
              <w:rPr>
                <w:rFonts w:eastAsia="MS PMincho" w:cs="Arial"/>
                <w:lang w:val="vi-VN" w:eastAsia="ja-JP"/>
              </w:rPr>
            </w:pPr>
            <w:r>
              <w:rPr>
                <w:rFonts w:eastAsia="MS PMincho" w:cs="Arial"/>
                <w:lang w:val="vi-VN" w:eastAsia="ja-JP"/>
              </w:rPr>
              <w:t>Mật khẩu hiện tại</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8EF2E33" w14:textId="77777777" w:rsidR="00DC3D15" w:rsidRPr="00743D86" w:rsidRDefault="00DC3D15" w:rsidP="00E00B95">
            <w:pPr>
              <w:rPr>
                <w:rFonts w:eastAsia="MS PMincho" w:cs="Arial"/>
                <w:lang w:val="vi-VN" w:eastAsia="ja-JP"/>
              </w:rPr>
            </w:pPr>
            <w:r>
              <w:rPr>
                <w:rFonts w:eastAsia="MS PMincho" w:cs="Arial"/>
                <w:lang w:val="vi-VN"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ACBFFEA" w14:textId="77777777" w:rsidR="00DC3D15" w:rsidRPr="008F2D5E" w:rsidRDefault="00DC3D15" w:rsidP="00E00B95">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F25A659" w14:textId="77777777" w:rsidR="00DC3D15" w:rsidRPr="008F2D5E" w:rsidRDefault="00DC3D15" w:rsidP="00E00B95">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26B8537" w14:textId="77777777" w:rsidR="00DC3D15" w:rsidRPr="008F2D5E" w:rsidRDefault="00DC3D15" w:rsidP="00E00B95">
            <w:pPr>
              <w:rPr>
                <w:rFonts w:eastAsia="MS PMincho" w:cs="Arial"/>
                <w:b/>
                <w:lang w:val="en-US" w:eastAsia="ja-JP"/>
              </w:rPr>
            </w:pPr>
          </w:p>
        </w:tc>
        <w:tc>
          <w:tcPr>
            <w:tcW w:w="162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50FFB24" w14:textId="74821CA0" w:rsidR="00DC3D15" w:rsidRPr="00CE1790" w:rsidRDefault="00DC3D15" w:rsidP="00DC3D15">
            <w:pPr>
              <w:pStyle w:val="BulletList1"/>
            </w:pPr>
            <w:proofErr w:type="spellStart"/>
            <w:r>
              <w:t>Được</w:t>
            </w:r>
            <w:proofErr w:type="spellEnd"/>
            <w:r>
              <w:t xml:space="preserve"> </w:t>
            </w:r>
            <w:proofErr w:type="spellStart"/>
            <w:r>
              <w:t>nhập</w:t>
            </w:r>
            <w:proofErr w:type="spellEnd"/>
            <w:r>
              <w:t xml:space="preserve"> </w:t>
            </w:r>
            <w:proofErr w:type="spellStart"/>
            <w:r>
              <w:t>vào</w:t>
            </w:r>
            <w:proofErr w:type="spellEnd"/>
          </w:p>
        </w:tc>
      </w:tr>
      <w:tr w:rsidR="00DC3D15" w:rsidRPr="008F2D5E" w14:paraId="2902020C" w14:textId="77777777" w:rsidTr="00E00B95">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469194F" w14:textId="77777777" w:rsidR="00DC3D15" w:rsidRPr="008F2D5E" w:rsidRDefault="00DC3D15" w:rsidP="00E00B95">
            <w:pPr>
              <w:spacing w:before="0"/>
              <w:rPr>
                <w:rFonts w:cs="Arial"/>
                <w:szCs w:val="20"/>
              </w:rPr>
            </w:pPr>
            <w:r>
              <w:rPr>
                <w:rFonts w:cs="Arial"/>
                <w:szCs w:val="20"/>
              </w:rPr>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EFCA4F2" w14:textId="2C1548D8" w:rsidR="00DC3D15" w:rsidRPr="00ED36CE" w:rsidRDefault="00DC3D15" w:rsidP="00E00B95">
            <w:pPr>
              <w:rPr>
                <w:rFonts w:eastAsia="MS PMincho" w:cs="Arial"/>
                <w:lang w:val="vi-VN" w:eastAsia="ja-JP"/>
              </w:rPr>
            </w:pPr>
            <w:proofErr w:type="spellStart"/>
            <w:r>
              <w:rPr>
                <w:rFonts w:eastAsia="MS PMincho" w:cs="Arial"/>
                <w:lang w:val="en-US" w:eastAsia="ja-JP"/>
              </w:rPr>
              <w:t>Mật</w:t>
            </w:r>
            <w:proofErr w:type="spellEnd"/>
            <w:r>
              <w:rPr>
                <w:rFonts w:eastAsia="MS PMincho" w:cs="Arial"/>
                <w:lang w:val="vi-VN" w:eastAsia="ja-JP"/>
              </w:rPr>
              <w:t xml:space="preserve"> khẩu mới</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D50A910" w14:textId="77777777" w:rsidR="00DC3D15" w:rsidRPr="008F2D5E" w:rsidRDefault="00DC3D15" w:rsidP="00E00B95">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A7299CA" w14:textId="77777777" w:rsidR="00DC3D15" w:rsidRPr="008F2D5E" w:rsidRDefault="00DC3D15" w:rsidP="00E00B95">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9829F19" w14:textId="77777777" w:rsidR="00DC3D15" w:rsidRPr="00CE1790" w:rsidRDefault="00DC3D15" w:rsidP="00E00B95">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31E24D9" w14:textId="77777777" w:rsidR="00DC3D15" w:rsidRPr="008F2D5E" w:rsidRDefault="00DC3D15" w:rsidP="00E00B95">
            <w:pPr>
              <w:rPr>
                <w:rFonts w:eastAsia="MS PMincho" w:cs="Arial"/>
                <w:lang w:val="en-US" w:eastAsia="ja-JP"/>
              </w:rPr>
            </w:pPr>
          </w:p>
        </w:tc>
        <w:tc>
          <w:tcPr>
            <w:tcW w:w="162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771EF9C" w14:textId="0B694309" w:rsidR="00DC3D15" w:rsidRPr="00FE1C60" w:rsidRDefault="00DC3D15" w:rsidP="00DC3D15">
            <w:pPr>
              <w:pStyle w:val="BulletList1"/>
            </w:pPr>
            <w:proofErr w:type="spellStart"/>
            <w:r>
              <w:t>Được</w:t>
            </w:r>
            <w:proofErr w:type="spellEnd"/>
            <w:r>
              <w:rPr>
                <w:lang w:val="vi-VN"/>
              </w:rPr>
              <w:t xml:space="preserve"> nhập vào</w:t>
            </w:r>
          </w:p>
        </w:tc>
      </w:tr>
      <w:tr w:rsidR="00DC3D15" w:rsidRPr="008F2D5E" w14:paraId="73C18BBE" w14:textId="77777777" w:rsidTr="00E00B95">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D15600C" w14:textId="77777777" w:rsidR="00DC3D15" w:rsidRDefault="00DC3D15" w:rsidP="00E00B95">
            <w:pPr>
              <w:spacing w:before="0"/>
              <w:rPr>
                <w:rFonts w:cs="Arial"/>
                <w:szCs w:val="20"/>
              </w:rPr>
            </w:pPr>
            <w:r>
              <w:rPr>
                <w:rFonts w:cs="Arial"/>
                <w:szCs w:val="20"/>
              </w:rPr>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8129675" w14:textId="662928EF" w:rsidR="00DC3D15" w:rsidRPr="00ED36CE" w:rsidRDefault="00DC3D15" w:rsidP="00E00B95">
            <w:pPr>
              <w:rPr>
                <w:rFonts w:eastAsia="MS PMincho" w:cs="Arial"/>
                <w:lang w:val="vi-VN" w:eastAsia="ja-JP"/>
              </w:rPr>
            </w:pPr>
            <w:r>
              <w:rPr>
                <w:rFonts w:eastAsia="MS PMincho" w:cs="Arial"/>
                <w:lang w:val="vi-VN" w:eastAsia="ja-JP"/>
              </w:rPr>
              <w:t>Nhập lại mật khẩu</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C22E824" w14:textId="3CA419BD" w:rsidR="00DC3D15" w:rsidRPr="00D13718" w:rsidRDefault="00DC3D15" w:rsidP="00E00B95">
            <w:pPr>
              <w:rPr>
                <w:rFonts w:eastAsia="MS PMincho" w:cs="Arial"/>
                <w:lang w:val="vi-VN" w:eastAsia="ja-JP"/>
              </w:rPr>
            </w:pPr>
            <w:r>
              <w:rPr>
                <w:rFonts w:eastAsia="MS PMincho" w:cs="Arial"/>
                <w:lang w:val="vi-VN"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2305431" w14:textId="7A748BF6" w:rsidR="00DC3D15" w:rsidRPr="00ED36CE" w:rsidRDefault="00DC3D15" w:rsidP="00E00B95">
            <w:pPr>
              <w:rPr>
                <w:rFonts w:eastAsia="MS PMincho" w:cs="Arial"/>
                <w:lang w:val="vi-VN" w:eastAsia="ja-JP"/>
              </w:rPr>
            </w:pPr>
            <w:r>
              <w:rPr>
                <w:rFonts w:eastAsia="MS PMincho" w:cs="Arial"/>
                <w:lang w:val="vi-VN"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31AAE9A" w14:textId="7B315E1D" w:rsidR="00DC3D15" w:rsidRPr="00D13718" w:rsidRDefault="00DC3D15" w:rsidP="00E00B95">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1A8F268" w14:textId="77777777" w:rsidR="00DC3D15" w:rsidRPr="008F2D5E" w:rsidRDefault="00DC3D15" w:rsidP="00E00B95">
            <w:pPr>
              <w:rPr>
                <w:rFonts w:eastAsia="MS PMincho" w:cs="Arial"/>
                <w:lang w:val="en-US" w:eastAsia="ja-JP"/>
              </w:rPr>
            </w:pPr>
          </w:p>
        </w:tc>
        <w:tc>
          <w:tcPr>
            <w:tcW w:w="162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9685CEC" w14:textId="34E16220" w:rsidR="00DC3D15" w:rsidRDefault="00DC3D15" w:rsidP="00E00B95">
            <w:pPr>
              <w:pStyle w:val="BulletList1"/>
            </w:pPr>
            <w:proofErr w:type="spellStart"/>
            <w:r>
              <w:t>Được</w:t>
            </w:r>
            <w:proofErr w:type="spellEnd"/>
            <w:r>
              <w:rPr>
                <w:lang w:val="vi-VN"/>
              </w:rPr>
              <w:t xml:space="preserve"> nhập vào</w:t>
            </w:r>
          </w:p>
        </w:tc>
      </w:tr>
      <w:tr w:rsidR="00DC3D15" w:rsidRPr="008F2D5E" w14:paraId="07D8885F" w14:textId="77777777" w:rsidTr="00E00B95">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31AF933" w14:textId="77777777" w:rsidR="00DC3D15" w:rsidRDefault="00DC3D15" w:rsidP="00E00B95">
            <w:pPr>
              <w:spacing w:before="0"/>
              <w:rPr>
                <w:rFonts w:cs="Arial"/>
                <w:szCs w:val="20"/>
              </w:rPr>
            </w:pPr>
            <w:r>
              <w:rPr>
                <w:rFonts w:cs="Arial"/>
                <w:szCs w:val="20"/>
              </w:rPr>
              <w:lastRenderedPageBreak/>
              <w:t>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CD6F910" w14:textId="3FF36621" w:rsidR="00DC3D15" w:rsidRPr="00ED36CE" w:rsidRDefault="00DC3D15" w:rsidP="00E00B95">
            <w:pPr>
              <w:rPr>
                <w:rFonts w:eastAsia="MS PMincho" w:cs="Arial"/>
                <w:lang w:val="vi-VN" w:eastAsia="ja-JP"/>
              </w:rPr>
            </w:pPr>
            <w:r>
              <w:rPr>
                <w:rFonts w:eastAsia="MS PMincho" w:cs="Arial"/>
                <w:lang w:val="vi-VN" w:eastAsia="ja-JP"/>
              </w:rPr>
              <w:t>Cập nhật</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E1DA4FD" w14:textId="77777777" w:rsidR="00DC3D15" w:rsidRPr="00D13718" w:rsidRDefault="00DC3D15" w:rsidP="00E00B95">
            <w:pPr>
              <w:rPr>
                <w:rFonts w:eastAsia="MS PMincho" w:cs="Arial"/>
                <w:lang w:val="vi-VN"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24F775E" w14:textId="77777777" w:rsidR="00DC3D15" w:rsidRPr="00ED36CE" w:rsidRDefault="00DC3D15" w:rsidP="00E00B95">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DA33BEC" w14:textId="77777777" w:rsidR="00DC3D15" w:rsidRPr="00ED36CE" w:rsidRDefault="00DC3D15" w:rsidP="00E00B95">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A3EA05C" w14:textId="77777777" w:rsidR="00DC3D15" w:rsidRPr="008F2D5E" w:rsidRDefault="00DC3D15" w:rsidP="00E00B95">
            <w:pPr>
              <w:rPr>
                <w:rFonts w:eastAsia="MS PMincho" w:cs="Arial"/>
                <w:lang w:val="en-US" w:eastAsia="ja-JP"/>
              </w:rPr>
            </w:pPr>
          </w:p>
        </w:tc>
        <w:tc>
          <w:tcPr>
            <w:tcW w:w="162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F9A91CF" w14:textId="1BC0E7CB" w:rsidR="00DC3D15" w:rsidRDefault="00DC3D15" w:rsidP="00E00B95">
            <w:pPr>
              <w:pStyle w:val="BulletList1"/>
            </w:pPr>
            <w:r>
              <w:t>Refer</w:t>
            </w:r>
            <w:r>
              <w:rPr>
                <w:lang w:val="vi-VN"/>
              </w:rPr>
              <w:t xml:space="preserve"> </w:t>
            </w:r>
            <w:r>
              <w:rPr>
                <w:lang w:val="vi-VN"/>
              </w:rPr>
              <w:fldChar w:fldCharType="begin"/>
            </w:r>
            <w:r>
              <w:rPr>
                <w:lang w:val="vi-VN"/>
              </w:rPr>
              <w:instrText xml:space="preserve"> REF _Ref152252702 \h </w:instrText>
            </w:r>
            <w:r>
              <w:rPr>
                <w:lang w:val="vi-VN"/>
              </w:rPr>
            </w:r>
            <w:r>
              <w:rPr>
                <w:lang w:val="vi-VN"/>
              </w:rPr>
              <w:fldChar w:fldCharType="separate"/>
            </w:r>
            <w:proofErr w:type="spellStart"/>
            <w:r w:rsidR="00201D76">
              <w:t>Đổi</w:t>
            </w:r>
            <w:proofErr w:type="spellEnd"/>
            <w:r w:rsidR="00201D76">
              <w:t xml:space="preserve"> </w:t>
            </w:r>
            <w:proofErr w:type="spellStart"/>
            <w:r w:rsidR="00201D76">
              <w:t>mật</w:t>
            </w:r>
            <w:proofErr w:type="spellEnd"/>
            <w:r w:rsidR="00201D76">
              <w:t xml:space="preserve"> </w:t>
            </w:r>
            <w:proofErr w:type="spellStart"/>
            <w:r w:rsidR="00201D76">
              <w:t>khẩu</w:t>
            </w:r>
            <w:proofErr w:type="spellEnd"/>
            <w:r>
              <w:rPr>
                <w:lang w:val="vi-VN"/>
              </w:rPr>
              <w:fldChar w:fldCharType="end"/>
            </w:r>
          </w:p>
        </w:tc>
      </w:tr>
      <w:tr w:rsidR="00DC3D15" w:rsidRPr="008F2D5E" w14:paraId="59027244" w14:textId="77777777" w:rsidTr="00E00B95">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8F453A5" w14:textId="77777777" w:rsidR="00DC3D15" w:rsidRDefault="00DC3D15" w:rsidP="00E00B95">
            <w:pPr>
              <w:spacing w:before="0"/>
              <w:rPr>
                <w:rFonts w:cs="Arial"/>
                <w:szCs w:val="20"/>
              </w:rPr>
            </w:pPr>
            <w:r>
              <w:rPr>
                <w:rFonts w:cs="Arial"/>
                <w:szCs w:val="20"/>
              </w:rPr>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0399E15" w14:textId="4CA39690" w:rsidR="00DC3D15" w:rsidRPr="00DC3D15" w:rsidRDefault="00DC3D15" w:rsidP="00E00B95">
            <w:pPr>
              <w:rPr>
                <w:rFonts w:eastAsia="MS PMincho" w:cs="Arial"/>
                <w:lang w:val="vi-VN" w:eastAsia="ja-JP"/>
              </w:rPr>
            </w:pPr>
            <w:r>
              <w:rPr>
                <w:rFonts w:eastAsia="MS PMincho" w:cs="Arial"/>
                <w:noProof/>
                <w:lang w:val="en-US" w:eastAsia="ja-JP"/>
              </w:rPr>
              <w:t>Hủy</w:t>
            </w:r>
            <w:r>
              <w:rPr>
                <w:rFonts w:eastAsia="MS PMincho" w:cs="Arial"/>
                <w:noProof/>
                <w:lang w:val="vi-VN" w:eastAsia="ja-JP"/>
              </w:rPr>
              <w:t xml:space="preserve"> bỏ</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D726DDC" w14:textId="294FEE39" w:rsidR="00DC3D15" w:rsidRDefault="00DC3D15" w:rsidP="00E00B95">
            <w:pPr>
              <w:rPr>
                <w:rFonts w:eastAsia="MS PMincho" w:cs="Arial"/>
                <w:lang w:val="en-US"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9ED6FDB" w14:textId="77777777" w:rsidR="00DC3D15" w:rsidRPr="00A82554" w:rsidRDefault="00DC3D15" w:rsidP="00E00B95">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4E903CC" w14:textId="77777777" w:rsidR="00DC3D15" w:rsidRPr="00A82554" w:rsidRDefault="00DC3D15" w:rsidP="00E00B95">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A435769" w14:textId="7A72C7BC" w:rsidR="00DC3D15" w:rsidRPr="00A82554" w:rsidRDefault="00DC3D15" w:rsidP="00E00B95">
            <w:pPr>
              <w:rPr>
                <w:rFonts w:eastAsia="MS PMincho" w:cs="Arial"/>
                <w:lang w:val="vi-VN" w:eastAsia="ja-JP"/>
              </w:rPr>
            </w:pPr>
          </w:p>
        </w:tc>
        <w:tc>
          <w:tcPr>
            <w:tcW w:w="162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47D6117" w14:textId="77777777" w:rsidR="00DC3D15" w:rsidRPr="00A82554" w:rsidRDefault="00DC3D15" w:rsidP="00E00B95">
            <w:pPr>
              <w:pStyle w:val="BulletList1"/>
            </w:pPr>
            <w:proofErr w:type="spellStart"/>
            <w:r w:rsidRPr="00A82554">
              <w:t>Ẩn</w:t>
            </w:r>
            <w:proofErr w:type="spellEnd"/>
            <w:r w:rsidRPr="00A82554">
              <w:t xml:space="preserve"> </w:t>
            </w:r>
            <w:proofErr w:type="spellStart"/>
            <w:r w:rsidRPr="00A82554">
              <w:t>hiện</w:t>
            </w:r>
            <w:proofErr w:type="spellEnd"/>
            <w:r w:rsidRPr="00A82554">
              <w:t xml:space="preserve"> </w:t>
            </w:r>
            <w:proofErr w:type="spellStart"/>
            <w:r w:rsidRPr="00A82554">
              <w:t>mật</w:t>
            </w:r>
            <w:proofErr w:type="spellEnd"/>
            <w:r w:rsidRPr="00A82554">
              <w:t xml:space="preserve"> </w:t>
            </w:r>
            <w:proofErr w:type="spellStart"/>
            <w:r w:rsidRPr="00A82554">
              <w:t>khẩu</w:t>
            </w:r>
            <w:proofErr w:type="spellEnd"/>
          </w:p>
        </w:tc>
      </w:tr>
    </w:tbl>
    <w:p w14:paraId="50E65E5F" w14:textId="4DE67C69" w:rsidR="00DC3D15" w:rsidRDefault="00DC3D15" w:rsidP="006C5782">
      <w:pPr>
        <w:rPr>
          <w:lang w:val="en-US" w:eastAsia="en-US"/>
        </w:rPr>
      </w:pPr>
      <w:r>
        <w:rPr>
          <w:lang w:val="en-US" w:eastAsia="en-US"/>
        </w:rPr>
        <w:br w:type="textWrapping" w:clear="all"/>
      </w:r>
    </w:p>
    <w:p w14:paraId="3E864652" w14:textId="72FDF53D" w:rsidR="00564CBA" w:rsidRDefault="00564CBA" w:rsidP="0022531F">
      <w:pPr>
        <w:pStyle w:val="Heading3"/>
      </w:pPr>
      <w:bookmarkStart w:id="136" w:name="_Toc152340791"/>
      <w:proofErr w:type="spellStart"/>
      <w:r>
        <w:t>Hồ</w:t>
      </w:r>
      <w:proofErr w:type="spellEnd"/>
      <w:r>
        <w:t xml:space="preserve"> </w:t>
      </w:r>
      <w:proofErr w:type="spellStart"/>
      <w:r>
        <w:t>sơ</w:t>
      </w:r>
      <w:proofErr w:type="spellEnd"/>
      <w:r>
        <w:t xml:space="preserve"> </w:t>
      </w:r>
      <w:proofErr w:type="spellStart"/>
      <w:r>
        <w:t>nhân</w:t>
      </w:r>
      <w:proofErr w:type="spellEnd"/>
      <w:r>
        <w:t xml:space="preserve"> </w:t>
      </w:r>
      <w:proofErr w:type="spellStart"/>
      <w:r>
        <w:t>viên</w:t>
      </w:r>
      <w:bookmarkEnd w:id="136"/>
      <w:proofErr w:type="spellEnd"/>
    </w:p>
    <w:p w14:paraId="57FBC171" w14:textId="2A1CB005" w:rsidR="00564CBA" w:rsidRDefault="00564CBA" w:rsidP="00564CBA">
      <w:pPr>
        <w:rPr>
          <w:lang w:val="en-US" w:eastAsia="en-US"/>
        </w:rPr>
      </w:pPr>
      <w:r w:rsidRPr="00564CBA">
        <w:rPr>
          <w:noProof/>
          <w:lang w:val="en-US" w:eastAsia="en-US"/>
        </w:rPr>
        <w:drawing>
          <wp:inline distT="0" distB="0" distL="0" distR="0" wp14:anchorId="29997F51" wp14:editId="135C3B66">
            <wp:extent cx="5943600" cy="4198620"/>
            <wp:effectExtent l="0" t="0" r="0" b="0"/>
            <wp:docPr id="833307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07258" name="Picture 1" descr="A screenshot of a computer&#10;&#10;Description automatically generated"/>
                    <pic:cNvPicPr/>
                  </pic:nvPicPr>
                  <pic:blipFill>
                    <a:blip r:embed="rId70"/>
                    <a:stretch>
                      <a:fillRect/>
                    </a:stretch>
                  </pic:blipFill>
                  <pic:spPr>
                    <a:xfrm>
                      <a:off x="0" y="0"/>
                      <a:ext cx="5943600" cy="4198620"/>
                    </a:xfrm>
                    <a:prstGeom prst="rect">
                      <a:avLst/>
                    </a:prstGeom>
                  </pic:spPr>
                </pic:pic>
              </a:graphicData>
            </a:graphic>
          </wp:inline>
        </w:drawing>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328"/>
        <w:gridCol w:w="1327"/>
        <w:gridCol w:w="1522"/>
        <w:gridCol w:w="995"/>
        <w:gridCol w:w="1228"/>
        <w:gridCol w:w="894"/>
        <w:gridCol w:w="3036"/>
      </w:tblGrid>
      <w:tr w:rsidR="00DC3D15" w:rsidRPr="008F2D5E" w14:paraId="5FC51B3E" w14:textId="77777777" w:rsidTr="00E00B95">
        <w:trPr>
          <w:trHeight w:val="764"/>
        </w:trPr>
        <w:tc>
          <w:tcPr>
            <w:tcW w:w="176"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303CFEA8" w14:textId="77777777" w:rsidR="00DC3D15" w:rsidRPr="00743D86" w:rsidRDefault="00DC3D15" w:rsidP="00E00B95">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2F02302D" w14:textId="77777777" w:rsidR="00DC3D15" w:rsidRPr="008F2D5E" w:rsidRDefault="00DC3D15" w:rsidP="00E00B95">
            <w:pPr>
              <w:rPr>
                <w:rFonts w:cs="Arial"/>
                <w:b/>
                <w:szCs w:val="20"/>
                <w:lang w:eastAsia="en-US"/>
              </w:rPr>
            </w:pPr>
            <w:r>
              <w:rPr>
                <w:rFonts w:cs="Arial"/>
                <w:b/>
                <w:szCs w:val="20"/>
                <w:lang w:eastAsia="en-US"/>
              </w:rPr>
              <w:t>Component</w:t>
            </w:r>
          </w:p>
        </w:tc>
        <w:tc>
          <w:tcPr>
            <w:tcW w:w="816"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01FEEA38" w14:textId="77777777" w:rsidR="00DC3D15" w:rsidRPr="008F2D5E" w:rsidRDefault="00DC3D15" w:rsidP="00E00B95">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2B6C1ED7" w14:textId="77777777" w:rsidR="00DC3D15" w:rsidRPr="00743D86" w:rsidRDefault="00DC3D15" w:rsidP="00E00B95">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6DE7F64C" w14:textId="77777777" w:rsidR="00DC3D15" w:rsidRPr="008F2D5E" w:rsidRDefault="00DC3D15" w:rsidP="00E00B95">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76E0AA6E" w14:textId="77777777" w:rsidR="00DC3D15" w:rsidRPr="00743D86" w:rsidRDefault="00DC3D15" w:rsidP="00E00B95">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627"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23F742A9" w14:textId="77777777" w:rsidR="00DC3D15" w:rsidRPr="008F2D5E" w:rsidRDefault="00DC3D15" w:rsidP="00E00B95">
            <w:pPr>
              <w:ind w:right="-1110"/>
              <w:rPr>
                <w:rFonts w:cs="Arial"/>
                <w:b/>
                <w:bCs/>
                <w:szCs w:val="20"/>
                <w:lang w:eastAsia="en-US"/>
              </w:rPr>
            </w:pPr>
            <w:r w:rsidRPr="008F2D5E">
              <w:rPr>
                <w:rFonts w:cs="Arial"/>
                <w:b/>
                <w:szCs w:val="20"/>
                <w:lang w:eastAsia="en-US"/>
              </w:rPr>
              <w:t>Description</w:t>
            </w:r>
          </w:p>
        </w:tc>
      </w:tr>
      <w:tr w:rsidR="00DC3D15" w:rsidRPr="008F2D5E" w14:paraId="2FF25174" w14:textId="77777777" w:rsidTr="00E00B95">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7B30F2A" w14:textId="77777777" w:rsidR="00DC3D15" w:rsidRPr="008F2D5E" w:rsidRDefault="00DC3D15" w:rsidP="00E00B95">
            <w:pPr>
              <w:spacing w:before="0"/>
              <w:rPr>
                <w:rFonts w:cs="Arial"/>
                <w:szCs w:val="20"/>
              </w:rPr>
            </w:pPr>
            <w:r>
              <w:rPr>
                <w:rFonts w:cs="Arial"/>
                <w:szCs w:val="20"/>
              </w:rPr>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B59787B" w14:textId="78ADE294" w:rsidR="00DC3D15" w:rsidRPr="00ED36CE" w:rsidRDefault="00DC3D15" w:rsidP="00E00B95">
            <w:pPr>
              <w:rPr>
                <w:rFonts w:eastAsia="MS PMincho" w:cs="Arial"/>
                <w:lang w:val="vi-VN" w:eastAsia="ja-JP"/>
              </w:rPr>
            </w:pPr>
            <w:r>
              <w:rPr>
                <w:rFonts w:eastAsia="MS PMincho" w:cs="Arial"/>
                <w:lang w:val="vi-VN" w:eastAsia="ja-JP"/>
              </w:rPr>
              <w:t>Mã nhân viên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26FBF54" w14:textId="10170FC7" w:rsidR="00DC3D15" w:rsidRPr="00743D86" w:rsidRDefault="00DC3D15" w:rsidP="00E00B95">
            <w:pPr>
              <w:rPr>
                <w:rFonts w:eastAsia="MS PMincho" w:cs="Arial"/>
                <w:lang w:val="vi-VN" w:eastAsia="ja-JP"/>
              </w:rPr>
            </w:pPr>
            <w:r>
              <w:rPr>
                <w:rFonts w:eastAsia="MS PMincho" w:cs="Arial"/>
                <w:lang w:val="vi-VN"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40BDFA5" w14:textId="2FDA3DA5" w:rsidR="00DC3D15" w:rsidRPr="008F2D5E" w:rsidRDefault="00DC3D15" w:rsidP="00E00B95">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68F8685" w14:textId="77777777" w:rsidR="00DC3D15" w:rsidRPr="008F2D5E" w:rsidRDefault="00DC3D15" w:rsidP="00E00B95">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B288463" w14:textId="77777777" w:rsidR="00DC3D15" w:rsidRPr="008F2D5E" w:rsidRDefault="00DC3D15" w:rsidP="00E00B95">
            <w:pPr>
              <w:rPr>
                <w:rFonts w:eastAsia="MS PMincho" w:cs="Arial"/>
                <w:b/>
                <w:lang w:val="en-US" w:eastAsia="ja-JP"/>
              </w:rPr>
            </w:pPr>
          </w:p>
        </w:tc>
        <w:tc>
          <w:tcPr>
            <w:tcW w:w="162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C9CB4EE" w14:textId="77777777" w:rsidR="00DC3D15" w:rsidRPr="00B14F7D" w:rsidRDefault="00DC3D15" w:rsidP="00B14F7D">
            <w:pPr>
              <w:pStyle w:val="BulletList1"/>
            </w:pPr>
            <w:proofErr w:type="spellStart"/>
            <w:r>
              <w:t>Được</w:t>
            </w:r>
            <w:proofErr w:type="spellEnd"/>
            <w:r>
              <w:rPr>
                <w:lang w:val="vi-VN"/>
              </w:rPr>
              <w:t xml:space="preserve"> lấy dữ liệu từ employee management system</w:t>
            </w:r>
          </w:p>
          <w:p w14:paraId="5C6BD5B4" w14:textId="739EEC51" w:rsidR="00B14F7D" w:rsidRPr="00CE1790" w:rsidRDefault="00B14F7D" w:rsidP="00B14F7D">
            <w:pPr>
              <w:pStyle w:val="BulletList1"/>
            </w:pPr>
            <w:r>
              <w:t>Value</w:t>
            </w:r>
            <w:r>
              <w:rPr>
                <w:lang w:val="vi-VN"/>
              </w:rPr>
              <w:t xml:space="preserve"> = [Mã nhân viên] đã đăng nhập vào hệ thống</w:t>
            </w:r>
          </w:p>
        </w:tc>
      </w:tr>
      <w:tr w:rsidR="00DC3D15" w:rsidRPr="008F2D5E" w14:paraId="1325277C" w14:textId="77777777" w:rsidTr="00E00B95">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E2B9AAA" w14:textId="77777777" w:rsidR="00DC3D15" w:rsidRPr="008F2D5E" w:rsidRDefault="00DC3D15" w:rsidP="00E00B95">
            <w:pPr>
              <w:spacing w:before="0"/>
              <w:rPr>
                <w:rFonts w:cs="Arial"/>
                <w:szCs w:val="20"/>
              </w:rPr>
            </w:pPr>
            <w:r>
              <w:rPr>
                <w:rFonts w:cs="Arial"/>
                <w:szCs w:val="20"/>
              </w:rPr>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9D96F8E" w14:textId="3621B247" w:rsidR="00DC3D15" w:rsidRPr="00ED36CE" w:rsidRDefault="00B14F7D" w:rsidP="00E00B95">
            <w:pPr>
              <w:rPr>
                <w:rFonts w:eastAsia="MS PMincho" w:cs="Arial"/>
                <w:lang w:val="vi-VN" w:eastAsia="ja-JP"/>
              </w:rPr>
            </w:pPr>
            <w:r>
              <w:rPr>
                <w:rFonts w:eastAsia="MS PMincho" w:cs="Arial"/>
                <w:lang w:val="vi-VN" w:eastAsia="ja-JP"/>
              </w:rPr>
              <w:t>Tên nhân viên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59987E8" w14:textId="74E7819F" w:rsidR="00DC3D15" w:rsidRPr="008F2D5E" w:rsidRDefault="00DC3D15" w:rsidP="00E00B95">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DFFA9A4" w14:textId="265C3809" w:rsidR="00DC3D15" w:rsidRPr="008F2D5E" w:rsidRDefault="00B14F7D" w:rsidP="00E00B95">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41BFB07" w14:textId="77777777" w:rsidR="00DC3D15" w:rsidRPr="00CE1790" w:rsidRDefault="00DC3D15" w:rsidP="00E00B95">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07A1E86" w14:textId="77777777" w:rsidR="00DC3D15" w:rsidRPr="008F2D5E" w:rsidRDefault="00DC3D15" w:rsidP="00E00B95">
            <w:pPr>
              <w:rPr>
                <w:rFonts w:eastAsia="MS PMincho" w:cs="Arial"/>
                <w:lang w:val="en-US" w:eastAsia="ja-JP"/>
              </w:rPr>
            </w:pPr>
          </w:p>
        </w:tc>
        <w:tc>
          <w:tcPr>
            <w:tcW w:w="162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967AB6B" w14:textId="77777777" w:rsidR="00B14F7D" w:rsidRPr="00B14F7D" w:rsidRDefault="00B14F7D" w:rsidP="00B14F7D">
            <w:pPr>
              <w:pStyle w:val="BulletList1"/>
            </w:pPr>
            <w:proofErr w:type="spellStart"/>
            <w:r>
              <w:t>Được</w:t>
            </w:r>
            <w:proofErr w:type="spellEnd"/>
            <w:r>
              <w:rPr>
                <w:lang w:val="vi-VN"/>
              </w:rPr>
              <w:t xml:space="preserve"> lấy dữ liệu từ employee management system</w:t>
            </w:r>
          </w:p>
          <w:p w14:paraId="77F1D27E" w14:textId="2341582D" w:rsidR="00DC3D15" w:rsidRPr="00FE1C60" w:rsidRDefault="00B14F7D" w:rsidP="00B14F7D">
            <w:pPr>
              <w:pStyle w:val="BulletList1"/>
            </w:pPr>
            <w:r>
              <w:t>Value</w:t>
            </w:r>
            <w:r>
              <w:rPr>
                <w:lang w:val="vi-VN"/>
              </w:rPr>
              <w:t xml:space="preserve"> = [Tên nhân viên] của “Hồ sơ nhân viên” thỏa mãn [Mã nhân viên] = [Mã nhân viên] của bản ghi hiện tại</w:t>
            </w:r>
          </w:p>
        </w:tc>
      </w:tr>
      <w:tr w:rsidR="00DC3D15" w:rsidRPr="008F2D5E" w14:paraId="7ABA2DB3" w14:textId="77777777" w:rsidTr="00E00B95">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3686F54" w14:textId="77777777" w:rsidR="00DC3D15" w:rsidRDefault="00DC3D15" w:rsidP="00E00B95">
            <w:pPr>
              <w:spacing w:before="0"/>
              <w:rPr>
                <w:rFonts w:cs="Arial"/>
                <w:szCs w:val="20"/>
              </w:rPr>
            </w:pPr>
            <w:r>
              <w:rPr>
                <w:rFonts w:cs="Arial"/>
                <w:szCs w:val="20"/>
              </w:rPr>
              <w:lastRenderedPageBreak/>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883B498" w14:textId="51FA4C40" w:rsidR="00DC3D15" w:rsidRPr="00ED36CE" w:rsidRDefault="00B14F7D" w:rsidP="00E00B95">
            <w:pPr>
              <w:rPr>
                <w:rFonts w:eastAsia="MS PMincho" w:cs="Arial"/>
                <w:lang w:val="vi-VN" w:eastAsia="ja-JP"/>
              </w:rPr>
            </w:pPr>
            <w:r>
              <w:rPr>
                <w:rFonts w:eastAsia="MS PMincho" w:cs="Arial"/>
                <w:lang w:val="vi-VN" w:eastAsia="ja-JP"/>
              </w:rPr>
              <w:t xml:space="preserve">Số điện thoại </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FB40535" w14:textId="3E7E034B" w:rsidR="00DC3D15" w:rsidRPr="00D13718" w:rsidRDefault="00DC3D15" w:rsidP="00E00B95">
            <w:pPr>
              <w:rPr>
                <w:rFonts w:eastAsia="MS PMincho" w:cs="Arial"/>
                <w:lang w:val="vi-VN" w:eastAsia="ja-JP"/>
              </w:rPr>
            </w:pPr>
            <w:r>
              <w:rPr>
                <w:rFonts w:eastAsia="MS PMincho" w:cs="Arial"/>
                <w:lang w:val="vi-VN"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838A1DD" w14:textId="3BCDFBA5" w:rsidR="00DC3D15" w:rsidRPr="00ED36CE" w:rsidRDefault="00B14F7D" w:rsidP="00E00B95">
            <w:pPr>
              <w:rPr>
                <w:rFonts w:eastAsia="MS PMincho" w:cs="Arial"/>
                <w:lang w:val="vi-VN" w:eastAsia="ja-JP"/>
              </w:rPr>
            </w:pPr>
            <w:r>
              <w:rPr>
                <w:rFonts w:eastAsia="MS PMincho" w:cs="Arial"/>
                <w:lang w:val="vi-VN"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FA66C6F" w14:textId="77777777" w:rsidR="00DC3D15" w:rsidRPr="00D13718" w:rsidRDefault="00DC3D15" w:rsidP="00E00B95">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E9AAD4D" w14:textId="77777777" w:rsidR="00DC3D15" w:rsidRPr="008F2D5E" w:rsidRDefault="00DC3D15" w:rsidP="00E00B95">
            <w:pPr>
              <w:rPr>
                <w:rFonts w:eastAsia="MS PMincho" w:cs="Arial"/>
                <w:lang w:val="en-US" w:eastAsia="ja-JP"/>
              </w:rPr>
            </w:pPr>
          </w:p>
        </w:tc>
        <w:tc>
          <w:tcPr>
            <w:tcW w:w="162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0DCEB89" w14:textId="77777777" w:rsidR="00B14F7D" w:rsidRPr="00B14F7D" w:rsidRDefault="00B14F7D" w:rsidP="00B14F7D">
            <w:pPr>
              <w:pStyle w:val="BulletList1"/>
            </w:pPr>
            <w:proofErr w:type="spellStart"/>
            <w:r>
              <w:t>Được</w:t>
            </w:r>
            <w:proofErr w:type="spellEnd"/>
            <w:r>
              <w:rPr>
                <w:lang w:val="vi-VN"/>
              </w:rPr>
              <w:t xml:space="preserve"> lấy dữ liệu từ employee management system</w:t>
            </w:r>
          </w:p>
          <w:p w14:paraId="4EF727AE" w14:textId="7BC777AA" w:rsidR="00DC3D15" w:rsidRDefault="00B14F7D" w:rsidP="00B14F7D">
            <w:pPr>
              <w:pStyle w:val="BulletList1"/>
            </w:pPr>
            <w:r>
              <w:t>Value</w:t>
            </w:r>
            <w:r>
              <w:rPr>
                <w:lang w:val="vi-VN"/>
              </w:rPr>
              <w:t xml:space="preserve"> = [Số điện thoại] của “Hồ sơ nhân viên” thỏa mãn [Mã nhân viên] = [Mã nhân viên] của bản ghi hiện tại</w:t>
            </w:r>
          </w:p>
        </w:tc>
      </w:tr>
      <w:tr w:rsidR="00DC3D15" w:rsidRPr="008F2D5E" w14:paraId="0CD80855" w14:textId="77777777" w:rsidTr="00E00B95">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3783705" w14:textId="77777777" w:rsidR="00DC3D15" w:rsidRDefault="00DC3D15" w:rsidP="00E00B95">
            <w:pPr>
              <w:spacing w:before="0"/>
              <w:rPr>
                <w:rFonts w:cs="Arial"/>
                <w:szCs w:val="20"/>
              </w:rPr>
            </w:pPr>
            <w:r>
              <w:rPr>
                <w:rFonts w:cs="Arial"/>
                <w:szCs w:val="20"/>
              </w:rPr>
              <w:t>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5E3928F" w14:textId="115036E6" w:rsidR="00DC3D15" w:rsidRPr="00ED36CE" w:rsidRDefault="00B14F7D" w:rsidP="00E00B95">
            <w:pPr>
              <w:rPr>
                <w:rFonts w:eastAsia="MS PMincho" w:cs="Arial"/>
                <w:lang w:val="vi-VN" w:eastAsia="ja-JP"/>
              </w:rPr>
            </w:pPr>
            <w:r>
              <w:rPr>
                <w:rFonts w:eastAsia="MS PMincho" w:cs="Arial"/>
                <w:lang w:val="vi-VN" w:eastAsia="ja-JP"/>
              </w:rPr>
              <w:t>Vị trí</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67A4653" w14:textId="17ABDE3F" w:rsidR="00DC3D15" w:rsidRPr="00D13718" w:rsidRDefault="00B14F7D" w:rsidP="00E00B95">
            <w:pPr>
              <w:rPr>
                <w:rFonts w:eastAsia="MS PMincho" w:cs="Arial"/>
                <w:lang w:val="vi-VN" w:eastAsia="ja-JP"/>
              </w:rPr>
            </w:pPr>
            <w:r>
              <w:rPr>
                <w:rFonts w:eastAsia="MS PMincho" w:cs="Arial"/>
                <w:lang w:val="vi-VN"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BE8B7D7" w14:textId="77777777" w:rsidR="00DC3D15" w:rsidRPr="00ED36CE" w:rsidRDefault="00DC3D15" w:rsidP="00E00B95">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9E19D35" w14:textId="77777777" w:rsidR="00DC3D15" w:rsidRPr="00ED36CE" w:rsidRDefault="00DC3D15" w:rsidP="00E00B95">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F58B586" w14:textId="77777777" w:rsidR="00DC3D15" w:rsidRPr="008F2D5E" w:rsidRDefault="00DC3D15" w:rsidP="00E00B95">
            <w:pPr>
              <w:rPr>
                <w:rFonts w:eastAsia="MS PMincho" w:cs="Arial"/>
                <w:lang w:val="en-US" w:eastAsia="ja-JP"/>
              </w:rPr>
            </w:pPr>
          </w:p>
        </w:tc>
        <w:tc>
          <w:tcPr>
            <w:tcW w:w="162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1DA422C" w14:textId="77777777" w:rsidR="00B14F7D" w:rsidRPr="00B14F7D" w:rsidRDefault="00B14F7D" w:rsidP="00B14F7D">
            <w:pPr>
              <w:pStyle w:val="BulletList1"/>
            </w:pPr>
            <w:proofErr w:type="spellStart"/>
            <w:r>
              <w:t>Được</w:t>
            </w:r>
            <w:proofErr w:type="spellEnd"/>
            <w:r>
              <w:rPr>
                <w:lang w:val="vi-VN"/>
              </w:rPr>
              <w:t xml:space="preserve"> lấy dữ liệu từ employee management system</w:t>
            </w:r>
          </w:p>
          <w:p w14:paraId="7938A327" w14:textId="43157027" w:rsidR="00DC3D15" w:rsidRDefault="00B14F7D" w:rsidP="00B14F7D">
            <w:pPr>
              <w:pStyle w:val="BulletList1"/>
            </w:pPr>
            <w:r>
              <w:t>Value</w:t>
            </w:r>
            <w:r>
              <w:rPr>
                <w:lang w:val="vi-VN"/>
              </w:rPr>
              <w:t xml:space="preserve"> = [Vị trí] của “Hồ sơ nhân viên” thỏa mãn [Mã nhân viên] = [Mã nhân viên] của bản ghi hiện tại</w:t>
            </w:r>
          </w:p>
        </w:tc>
      </w:tr>
      <w:tr w:rsidR="00DC3D15" w:rsidRPr="008F2D5E" w14:paraId="00DEE31A" w14:textId="77777777" w:rsidTr="00E00B95">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6C44D6A" w14:textId="77777777" w:rsidR="00DC3D15" w:rsidRDefault="00DC3D15" w:rsidP="00E00B95">
            <w:pPr>
              <w:spacing w:before="0"/>
              <w:rPr>
                <w:rFonts w:cs="Arial"/>
                <w:szCs w:val="20"/>
              </w:rPr>
            </w:pPr>
            <w:r>
              <w:rPr>
                <w:rFonts w:cs="Arial"/>
                <w:szCs w:val="20"/>
              </w:rPr>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3DABF9D" w14:textId="5DB02556" w:rsidR="00DC3D15" w:rsidRPr="00DC3D15" w:rsidRDefault="00B14F7D" w:rsidP="00E00B95">
            <w:pPr>
              <w:rPr>
                <w:rFonts w:eastAsia="MS PMincho" w:cs="Arial"/>
                <w:lang w:val="vi-VN" w:eastAsia="ja-JP"/>
              </w:rPr>
            </w:pPr>
            <w:r>
              <w:rPr>
                <w:rFonts w:eastAsia="MS PMincho" w:cs="Arial"/>
                <w:lang w:val="vi-VN" w:eastAsia="ja-JP"/>
              </w:rPr>
              <w:t>Tải ảnh lên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9F5B749" w14:textId="77777777" w:rsidR="00DC3D15" w:rsidRDefault="00DC3D15" w:rsidP="00E00B95">
            <w:pPr>
              <w:rPr>
                <w:rFonts w:eastAsia="MS PMincho" w:cs="Arial"/>
                <w:lang w:val="en-US"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2854FC7" w14:textId="77777777" w:rsidR="00DC3D15" w:rsidRPr="00A82554" w:rsidRDefault="00DC3D15" w:rsidP="00E00B95">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F523A1D" w14:textId="77777777" w:rsidR="00DC3D15" w:rsidRPr="00A82554" w:rsidRDefault="00DC3D15" w:rsidP="00E00B95">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08C6CE9" w14:textId="77777777" w:rsidR="00DC3D15" w:rsidRPr="00A82554" w:rsidRDefault="00DC3D15" w:rsidP="00E00B95">
            <w:pPr>
              <w:rPr>
                <w:rFonts w:eastAsia="MS PMincho" w:cs="Arial"/>
                <w:lang w:val="vi-VN" w:eastAsia="ja-JP"/>
              </w:rPr>
            </w:pPr>
          </w:p>
        </w:tc>
        <w:tc>
          <w:tcPr>
            <w:tcW w:w="162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63B0294" w14:textId="40EE2891" w:rsidR="00DC3D15" w:rsidRPr="00A82554" w:rsidRDefault="00B14F7D" w:rsidP="00E00B95">
            <w:pPr>
              <w:pStyle w:val="BulletList1"/>
            </w:pPr>
            <w:proofErr w:type="spellStart"/>
            <w:r>
              <w:t>Người</w:t>
            </w:r>
            <w:proofErr w:type="spellEnd"/>
            <w:r>
              <w:rPr>
                <w:lang w:val="vi-VN"/>
              </w:rPr>
              <w:t xml:space="preserve"> dùng tải ảnh lên và thây đổi ảnh đại diện</w:t>
            </w:r>
          </w:p>
        </w:tc>
      </w:tr>
    </w:tbl>
    <w:p w14:paraId="52A8C93D" w14:textId="77777777" w:rsidR="00DC3D15" w:rsidRDefault="00DC3D15" w:rsidP="00564CBA">
      <w:pPr>
        <w:rPr>
          <w:lang w:val="en-US" w:eastAsia="en-US"/>
        </w:rPr>
      </w:pPr>
    </w:p>
    <w:p w14:paraId="7EED4D22" w14:textId="55F40CE7" w:rsidR="0022531F" w:rsidRPr="0022531F" w:rsidRDefault="0022531F" w:rsidP="0022531F">
      <w:pPr>
        <w:pStyle w:val="Heading2"/>
      </w:pPr>
      <w:bookmarkStart w:id="137" w:name="_Toc152340792"/>
      <w:proofErr w:type="spellStart"/>
      <w:r>
        <w:t>Màn</w:t>
      </w:r>
      <w:proofErr w:type="spellEnd"/>
      <w:r>
        <w:t xml:space="preserve"> </w:t>
      </w:r>
      <w:proofErr w:type="spellStart"/>
      <w:r>
        <w:t>hình</w:t>
      </w:r>
      <w:proofErr w:type="spellEnd"/>
      <w:r>
        <w:t xml:space="preserve"> </w:t>
      </w:r>
      <w:proofErr w:type="spellStart"/>
      <w:r>
        <w:t>dành</w:t>
      </w:r>
      <w:proofErr w:type="spellEnd"/>
      <w:r>
        <w:t xml:space="preserve"> </w:t>
      </w:r>
      <w:proofErr w:type="spellStart"/>
      <w:r>
        <w:t>cho</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kho</w:t>
      </w:r>
      <w:bookmarkEnd w:id="137"/>
      <w:proofErr w:type="spellEnd"/>
    </w:p>
    <w:p w14:paraId="6B335C83" w14:textId="5EC43D20" w:rsidR="00B83FBA" w:rsidRDefault="00201D76" w:rsidP="0022531F">
      <w:pPr>
        <w:pStyle w:val="Heading3"/>
      </w:pPr>
      <w:bookmarkStart w:id="138" w:name="_Ref151966288"/>
      <w:bookmarkStart w:id="139" w:name="_Toc152340793"/>
      <w:proofErr w:type="spellStart"/>
      <w:r>
        <w:t>Màn</w:t>
      </w:r>
      <w:proofErr w:type="spellEnd"/>
      <w:r>
        <w:rPr>
          <w:lang w:val="vi-VN"/>
        </w:rPr>
        <w:t xml:space="preserve"> hình </w:t>
      </w:r>
      <w:proofErr w:type="spellStart"/>
      <w:r>
        <w:t>tạo</w:t>
      </w:r>
      <w:proofErr w:type="spellEnd"/>
      <w:r>
        <w:t xml:space="preserve"> </w:t>
      </w:r>
      <w:proofErr w:type="spellStart"/>
      <w:r>
        <w:t>mới</w:t>
      </w:r>
      <w:proofErr w:type="spellEnd"/>
      <w:r>
        <w:t xml:space="preserve"> </w:t>
      </w:r>
      <w:proofErr w:type="spellStart"/>
      <w:r>
        <w:t>đơn</w:t>
      </w:r>
      <w:proofErr w:type="spellEnd"/>
      <w:r>
        <w:t xml:space="preserve"> </w:t>
      </w:r>
      <w:proofErr w:type="spellStart"/>
      <w:r>
        <w:t>xuất</w:t>
      </w:r>
      <w:proofErr w:type="spellEnd"/>
      <w:r>
        <w:t>/</w:t>
      </w:r>
      <w:proofErr w:type="spellStart"/>
      <w:r>
        <w:t>nhập</w:t>
      </w:r>
      <w:proofErr w:type="spellEnd"/>
      <w:r>
        <w:t xml:space="preserve"> </w:t>
      </w:r>
      <w:proofErr w:type="spellStart"/>
      <w:r>
        <w:t>kho</w:t>
      </w:r>
      <w:bookmarkEnd w:id="138"/>
      <w:bookmarkEnd w:id="139"/>
      <w:proofErr w:type="spellEnd"/>
    </w:p>
    <w:p w14:paraId="70CCD647" w14:textId="466319C9" w:rsidR="00B83FBA" w:rsidRDefault="00B83FBA" w:rsidP="00BE22AE">
      <w:pPr>
        <w:jc w:val="center"/>
        <w:rPr>
          <w:lang w:val="vi-VN" w:eastAsia="en-US"/>
        </w:rPr>
      </w:pPr>
    </w:p>
    <w:p w14:paraId="5E43C2F9" w14:textId="7D9DBC6D" w:rsidR="00195568" w:rsidRDefault="00DB7AAF" w:rsidP="00BE22AE">
      <w:pPr>
        <w:jc w:val="center"/>
        <w:rPr>
          <w:lang w:val="vi-VN" w:eastAsia="en-US"/>
        </w:rPr>
      </w:pPr>
      <w:r w:rsidRPr="00DB7AAF">
        <w:rPr>
          <w:noProof/>
          <w:lang w:val="vi-VN" w:eastAsia="en-US"/>
        </w:rPr>
        <w:lastRenderedPageBreak/>
        <w:drawing>
          <wp:inline distT="0" distB="0" distL="0" distR="0" wp14:anchorId="27529105" wp14:editId="0893BFB0">
            <wp:extent cx="5943600" cy="4897755"/>
            <wp:effectExtent l="0" t="0" r="0" b="0"/>
            <wp:docPr id="52632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26079" name=""/>
                    <pic:cNvPicPr/>
                  </pic:nvPicPr>
                  <pic:blipFill>
                    <a:blip r:embed="rId71"/>
                    <a:stretch>
                      <a:fillRect/>
                    </a:stretch>
                  </pic:blipFill>
                  <pic:spPr>
                    <a:xfrm>
                      <a:off x="0" y="0"/>
                      <a:ext cx="5943600" cy="4897755"/>
                    </a:xfrm>
                    <a:prstGeom prst="rect">
                      <a:avLst/>
                    </a:prstGeom>
                  </pic:spPr>
                </pic:pic>
              </a:graphicData>
            </a:graphic>
          </wp:inline>
        </w:drawing>
      </w:r>
    </w:p>
    <w:p w14:paraId="027959D9" w14:textId="4BEC0FB4" w:rsidR="00195568" w:rsidRPr="00195568" w:rsidRDefault="00195568" w:rsidP="00BE22AE">
      <w:pPr>
        <w:jc w:val="center"/>
        <w:rPr>
          <w:lang w:val="vi-VN" w:eastAsia="en-US"/>
        </w:rPr>
      </w:pP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39"/>
        <w:gridCol w:w="1327"/>
        <w:gridCol w:w="1485"/>
        <w:gridCol w:w="994"/>
        <w:gridCol w:w="1228"/>
        <w:gridCol w:w="894"/>
        <w:gridCol w:w="2963"/>
      </w:tblGrid>
      <w:tr w:rsidR="00743D86" w:rsidRPr="008F2D5E" w14:paraId="4F2B2AA8" w14:textId="77777777" w:rsidTr="00D13718">
        <w:trPr>
          <w:trHeight w:val="764"/>
        </w:trPr>
        <w:tc>
          <w:tcPr>
            <w:tcW w:w="176"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7D9D8F28" w14:textId="3E5B9A81" w:rsidR="00BE22AE" w:rsidRPr="00743D86" w:rsidRDefault="00743D86" w:rsidP="00401192">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4AA9AA2D" w14:textId="710751DF" w:rsidR="00BE22AE" w:rsidRPr="008F2D5E" w:rsidRDefault="00743D86" w:rsidP="00401192">
            <w:pPr>
              <w:rPr>
                <w:rFonts w:cs="Arial"/>
                <w:b/>
                <w:szCs w:val="20"/>
                <w:lang w:eastAsia="en-US"/>
              </w:rPr>
            </w:pPr>
            <w:r>
              <w:rPr>
                <w:rFonts w:cs="Arial"/>
                <w:b/>
                <w:szCs w:val="20"/>
                <w:lang w:eastAsia="en-US"/>
              </w:rPr>
              <w:t>Component</w:t>
            </w:r>
          </w:p>
        </w:tc>
        <w:tc>
          <w:tcPr>
            <w:tcW w:w="816"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7A28D582" w14:textId="28004193" w:rsidR="00BE22AE" w:rsidRPr="008F2D5E" w:rsidRDefault="00743D86" w:rsidP="00401192">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61896AE7" w14:textId="2C4F6D11" w:rsidR="00BE22AE" w:rsidRPr="00743D86" w:rsidRDefault="00743D86" w:rsidP="00401192">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7CD640CF" w14:textId="189C618D" w:rsidR="00BE22AE" w:rsidRPr="008F2D5E" w:rsidRDefault="00743D86" w:rsidP="00401192">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2089DDA8" w14:textId="26887522" w:rsidR="00BE22AE" w:rsidRPr="00743D86" w:rsidRDefault="00743D86" w:rsidP="00401192">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62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64092DB3" w14:textId="77777777" w:rsidR="00BE22AE" w:rsidRPr="008F2D5E" w:rsidRDefault="00BE22AE" w:rsidP="00743D86">
            <w:pPr>
              <w:ind w:right="-1110"/>
              <w:rPr>
                <w:rFonts w:cs="Arial"/>
                <w:b/>
                <w:bCs/>
                <w:szCs w:val="20"/>
                <w:lang w:eastAsia="en-US"/>
              </w:rPr>
            </w:pPr>
            <w:r w:rsidRPr="008F2D5E">
              <w:rPr>
                <w:rFonts w:cs="Arial"/>
                <w:b/>
                <w:szCs w:val="20"/>
                <w:lang w:eastAsia="en-US"/>
              </w:rPr>
              <w:t>Description</w:t>
            </w:r>
          </w:p>
        </w:tc>
      </w:tr>
      <w:tr w:rsidR="00743D86" w:rsidRPr="008F2D5E" w14:paraId="07873345"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61047D2" w14:textId="4B11DAD3" w:rsidR="00BE22AE" w:rsidRPr="008F2D5E" w:rsidRDefault="00743D86" w:rsidP="00401192">
            <w:pPr>
              <w:spacing w:before="0"/>
              <w:rPr>
                <w:rFonts w:cs="Arial"/>
                <w:szCs w:val="20"/>
              </w:rPr>
            </w:pPr>
            <w:r>
              <w:rPr>
                <w:rFonts w:cs="Arial"/>
                <w:szCs w:val="20"/>
              </w:rPr>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2524B6A" w14:textId="1B7C975A" w:rsidR="00BE22AE" w:rsidRPr="00743D86" w:rsidRDefault="00743D86" w:rsidP="00401192">
            <w:pPr>
              <w:rPr>
                <w:rFonts w:eastAsia="MS PMincho" w:cs="Arial"/>
                <w:lang w:val="vi-VN" w:eastAsia="ja-JP"/>
              </w:rPr>
            </w:pPr>
            <w:proofErr w:type="spellStart"/>
            <w:r>
              <w:rPr>
                <w:rFonts w:eastAsia="MS PMincho" w:cs="Arial"/>
                <w:lang w:val="en-US" w:eastAsia="ja-JP"/>
              </w:rPr>
              <w:t>Mã</w:t>
            </w:r>
            <w:proofErr w:type="spellEnd"/>
            <w:r>
              <w:rPr>
                <w:rFonts w:eastAsia="MS PMincho" w:cs="Arial"/>
                <w:lang w:val="vi-VN" w:eastAsia="ja-JP"/>
              </w:rPr>
              <w:t xml:space="preserve"> đơn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422C6C6" w14:textId="6AC0F45B" w:rsidR="00BE22AE" w:rsidRPr="00743D86" w:rsidRDefault="00743D86" w:rsidP="00401192">
            <w:pPr>
              <w:rPr>
                <w:rFonts w:eastAsia="MS PMincho" w:cs="Arial"/>
                <w:lang w:val="vi-VN" w:eastAsia="ja-JP"/>
              </w:rPr>
            </w:pPr>
            <w:r>
              <w:rPr>
                <w:rFonts w:eastAsia="MS PMincho" w:cs="Arial"/>
                <w:lang w:val="en-US" w:eastAsia="ja-JP"/>
              </w:rPr>
              <w:t>Dropdown</w:t>
            </w:r>
            <w:r>
              <w:rPr>
                <w:rFonts w:eastAsia="MS PMincho" w:cs="Arial"/>
                <w:lang w:val="vi-VN" w:eastAsia="ja-JP"/>
              </w:rPr>
              <w:t xml:space="preserve"> list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79C9D9B" w14:textId="78C75F50" w:rsidR="00BE22AE" w:rsidRPr="008F2D5E" w:rsidRDefault="00743D86" w:rsidP="00401192">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1FD4CDC" w14:textId="2C3FCC99" w:rsidR="00BE22AE" w:rsidRPr="008F2D5E" w:rsidRDefault="00743D86" w:rsidP="00401192">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9A0267E" w14:textId="2821F9C2" w:rsidR="00BE22AE" w:rsidRPr="008F2D5E" w:rsidRDefault="00BE22AE" w:rsidP="00401192">
            <w:pPr>
              <w:rPr>
                <w:rFonts w:eastAsia="MS PMincho" w:cs="Arial"/>
                <w:b/>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A2740E5" w14:textId="245B9DF6" w:rsidR="00CE1790" w:rsidRPr="00CE1790" w:rsidRDefault="00CE1790" w:rsidP="00CE1790">
            <w:pPr>
              <w:pStyle w:val="Body"/>
            </w:pPr>
            <w:r>
              <w:t>V</w:t>
            </w:r>
            <w:r w:rsidRPr="00CE1790">
              <w:t>alue = All  [</w:t>
            </w:r>
            <w:proofErr w:type="spellStart"/>
            <w:r w:rsidRPr="00CE1790">
              <w:t>Mã</w:t>
            </w:r>
            <w:proofErr w:type="spellEnd"/>
            <w:r w:rsidRPr="00CE1790">
              <w:t xml:space="preserve"> </w:t>
            </w:r>
            <w:proofErr w:type="spellStart"/>
            <w:r w:rsidRPr="00CE1790">
              <w:t>đơn</w:t>
            </w:r>
            <w:proofErr w:type="spellEnd"/>
            <w:r w:rsidRPr="00CE1790">
              <w:t xml:space="preserve"> y/c </w:t>
            </w:r>
            <w:proofErr w:type="spellStart"/>
            <w:r w:rsidRPr="00CE1790">
              <w:t>vận</w:t>
            </w:r>
            <w:proofErr w:type="spellEnd"/>
            <w:r w:rsidRPr="00CE1790">
              <w:t xml:space="preserve"> </w:t>
            </w:r>
            <w:proofErr w:type="spellStart"/>
            <w:r w:rsidRPr="00CE1790">
              <w:t>chuyển</w:t>
            </w:r>
            <w:proofErr w:type="spellEnd"/>
            <w:r w:rsidRPr="00CE1790">
              <w:t xml:space="preserve">] </w:t>
            </w:r>
            <w:proofErr w:type="spellStart"/>
            <w:r w:rsidRPr="00CE1790">
              <w:t>của</w:t>
            </w:r>
            <w:proofErr w:type="spellEnd"/>
            <w:r w:rsidRPr="00CE1790">
              <w:t xml:space="preserve"> "</w:t>
            </w:r>
            <w:proofErr w:type="spellStart"/>
            <w:r w:rsidRPr="00CE1790">
              <w:t>Đơn</w:t>
            </w:r>
            <w:proofErr w:type="spellEnd"/>
            <w:r w:rsidRPr="00CE1790">
              <w:t xml:space="preserve"> </w:t>
            </w:r>
            <w:proofErr w:type="spellStart"/>
            <w:r w:rsidRPr="00CE1790">
              <w:t>yêu</w:t>
            </w:r>
            <w:proofErr w:type="spellEnd"/>
            <w:r w:rsidRPr="00CE1790">
              <w:t xml:space="preserve"> </w:t>
            </w:r>
            <w:proofErr w:type="spellStart"/>
            <w:r w:rsidRPr="00CE1790">
              <w:t>cầu</w:t>
            </w:r>
            <w:proofErr w:type="spellEnd"/>
            <w:r w:rsidRPr="00CE1790">
              <w:t xml:space="preserve"> </w:t>
            </w:r>
            <w:proofErr w:type="spellStart"/>
            <w:r w:rsidRPr="00CE1790">
              <w:t>vận</w:t>
            </w:r>
            <w:proofErr w:type="spellEnd"/>
            <w:r w:rsidRPr="00CE1790">
              <w:t xml:space="preserve"> </w:t>
            </w:r>
            <w:proofErr w:type="spellStart"/>
            <w:r w:rsidRPr="00CE1790">
              <w:t>chuyển</w:t>
            </w:r>
            <w:proofErr w:type="spellEnd"/>
            <w:r w:rsidRPr="00CE1790">
              <w:t xml:space="preserve">" </w:t>
            </w:r>
            <w:proofErr w:type="spellStart"/>
            <w:r w:rsidRPr="00CE1790">
              <w:t>thỏa</w:t>
            </w:r>
            <w:proofErr w:type="spellEnd"/>
            <w:r w:rsidRPr="00CE1790">
              <w:t xml:space="preserve"> </w:t>
            </w:r>
            <w:proofErr w:type="spellStart"/>
            <w:r w:rsidRPr="00CE1790">
              <w:t>mãn</w:t>
            </w:r>
            <w:proofErr w:type="spellEnd"/>
            <w:r w:rsidRPr="00CE1790">
              <w:t xml:space="preserve">: </w:t>
            </w:r>
          </w:p>
          <w:p w14:paraId="741CF3CD" w14:textId="77777777" w:rsidR="00CE1790" w:rsidRDefault="00CE1790" w:rsidP="00CE1790">
            <w:pPr>
              <w:pStyle w:val="BulletList1"/>
            </w:pPr>
            <w:r w:rsidRPr="00CE1790">
              <w:t>[</w:t>
            </w:r>
            <w:proofErr w:type="spellStart"/>
            <w:r w:rsidRPr="00CE1790">
              <w:t>Trạng</w:t>
            </w:r>
            <w:proofErr w:type="spellEnd"/>
            <w:r w:rsidRPr="00CE1790">
              <w:t xml:space="preserve"> </w:t>
            </w:r>
            <w:proofErr w:type="spellStart"/>
            <w:r w:rsidRPr="00CE1790">
              <w:t>thái</w:t>
            </w:r>
            <w:proofErr w:type="spellEnd"/>
            <w:r w:rsidRPr="00CE1790">
              <w:t xml:space="preserve">] = </w:t>
            </w:r>
            <w:r>
              <w:t>"</w:t>
            </w:r>
            <w:proofErr w:type="spellStart"/>
            <w:r>
              <w:t>Đang</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hàng</w:t>
            </w:r>
            <w:proofErr w:type="spellEnd"/>
            <w:r>
              <w:t>" OR "</w:t>
            </w:r>
            <w:proofErr w:type="spellStart"/>
            <w:r>
              <w:t>Đang</w:t>
            </w:r>
            <w:proofErr w:type="spellEnd"/>
            <w:r>
              <w:t xml:space="preserve"> </w:t>
            </w:r>
            <w:proofErr w:type="spellStart"/>
            <w:r>
              <w:t>vận</w:t>
            </w:r>
            <w:proofErr w:type="spellEnd"/>
            <w:r>
              <w:t xml:space="preserve"> </w:t>
            </w:r>
            <w:proofErr w:type="spellStart"/>
            <w:r>
              <w:t>chuyển</w:t>
            </w:r>
            <w:proofErr w:type="spellEnd"/>
            <w:r>
              <w:t>"</w:t>
            </w:r>
          </w:p>
          <w:p w14:paraId="785BA3CE" w14:textId="5A0104AB" w:rsidR="00BE22AE" w:rsidRDefault="00CE1790" w:rsidP="00CE1790">
            <w:pPr>
              <w:pStyle w:val="BulletList1"/>
              <w:rPr>
                <w:lang w:val="vi-VN"/>
              </w:rPr>
            </w:pPr>
            <w:r w:rsidRPr="00CE1790">
              <w:t>VÀ [</w:t>
            </w:r>
            <w:proofErr w:type="spellStart"/>
            <w:r w:rsidRPr="00CE1790">
              <w:t>Loại</w:t>
            </w:r>
            <w:proofErr w:type="spellEnd"/>
            <w:r w:rsidRPr="00CE1790">
              <w:t xml:space="preserve"> </w:t>
            </w:r>
            <w:proofErr w:type="spellStart"/>
            <w:r w:rsidRPr="00CE1790">
              <w:t>đơn</w:t>
            </w:r>
            <w:proofErr w:type="spellEnd"/>
            <w:r w:rsidRPr="00CE1790">
              <w:t xml:space="preserve">] </w:t>
            </w:r>
            <w:proofErr w:type="spellStart"/>
            <w:r w:rsidRPr="00CE1790">
              <w:t>của</w:t>
            </w:r>
            <w:proofErr w:type="spellEnd"/>
            <w:r w:rsidRPr="00CE1790">
              <w:t xml:space="preserve"> "</w:t>
            </w:r>
            <w:proofErr w:type="spellStart"/>
            <w:r w:rsidRPr="00CE1790">
              <w:t>Đơn</w:t>
            </w:r>
            <w:proofErr w:type="spellEnd"/>
            <w:r w:rsidRPr="00CE1790">
              <w:t xml:space="preserve"> </w:t>
            </w:r>
            <w:proofErr w:type="spellStart"/>
            <w:r w:rsidRPr="00CE1790">
              <w:t>yêu</w:t>
            </w:r>
            <w:proofErr w:type="spellEnd"/>
            <w:r w:rsidRPr="00CE1790">
              <w:t xml:space="preserve"> </w:t>
            </w:r>
            <w:proofErr w:type="spellStart"/>
            <w:r w:rsidRPr="00CE1790">
              <w:t>cầu</w:t>
            </w:r>
            <w:proofErr w:type="spellEnd"/>
            <w:r w:rsidRPr="00CE1790">
              <w:t xml:space="preserve"> </w:t>
            </w:r>
            <w:proofErr w:type="spellStart"/>
            <w:r w:rsidRPr="00CE1790">
              <w:t>vận</w:t>
            </w:r>
            <w:proofErr w:type="spellEnd"/>
            <w:r w:rsidRPr="00CE1790">
              <w:t xml:space="preserve"> </w:t>
            </w:r>
            <w:proofErr w:type="spellStart"/>
            <w:r w:rsidRPr="00CE1790">
              <w:t>chuyển</w:t>
            </w:r>
            <w:proofErr w:type="spellEnd"/>
            <w:r w:rsidRPr="00CE1790">
              <w:t>" = [</w:t>
            </w:r>
            <w:proofErr w:type="spellStart"/>
            <w:r w:rsidRPr="00CE1790">
              <w:t>Loại</w:t>
            </w:r>
            <w:proofErr w:type="spellEnd"/>
            <w:r w:rsidRPr="00CE1790">
              <w:t xml:space="preserve"> </w:t>
            </w:r>
            <w:proofErr w:type="spellStart"/>
            <w:r w:rsidRPr="00CE1790">
              <w:t>đơn</w:t>
            </w:r>
            <w:proofErr w:type="spellEnd"/>
            <w:r w:rsidRPr="00CE1790">
              <w:t xml:space="preserve">] </w:t>
            </w:r>
            <w:proofErr w:type="spellStart"/>
            <w:r w:rsidRPr="00CE1790">
              <w:t>của</w:t>
            </w:r>
            <w:proofErr w:type="spellEnd"/>
            <w:r w:rsidRPr="00CE1790">
              <w:t xml:space="preserve"> </w:t>
            </w:r>
            <w:proofErr w:type="spellStart"/>
            <w:r w:rsidRPr="00CE1790">
              <w:t>bản</w:t>
            </w:r>
            <w:proofErr w:type="spellEnd"/>
            <w:r w:rsidRPr="00CE1790">
              <w:t xml:space="preserve"> </w:t>
            </w:r>
            <w:proofErr w:type="spellStart"/>
            <w:r w:rsidRPr="00CE1790">
              <w:t>ghi</w:t>
            </w:r>
            <w:proofErr w:type="spellEnd"/>
            <w:r w:rsidRPr="00CE1790">
              <w:t xml:space="preserve"> </w:t>
            </w:r>
            <w:proofErr w:type="spellStart"/>
            <w:r w:rsidRPr="00CE1790">
              <w:t>hiện</w:t>
            </w:r>
            <w:proofErr w:type="spellEnd"/>
            <w:r w:rsidRPr="00CE1790">
              <w:t xml:space="preserve"> </w:t>
            </w:r>
            <w:proofErr w:type="spellStart"/>
            <w:r>
              <w:t>tại</w:t>
            </w:r>
            <w:proofErr w:type="spellEnd"/>
            <w:r>
              <w:rPr>
                <w:lang w:val="vi-VN"/>
              </w:rPr>
              <w:t>.</w:t>
            </w:r>
          </w:p>
          <w:p w14:paraId="2579F8BE" w14:textId="77777777" w:rsidR="00CE1790" w:rsidRDefault="00CE1790" w:rsidP="00CE1790">
            <w:pPr>
              <w:pStyle w:val="Level2"/>
            </w:pPr>
            <w:r>
              <w:t>[Loại đơn] = “Đơn nhập” nếu NSD click “Đơn nhập kho”</w:t>
            </w:r>
          </w:p>
          <w:p w14:paraId="73E3DC4C" w14:textId="6AF015C6" w:rsidR="00CE1790" w:rsidRPr="00CE1790" w:rsidRDefault="00CE1790" w:rsidP="00CE1790">
            <w:pPr>
              <w:pStyle w:val="Level2"/>
              <w:rPr>
                <w:rFonts w:eastAsia="MS PMincho"/>
              </w:rPr>
            </w:pPr>
            <w:r>
              <w:lastRenderedPageBreak/>
              <w:t>[Loại đơn] = “Đơn xuất” nếu NSD click “Đơn xuất kho”</w:t>
            </w:r>
          </w:p>
        </w:tc>
      </w:tr>
      <w:tr w:rsidR="00743D86" w:rsidRPr="008F2D5E" w14:paraId="18A8CF30"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8C681A8" w14:textId="1276AE8F" w:rsidR="00BE22AE" w:rsidRPr="008F2D5E" w:rsidRDefault="00CE1790" w:rsidP="00401192">
            <w:pPr>
              <w:spacing w:before="0"/>
              <w:rPr>
                <w:rFonts w:cs="Arial"/>
                <w:szCs w:val="20"/>
              </w:rPr>
            </w:pPr>
            <w:r>
              <w:rPr>
                <w:rFonts w:cs="Arial"/>
                <w:szCs w:val="20"/>
              </w:rPr>
              <w:lastRenderedPageBreak/>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B49FDBF" w14:textId="62131CF5" w:rsidR="00BE22AE" w:rsidRPr="00CE1790" w:rsidRDefault="00CE1790" w:rsidP="00401192">
            <w:pPr>
              <w:rPr>
                <w:rFonts w:eastAsia="MS PMincho" w:cs="Arial"/>
                <w:lang w:val="vi-VN" w:eastAsia="ja-JP"/>
              </w:rPr>
            </w:pPr>
            <w:r>
              <w:rPr>
                <w:rFonts w:eastAsia="MS PMincho" w:cs="Arial"/>
                <w:lang w:val="en-US" w:eastAsia="ja-JP"/>
              </w:rPr>
              <w:t>SL</w:t>
            </w:r>
            <w:r>
              <w:rPr>
                <w:rFonts w:eastAsia="MS PMincho" w:cs="Arial"/>
                <w:lang w:val="vi-VN" w:eastAsia="ja-JP"/>
              </w:rPr>
              <w:t xml:space="preserve"> thùng 24 lon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C4F5B57" w14:textId="27FF1CAF" w:rsidR="00BE22AE" w:rsidRPr="008F2D5E" w:rsidRDefault="00CE1790" w:rsidP="00401192">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9E74773" w14:textId="719C40E8" w:rsidR="00BE22AE" w:rsidRPr="008F2D5E" w:rsidRDefault="00CE1790" w:rsidP="00401192">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E1C34C9" w14:textId="5C0B3030" w:rsidR="00BE22AE" w:rsidRPr="00CE1790" w:rsidRDefault="00D13718" w:rsidP="00401192">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268EE96" w14:textId="1A35FD18" w:rsidR="00BE22AE" w:rsidRPr="008F2D5E" w:rsidRDefault="00BE22AE" w:rsidP="00401192">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096838F" w14:textId="77777777" w:rsidR="00CE1790" w:rsidRDefault="00CE1790" w:rsidP="00CE1790">
            <w:pPr>
              <w:pStyle w:val="BulletList1"/>
            </w:pPr>
            <w:r>
              <w:t>Auto generated</w:t>
            </w:r>
          </w:p>
          <w:p w14:paraId="31800E13" w14:textId="0CFDDC8C" w:rsidR="00BE22AE" w:rsidRPr="00FE1C60" w:rsidRDefault="00D13718" w:rsidP="00CE1790">
            <w:pPr>
              <w:pStyle w:val="BulletList1"/>
            </w:pPr>
            <w:r>
              <w:rPr>
                <w:rFonts w:ascii="docs-Calibri" w:hAnsi="docs-Calibri"/>
                <w:color w:val="000000"/>
                <w:szCs w:val="20"/>
              </w:rPr>
              <w:t>V</w:t>
            </w:r>
            <w:r w:rsidR="00CE1790">
              <w:rPr>
                <w:rFonts w:ascii="docs-Calibri" w:hAnsi="docs-Calibri"/>
                <w:color w:val="000000"/>
                <w:szCs w:val="20"/>
              </w:rPr>
              <w:t xml:space="preserve">alue = [SL </w:t>
            </w:r>
            <w:proofErr w:type="spellStart"/>
            <w:r w:rsidR="00CE1790">
              <w:rPr>
                <w:rFonts w:ascii="docs-Calibri" w:hAnsi="docs-Calibri"/>
                <w:color w:val="000000"/>
                <w:szCs w:val="20"/>
              </w:rPr>
              <w:t>thùng</w:t>
            </w:r>
            <w:proofErr w:type="spellEnd"/>
            <w:r w:rsidR="00CE1790">
              <w:rPr>
                <w:rFonts w:ascii="docs-Calibri" w:hAnsi="docs-Calibri"/>
                <w:color w:val="000000"/>
                <w:szCs w:val="20"/>
              </w:rPr>
              <w:t xml:space="preserve"> 24 </w:t>
            </w:r>
            <w:proofErr w:type="spellStart"/>
            <w:r w:rsidR="00CE1790">
              <w:rPr>
                <w:rFonts w:ascii="docs-Calibri" w:hAnsi="docs-Calibri"/>
                <w:color w:val="000000"/>
                <w:szCs w:val="20"/>
              </w:rPr>
              <w:t>lon</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của</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Đơn</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yêu</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cầu</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vận</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chuyển</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thỏa</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mãn</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Mã</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đơn</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yêu</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cầu</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vận</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chuyển</w:t>
            </w:r>
            <w:proofErr w:type="spellEnd"/>
            <w:r w:rsidR="00CE1790">
              <w:rPr>
                <w:rFonts w:ascii="docs-Calibri" w:hAnsi="docs-Calibri"/>
                <w:color w:val="000000"/>
                <w:szCs w:val="20"/>
              </w:rPr>
              <w:t>] = [</w:t>
            </w:r>
            <w:proofErr w:type="spellStart"/>
            <w:r w:rsidR="00CE1790">
              <w:rPr>
                <w:rFonts w:ascii="docs-Calibri" w:hAnsi="docs-Calibri"/>
                <w:color w:val="000000"/>
                <w:szCs w:val="20"/>
              </w:rPr>
              <w:t>Mã</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đơn</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yêu</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cầu</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vận</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chuyển</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của</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bản</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ghi</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hiện</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tại</w:t>
            </w:r>
            <w:proofErr w:type="spellEnd"/>
          </w:p>
        </w:tc>
      </w:tr>
      <w:tr w:rsidR="00D13718" w:rsidRPr="008F2D5E" w14:paraId="330BE580"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25B13BE" w14:textId="2B8AA7EB" w:rsidR="00D13718" w:rsidRDefault="00D13718" w:rsidP="00D13718">
            <w:pPr>
              <w:spacing w:before="0"/>
              <w:rPr>
                <w:rFonts w:cs="Arial"/>
                <w:szCs w:val="20"/>
              </w:rPr>
            </w:pPr>
            <w:r>
              <w:rPr>
                <w:rFonts w:cs="Arial"/>
                <w:szCs w:val="20"/>
              </w:rPr>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B110B7B" w14:textId="39B0DF55" w:rsidR="00D13718" w:rsidRDefault="00D13718" w:rsidP="00D13718">
            <w:pPr>
              <w:rPr>
                <w:rFonts w:eastAsia="MS PMincho" w:cs="Arial"/>
                <w:lang w:val="en-US" w:eastAsia="ja-JP"/>
              </w:rPr>
            </w:pPr>
            <w:r>
              <w:rPr>
                <w:rFonts w:eastAsia="MS PMincho" w:cs="Arial"/>
                <w:lang w:val="en-US" w:eastAsia="ja-JP"/>
              </w:rPr>
              <w:t>SL</w:t>
            </w:r>
            <w:r>
              <w:rPr>
                <w:rFonts w:eastAsia="MS PMincho" w:cs="Arial"/>
                <w:lang w:val="vi-VN" w:eastAsia="ja-JP"/>
              </w:rPr>
              <w:t xml:space="preserve"> thùng 24 lon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7F25503" w14:textId="19FAC317" w:rsidR="00D13718" w:rsidRPr="00D13718" w:rsidRDefault="00D13718" w:rsidP="00D13718">
            <w:pPr>
              <w:rPr>
                <w:rFonts w:eastAsia="MS PMincho" w:cs="Arial"/>
                <w:lang w:val="vi-VN"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6B43114" w14:textId="52B12F82" w:rsidR="00D13718" w:rsidRDefault="00D13718" w:rsidP="00D13718">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9CB8FB3" w14:textId="15E38824" w:rsidR="00D13718" w:rsidRPr="00D13718" w:rsidRDefault="00D13718" w:rsidP="00D13718">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154B227" w14:textId="77777777" w:rsidR="00D13718" w:rsidRPr="008F2D5E" w:rsidRDefault="00D13718"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D9E9299" w14:textId="77777777" w:rsidR="00D13718" w:rsidRDefault="00D13718" w:rsidP="00D13718">
            <w:pPr>
              <w:pStyle w:val="BulletList1"/>
            </w:pPr>
            <w:r>
              <w:t>Auto generated</w:t>
            </w:r>
          </w:p>
          <w:p w14:paraId="494339C4" w14:textId="54FC43B7" w:rsidR="00D13718" w:rsidRDefault="00D13718" w:rsidP="00D13718">
            <w:pPr>
              <w:pStyle w:val="BulletList1"/>
            </w:pPr>
            <w:r>
              <w:rPr>
                <w:rFonts w:ascii="docs-Calibri" w:hAnsi="docs-Calibri"/>
                <w:color w:val="000000"/>
                <w:szCs w:val="20"/>
              </w:rPr>
              <w:t xml:space="preserve">Value = [SL </w:t>
            </w:r>
            <w:proofErr w:type="spellStart"/>
            <w:r>
              <w:rPr>
                <w:rFonts w:ascii="docs-Calibri" w:hAnsi="docs-Calibri"/>
                <w:color w:val="000000"/>
                <w:szCs w:val="20"/>
              </w:rPr>
              <w:t>thùng</w:t>
            </w:r>
            <w:proofErr w:type="spellEnd"/>
            <w:r>
              <w:rPr>
                <w:rFonts w:ascii="docs-Calibri" w:hAnsi="docs-Calibri"/>
                <w:color w:val="000000"/>
                <w:szCs w:val="20"/>
              </w:rPr>
              <w:t xml:space="preserve"> 36 </w:t>
            </w:r>
            <w:proofErr w:type="spellStart"/>
            <w:r>
              <w:rPr>
                <w:rFonts w:ascii="docs-Calibri" w:hAnsi="docs-Calibri"/>
                <w:color w:val="000000"/>
                <w:szCs w:val="20"/>
              </w:rPr>
              <w:t>lon</w:t>
            </w:r>
            <w:proofErr w:type="spellEnd"/>
            <w:r>
              <w:rPr>
                <w:rFonts w:ascii="docs-Calibri" w:hAnsi="docs-Calibri"/>
                <w:color w:val="000000"/>
                <w:szCs w:val="20"/>
              </w:rPr>
              <w:t xml:space="preserve">] </w:t>
            </w:r>
            <w:proofErr w:type="spellStart"/>
            <w:r>
              <w:rPr>
                <w:rFonts w:ascii="docs-Calibri" w:hAnsi="docs-Calibri"/>
                <w:color w:val="000000"/>
                <w:szCs w:val="20"/>
              </w:rPr>
              <w:t>của</w:t>
            </w:r>
            <w:proofErr w:type="spellEnd"/>
            <w:r>
              <w:rPr>
                <w:rFonts w:ascii="docs-Calibri" w:hAnsi="docs-Calibri"/>
                <w:color w:val="000000"/>
                <w:szCs w:val="20"/>
              </w:rPr>
              <w:t xml:space="preserve"> "</w:t>
            </w:r>
            <w:proofErr w:type="spellStart"/>
            <w:r>
              <w:rPr>
                <w:rFonts w:ascii="docs-Calibri" w:hAnsi="docs-Calibri"/>
                <w:color w:val="000000"/>
                <w:szCs w:val="20"/>
              </w:rPr>
              <w:t>Đơn</w:t>
            </w:r>
            <w:proofErr w:type="spellEnd"/>
            <w:r>
              <w:rPr>
                <w:rFonts w:ascii="docs-Calibri" w:hAnsi="docs-Calibri"/>
                <w:color w:val="000000"/>
                <w:szCs w:val="20"/>
              </w:rPr>
              <w:t xml:space="preserve"> </w:t>
            </w:r>
            <w:proofErr w:type="spellStart"/>
            <w:r>
              <w:rPr>
                <w:rFonts w:ascii="docs-Calibri" w:hAnsi="docs-Calibri"/>
                <w:color w:val="000000"/>
                <w:szCs w:val="20"/>
              </w:rPr>
              <w:t>yêu</w:t>
            </w:r>
            <w:proofErr w:type="spellEnd"/>
            <w:r>
              <w:rPr>
                <w:rFonts w:ascii="docs-Calibri" w:hAnsi="docs-Calibri"/>
                <w:color w:val="000000"/>
                <w:szCs w:val="20"/>
              </w:rPr>
              <w:t xml:space="preserve"> </w:t>
            </w:r>
            <w:proofErr w:type="spellStart"/>
            <w:r>
              <w:rPr>
                <w:rFonts w:ascii="docs-Calibri" w:hAnsi="docs-Calibri"/>
                <w:color w:val="000000"/>
                <w:szCs w:val="20"/>
              </w:rPr>
              <w:t>cầu</w:t>
            </w:r>
            <w:proofErr w:type="spellEnd"/>
            <w:r>
              <w:rPr>
                <w:rFonts w:ascii="docs-Calibri" w:hAnsi="docs-Calibri"/>
                <w:color w:val="000000"/>
                <w:szCs w:val="20"/>
              </w:rPr>
              <w:t xml:space="preserve"> </w:t>
            </w:r>
            <w:proofErr w:type="spellStart"/>
            <w:r>
              <w:rPr>
                <w:rFonts w:ascii="docs-Calibri" w:hAnsi="docs-Calibri"/>
                <w:color w:val="000000"/>
                <w:szCs w:val="20"/>
              </w:rPr>
              <w:t>vận</w:t>
            </w:r>
            <w:proofErr w:type="spellEnd"/>
            <w:r>
              <w:rPr>
                <w:rFonts w:ascii="docs-Calibri" w:hAnsi="docs-Calibri"/>
                <w:color w:val="000000"/>
                <w:szCs w:val="20"/>
              </w:rPr>
              <w:t xml:space="preserve"> </w:t>
            </w:r>
            <w:proofErr w:type="spellStart"/>
            <w:r>
              <w:rPr>
                <w:rFonts w:ascii="docs-Calibri" w:hAnsi="docs-Calibri"/>
                <w:color w:val="000000"/>
                <w:szCs w:val="20"/>
              </w:rPr>
              <w:t>chuyển</w:t>
            </w:r>
            <w:proofErr w:type="spellEnd"/>
            <w:r>
              <w:rPr>
                <w:rFonts w:ascii="docs-Calibri" w:hAnsi="docs-Calibri"/>
                <w:color w:val="000000"/>
                <w:szCs w:val="20"/>
              </w:rPr>
              <w:t xml:space="preserve">" </w:t>
            </w:r>
            <w:proofErr w:type="spellStart"/>
            <w:r>
              <w:rPr>
                <w:rFonts w:ascii="docs-Calibri" w:hAnsi="docs-Calibri"/>
                <w:color w:val="000000"/>
                <w:szCs w:val="20"/>
              </w:rPr>
              <w:t>thỏa</w:t>
            </w:r>
            <w:proofErr w:type="spellEnd"/>
            <w:r>
              <w:rPr>
                <w:rFonts w:ascii="docs-Calibri" w:hAnsi="docs-Calibri"/>
                <w:color w:val="000000"/>
                <w:szCs w:val="20"/>
              </w:rPr>
              <w:t xml:space="preserve"> </w:t>
            </w:r>
            <w:proofErr w:type="spellStart"/>
            <w:r>
              <w:rPr>
                <w:rFonts w:ascii="docs-Calibri" w:hAnsi="docs-Calibri"/>
                <w:color w:val="000000"/>
                <w:szCs w:val="20"/>
              </w:rPr>
              <w:t>mãn</w:t>
            </w:r>
            <w:proofErr w:type="spellEnd"/>
            <w:r>
              <w:rPr>
                <w:rFonts w:ascii="docs-Calibri" w:hAnsi="docs-Calibri"/>
                <w:color w:val="000000"/>
                <w:szCs w:val="20"/>
              </w:rPr>
              <w:t xml:space="preserve"> [</w:t>
            </w:r>
            <w:proofErr w:type="spellStart"/>
            <w:r>
              <w:rPr>
                <w:rFonts w:ascii="docs-Calibri" w:hAnsi="docs-Calibri"/>
                <w:color w:val="000000"/>
                <w:szCs w:val="20"/>
              </w:rPr>
              <w:t>Mã</w:t>
            </w:r>
            <w:proofErr w:type="spellEnd"/>
            <w:r>
              <w:rPr>
                <w:rFonts w:ascii="docs-Calibri" w:hAnsi="docs-Calibri"/>
                <w:color w:val="000000"/>
                <w:szCs w:val="20"/>
              </w:rPr>
              <w:t xml:space="preserve"> </w:t>
            </w:r>
            <w:proofErr w:type="spellStart"/>
            <w:r>
              <w:rPr>
                <w:rFonts w:ascii="docs-Calibri" w:hAnsi="docs-Calibri"/>
                <w:color w:val="000000"/>
                <w:szCs w:val="20"/>
              </w:rPr>
              <w:t>đơn</w:t>
            </w:r>
            <w:proofErr w:type="spellEnd"/>
            <w:r>
              <w:rPr>
                <w:rFonts w:ascii="docs-Calibri" w:hAnsi="docs-Calibri"/>
                <w:color w:val="000000"/>
                <w:szCs w:val="20"/>
              </w:rPr>
              <w:t xml:space="preserve"> </w:t>
            </w:r>
            <w:proofErr w:type="spellStart"/>
            <w:r>
              <w:rPr>
                <w:rFonts w:ascii="docs-Calibri" w:hAnsi="docs-Calibri"/>
                <w:color w:val="000000"/>
                <w:szCs w:val="20"/>
              </w:rPr>
              <w:t>yêu</w:t>
            </w:r>
            <w:proofErr w:type="spellEnd"/>
            <w:r>
              <w:rPr>
                <w:rFonts w:ascii="docs-Calibri" w:hAnsi="docs-Calibri"/>
                <w:color w:val="000000"/>
                <w:szCs w:val="20"/>
              </w:rPr>
              <w:t xml:space="preserve"> </w:t>
            </w:r>
            <w:proofErr w:type="spellStart"/>
            <w:r>
              <w:rPr>
                <w:rFonts w:ascii="docs-Calibri" w:hAnsi="docs-Calibri"/>
                <w:color w:val="000000"/>
                <w:szCs w:val="20"/>
              </w:rPr>
              <w:t>cầu</w:t>
            </w:r>
            <w:proofErr w:type="spellEnd"/>
            <w:r>
              <w:rPr>
                <w:rFonts w:ascii="docs-Calibri" w:hAnsi="docs-Calibri"/>
                <w:color w:val="000000"/>
                <w:szCs w:val="20"/>
              </w:rPr>
              <w:t xml:space="preserve"> </w:t>
            </w:r>
            <w:proofErr w:type="spellStart"/>
            <w:r>
              <w:rPr>
                <w:rFonts w:ascii="docs-Calibri" w:hAnsi="docs-Calibri"/>
                <w:color w:val="000000"/>
                <w:szCs w:val="20"/>
              </w:rPr>
              <w:t>vận</w:t>
            </w:r>
            <w:proofErr w:type="spellEnd"/>
            <w:r>
              <w:rPr>
                <w:rFonts w:ascii="docs-Calibri" w:hAnsi="docs-Calibri"/>
                <w:color w:val="000000"/>
                <w:szCs w:val="20"/>
              </w:rPr>
              <w:t xml:space="preserve"> </w:t>
            </w:r>
            <w:proofErr w:type="spellStart"/>
            <w:r>
              <w:rPr>
                <w:rFonts w:ascii="docs-Calibri" w:hAnsi="docs-Calibri"/>
                <w:color w:val="000000"/>
                <w:szCs w:val="20"/>
              </w:rPr>
              <w:t>chuyển</w:t>
            </w:r>
            <w:proofErr w:type="spellEnd"/>
            <w:r>
              <w:rPr>
                <w:rFonts w:ascii="docs-Calibri" w:hAnsi="docs-Calibri"/>
                <w:color w:val="000000"/>
                <w:szCs w:val="20"/>
              </w:rPr>
              <w:t>] = [</w:t>
            </w:r>
            <w:proofErr w:type="spellStart"/>
            <w:r>
              <w:rPr>
                <w:rFonts w:ascii="docs-Calibri" w:hAnsi="docs-Calibri"/>
                <w:color w:val="000000"/>
                <w:szCs w:val="20"/>
              </w:rPr>
              <w:t>Mã</w:t>
            </w:r>
            <w:proofErr w:type="spellEnd"/>
            <w:r>
              <w:rPr>
                <w:rFonts w:ascii="docs-Calibri" w:hAnsi="docs-Calibri"/>
                <w:color w:val="000000"/>
                <w:szCs w:val="20"/>
              </w:rPr>
              <w:t xml:space="preserve"> </w:t>
            </w:r>
            <w:proofErr w:type="spellStart"/>
            <w:r>
              <w:rPr>
                <w:rFonts w:ascii="docs-Calibri" w:hAnsi="docs-Calibri"/>
                <w:color w:val="000000"/>
                <w:szCs w:val="20"/>
              </w:rPr>
              <w:t>đơn</w:t>
            </w:r>
            <w:proofErr w:type="spellEnd"/>
            <w:r>
              <w:rPr>
                <w:rFonts w:ascii="docs-Calibri" w:hAnsi="docs-Calibri"/>
                <w:color w:val="000000"/>
                <w:szCs w:val="20"/>
              </w:rPr>
              <w:t xml:space="preserve"> </w:t>
            </w:r>
            <w:proofErr w:type="spellStart"/>
            <w:r>
              <w:rPr>
                <w:rFonts w:ascii="docs-Calibri" w:hAnsi="docs-Calibri"/>
                <w:color w:val="000000"/>
                <w:szCs w:val="20"/>
              </w:rPr>
              <w:t>yêu</w:t>
            </w:r>
            <w:proofErr w:type="spellEnd"/>
            <w:r>
              <w:rPr>
                <w:rFonts w:ascii="docs-Calibri" w:hAnsi="docs-Calibri"/>
                <w:color w:val="000000"/>
                <w:szCs w:val="20"/>
              </w:rPr>
              <w:t xml:space="preserve"> </w:t>
            </w:r>
            <w:proofErr w:type="spellStart"/>
            <w:r>
              <w:rPr>
                <w:rFonts w:ascii="docs-Calibri" w:hAnsi="docs-Calibri"/>
                <w:color w:val="000000"/>
                <w:szCs w:val="20"/>
              </w:rPr>
              <w:t>cầu</w:t>
            </w:r>
            <w:proofErr w:type="spellEnd"/>
            <w:r>
              <w:rPr>
                <w:rFonts w:ascii="docs-Calibri" w:hAnsi="docs-Calibri"/>
                <w:color w:val="000000"/>
                <w:szCs w:val="20"/>
              </w:rPr>
              <w:t xml:space="preserve"> </w:t>
            </w:r>
            <w:proofErr w:type="spellStart"/>
            <w:r>
              <w:rPr>
                <w:rFonts w:ascii="docs-Calibri" w:hAnsi="docs-Calibri"/>
                <w:color w:val="000000"/>
                <w:szCs w:val="20"/>
              </w:rPr>
              <w:t>vận</w:t>
            </w:r>
            <w:proofErr w:type="spellEnd"/>
            <w:r>
              <w:rPr>
                <w:rFonts w:ascii="docs-Calibri" w:hAnsi="docs-Calibri"/>
                <w:color w:val="000000"/>
                <w:szCs w:val="20"/>
              </w:rPr>
              <w:t xml:space="preserve"> </w:t>
            </w:r>
            <w:proofErr w:type="spellStart"/>
            <w:r>
              <w:rPr>
                <w:rFonts w:ascii="docs-Calibri" w:hAnsi="docs-Calibri"/>
                <w:color w:val="000000"/>
                <w:szCs w:val="20"/>
              </w:rPr>
              <w:t>chuyển</w:t>
            </w:r>
            <w:proofErr w:type="spellEnd"/>
            <w:r>
              <w:rPr>
                <w:rFonts w:ascii="docs-Calibri" w:hAnsi="docs-Calibri"/>
                <w:color w:val="000000"/>
                <w:szCs w:val="20"/>
              </w:rPr>
              <w:t xml:space="preserve">] </w:t>
            </w:r>
            <w:proofErr w:type="spellStart"/>
            <w:r>
              <w:rPr>
                <w:rFonts w:ascii="docs-Calibri" w:hAnsi="docs-Calibri"/>
                <w:color w:val="000000"/>
                <w:szCs w:val="20"/>
              </w:rPr>
              <w:t>của</w:t>
            </w:r>
            <w:proofErr w:type="spellEnd"/>
            <w:r>
              <w:rPr>
                <w:rFonts w:ascii="docs-Calibri" w:hAnsi="docs-Calibri"/>
                <w:color w:val="000000"/>
                <w:szCs w:val="20"/>
              </w:rPr>
              <w:t xml:space="preserve"> </w:t>
            </w:r>
            <w:proofErr w:type="spellStart"/>
            <w:r>
              <w:rPr>
                <w:rFonts w:ascii="docs-Calibri" w:hAnsi="docs-Calibri"/>
                <w:color w:val="000000"/>
                <w:szCs w:val="20"/>
              </w:rPr>
              <w:t>bản</w:t>
            </w:r>
            <w:proofErr w:type="spellEnd"/>
            <w:r>
              <w:rPr>
                <w:rFonts w:ascii="docs-Calibri" w:hAnsi="docs-Calibri"/>
                <w:color w:val="000000"/>
                <w:szCs w:val="20"/>
              </w:rPr>
              <w:t xml:space="preserve"> </w:t>
            </w:r>
            <w:proofErr w:type="spellStart"/>
            <w:r>
              <w:rPr>
                <w:rFonts w:ascii="docs-Calibri" w:hAnsi="docs-Calibri"/>
                <w:color w:val="000000"/>
                <w:szCs w:val="20"/>
              </w:rPr>
              <w:t>ghi</w:t>
            </w:r>
            <w:proofErr w:type="spellEnd"/>
            <w:r>
              <w:rPr>
                <w:rFonts w:ascii="docs-Calibri" w:hAnsi="docs-Calibri"/>
                <w:color w:val="000000"/>
                <w:szCs w:val="20"/>
              </w:rPr>
              <w:t xml:space="preserve"> </w:t>
            </w:r>
            <w:proofErr w:type="spellStart"/>
            <w:r>
              <w:rPr>
                <w:rFonts w:ascii="docs-Calibri" w:hAnsi="docs-Calibri"/>
                <w:color w:val="000000"/>
                <w:szCs w:val="20"/>
              </w:rPr>
              <w:t>hiện</w:t>
            </w:r>
            <w:proofErr w:type="spellEnd"/>
            <w:r>
              <w:rPr>
                <w:rFonts w:ascii="docs-Calibri" w:hAnsi="docs-Calibri"/>
                <w:color w:val="000000"/>
                <w:szCs w:val="20"/>
              </w:rPr>
              <w:t xml:space="preserve"> </w:t>
            </w:r>
            <w:proofErr w:type="spellStart"/>
            <w:r>
              <w:rPr>
                <w:rFonts w:ascii="docs-Calibri" w:hAnsi="docs-Calibri"/>
                <w:color w:val="000000"/>
                <w:szCs w:val="20"/>
              </w:rPr>
              <w:t>tại</w:t>
            </w:r>
            <w:proofErr w:type="spellEnd"/>
          </w:p>
        </w:tc>
      </w:tr>
      <w:tr w:rsidR="00D13718" w:rsidRPr="008F2D5E" w14:paraId="40A7EEE9"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A703C69" w14:textId="5E37AABF" w:rsidR="00D13718" w:rsidRDefault="00D13718" w:rsidP="00D13718">
            <w:pPr>
              <w:spacing w:before="0"/>
              <w:rPr>
                <w:rFonts w:cs="Arial"/>
                <w:szCs w:val="20"/>
              </w:rPr>
            </w:pPr>
            <w:r>
              <w:rPr>
                <w:rFonts w:cs="Arial"/>
                <w:szCs w:val="20"/>
              </w:rPr>
              <w:t>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ECA6AF9" w14:textId="1040E36B" w:rsidR="00D13718" w:rsidRPr="00D13718" w:rsidRDefault="00D13718" w:rsidP="00D13718">
            <w:pPr>
              <w:rPr>
                <w:rFonts w:eastAsia="MS PMincho" w:cs="Arial"/>
                <w:lang w:val="vi-VN" w:eastAsia="ja-JP"/>
              </w:rPr>
            </w:pPr>
            <w:proofErr w:type="spellStart"/>
            <w:r>
              <w:rPr>
                <w:rFonts w:eastAsia="MS PMincho" w:cs="Arial"/>
                <w:lang w:val="en-US" w:eastAsia="ja-JP"/>
              </w:rPr>
              <w:t>Tên</w:t>
            </w:r>
            <w:proofErr w:type="spellEnd"/>
            <w:r>
              <w:rPr>
                <w:rFonts w:eastAsia="MS PMincho" w:cs="Arial"/>
                <w:lang w:val="vi-VN" w:eastAsia="ja-JP"/>
              </w:rPr>
              <w:t xml:space="preserve"> nhân viên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676C2B3" w14:textId="789E2339" w:rsidR="00D13718" w:rsidRPr="00D13718" w:rsidRDefault="00D13718" w:rsidP="00D13718">
            <w:pPr>
              <w:rPr>
                <w:rFonts w:eastAsia="MS PMincho" w:cs="Arial"/>
                <w:lang w:val="vi-VN"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5182AC2" w14:textId="06A9477F" w:rsidR="00D13718" w:rsidRDefault="00D13718" w:rsidP="00D13718">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B2D5D99" w14:textId="420713EE" w:rsidR="00D13718" w:rsidRDefault="00D13718" w:rsidP="00D13718">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66C79A4" w14:textId="77777777" w:rsidR="00D13718" w:rsidRPr="008F2D5E" w:rsidRDefault="00D13718"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9F12429" w14:textId="77777777" w:rsidR="00D13718" w:rsidRPr="00D13718" w:rsidRDefault="00D13718" w:rsidP="00D13718">
            <w:pPr>
              <w:pStyle w:val="BulletList1"/>
            </w:pPr>
            <w:r>
              <w:t>Auto</w:t>
            </w:r>
            <w:r>
              <w:rPr>
                <w:lang w:val="vi-VN"/>
              </w:rPr>
              <w:t xml:space="preserve"> generated</w:t>
            </w:r>
          </w:p>
          <w:p w14:paraId="1A837839" w14:textId="633B9C3E" w:rsidR="00D13718" w:rsidRDefault="00D13718" w:rsidP="00D13718">
            <w:pPr>
              <w:pStyle w:val="BulletList1"/>
            </w:pPr>
            <w:r>
              <w:rPr>
                <w:rFonts w:ascii="docs-Calibri" w:hAnsi="docs-Calibri"/>
                <w:color w:val="000000"/>
                <w:szCs w:val="20"/>
              </w:rPr>
              <w:t>Value = [</w:t>
            </w:r>
            <w:proofErr w:type="spellStart"/>
            <w:r>
              <w:rPr>
                <w:rFonts w:ascii="docs-Calibri" w:hAnsi="docs-Calibri"/>
                <w:color w:val="000000"/>
                <w:szCs w:val="20"/>
              </w:rPr>
              <w:t>Tên</w:t>
            </w:r>
            <w:proofErr w:type="spellEnd"/>
            <w:r>
              <w:rPr>
                <w:rFonts w:ascii="docs-Calibri" w:hAnsi="docs-Calibri"/>
                <w:color w:val="000000"/>
                <w:szCs w:val="20"/>
              </w:rPr>
              <w:t xml:space="preserve"> </w:t>
            </w:r>
            <w:proofErr w:type="spellStart"/>
            <w:r>
              <w:rPr>
                <w:rFonts w:ascii="docs-Calibri" w:hAnsi="docs-Calibri"/>
                <w:color w:val="000000"/>
                <w:szCs w:val="20"/>
              </w:rPr>
              <w:t>nhân</w:t>
            </w:r>
            <w:proofErr w:type="spellEnd"/>
            <w:r>
              <w:rPr>
                <w:rFonts w:ascii="docs-Calibri" w:hAnsi="docs-Calibri"/>
                <w:color w:val="000000"/>
                <w:szCs w:val="20"/>
              </w:rPr>
              <w:t xml:space="preserve"> </w:t>
            </w:r>
            <w:proofErr w:type="spellStart"/>
            <w:r>
              <w:rPr>
                <w:rFonts w:ascii="docs-Calibri" w:hAnsi="docs-Calibri"/>
                <w:color w:val="000000"/>
                <w:szCs w:val="20"/>
              </w:rPr>
              <w:t>viên</w:t>
            </w:r>
            <w:proofErr w:type="spellEnd"/>
            <w:r>
              <w:rPr>
                <w:rFonts w:ascii="docs-Calibri" w:hAnsi="docs-Calibri"/>
                <w:color w:val="000000"/>
                <w:szCs w:val="20"/>
              </w:rPr>
              <w:t xml:space="preserve">] </w:t>
            </w:r>
            <w:proofErr w:type="spellStart"/>
            <w:r>
              <w:rPr>
                <w:rFonts w:ascii="docs-Calibri" w:hAnsi="docs-Calibri"/>
                <w:color w:val="000000"/>
                <w:szCs w:val="20"/>
              </w:rPr>
              <w:t>của</w:t>
            </w:r>
            <w:proofErr w:type="spellEnd"/>
            <w:r>
              <w:rPr>
                <w:rFonts w:ascii="docs-Calibri" w:hAnsi="docs-Calibri"/>
                <w:color w:val="000000"/>
                <w:szCs w:val="20"/>
              </w:rPr>
              <w:t xml:space="preserve"> current user </w:t>
            </w:r>
            <w:proofErr w:type="spellStart"/>
            <w:r>
              <w:rPr>
                <w:rFonts w:ascii="docs-Calibri" w:hAnsi="docs-Calibri"/>
                <w:color w:val="000000"/>
                <w:szCs w:val="20"/>
              </w:rPr>
              <w:t>từ</w:t>
            </w:r>
            <w:proofErr w:type="spellEnd"/>
            <w:r>
              <w:rPr>
                <w:rFonts w:ascii="docs-Calibri" w:hAnsi="docs-Calibri"/>
                <w:color w:val="000000"/>
                <w:szCs w:val="20"/>
              </w:rPr>
              <w:t xml:space="preserve"> "</w:t>
            </w:r>
            <w:proofErr w:type="spellStart"/>
            <w:r>
              <w:rPr>
                <w:rFonts w:ascii="docs-Calibri" w:hAnsi="docs-Calibri"/>
                <w:color w:val="000000"/>
                <w:szCs w:val="20"/>
              </w:rPr>
              <w:t>Hồ</w:t>
            </w:r>
            <w:proofErr w:type="spellEnd"/>
            <w:r>
              <w:rPr>
                <w:rFonts w:ascii="docs-Calibri" w:hAnsi="docs-Calibri"/>
                <w:color w:val="000000"/>
                <w:szCs w:val="20"/>
              </w:rPr>
              <w:t xml:space="preserve"> </w:t>
            </w:r>
            <w:proofErr w:type="spellStart"/>
            <w:r>
              <w:rPr>
                <w:rFonts w:ascii="docs-Calibri" w:hAnsi="docs-Calibri"/>
                <w:color w:val="000000"/>
                <w:szCs w:val="20"/>
              </w:rPr>
              <w:t>sơ</w:t>
            </w:r>
            <w:proofErr w:type="spellEnd"/>
            <w:r>
              <w:rPr>
                <w:rFonts w:ascii="docs-Calibri" w:hAnsi="docs-Calibri"/>
                <w:color w:val="000000"/>
                <w:szCs w:val="20"/>
              </w:rPr>
              <w:t xml:space="preserve"> </w:t>
            </w:r>
            <w:proofErr w:type="spellStart"/>
            <w:r>
              <w:rPr>
                <w:rFonts w:ascii="docs-Calibri" w:hAnsi="docs-Calibri"/>
                <w:color w:val="000000"/>
                <w:szCs w:val="20"/>
              </w:rPr>
              <w:t>nhân</w:t>
            </w:r>
            <w:proofErr w:type="spellEnd"/>
            <w:r>
              <w:rPr>
                <w:rFonts w:ascii="docs-Calibri" w:hAnsi="docs-Calibri"/>
                <w:color w:val="000000"/>
                <w:szCs w:val="20"/>
              </w:rPr>
              <w:t xml:space="preserve"> </w:t>
            </w:r>
            <w:proofErr w:type="spellStart"/>
            <w:r>
              <w:rPr>
                <w:rFonts w:ascii="docs-Calibri" w:hAnsi="docs-Calibri"/>
                <w:color w:val="000000"/>
                <w:szCs w:val="20"/>
              </w:rPr>
              <w:t>viên</w:t>
            </w:r>
            <w:proofErr w:type="spellEnd"/>
            <w:r>
              <w:rPr>
                <w:rFonts w:ascii="docs-Calibri" w:hAnsi="docs-Calibri"/>
                <w:color w:val="000000"/>
                <w:szCs w:val="20"/>
              </w:rPr>
              <w:t>"</w:t>
            </w:r>
          </w:p>
        </w:tc>
      </w:tr>
      <w:tr w:rsidR="00D13718" w:rsidRPr="008F2D5E" w14:paraId="43675944"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5853013" w14:textId="47BA7C34" w:rsidR="00D13718" w:rsidRDefault="00D13718" w:rsidP="00D13718">
            <w:pPr>
              <w:spacing w:before="0"/>
              <w:rPr>
                <w:rFonts w:cs="Arial"/>
                <w:szCs w:val="20"/>
              </w:rPr>
            </w:pPr>
            <w:r>
              <w:rPr>
                <w:rFonts w:cs="Arial"/>
                <w:szCs w:val="20"/>
              </w:rPr>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191EAB1" w14:textId="408F1E60" w:rsidR="00D13718" w:rsidRPr="00D13718" w:rsidRDefault="00D13718" w:rsidP="00D13718">
            <w:pPr>
              <w:rPr>
                <w:rFonts w:eastAsia="MS PMincho" w:cs="Arial"/>
                <w:lang w:val="vi-VN" w:eastAsia="ja-JP"/>
              </w:rPr>
            </w:pPr>
            <w:proofErr w:type="spellStart"/>
            <w:r>
              <w:rPr>
                <w:rFonts w:eastAsia="MS PMincho" w:cs="Arial"/>
                <w:lang w:val="en-US" w:eastAsia="ja-JP"/>
              </w:rPr>
              <w:t>Số</w:t>
            </w:r>
            <w:proofErr w:type="spellEnd"/>
            <w:r>
              <w:rPr>
                <w:rFonts w:eastAsia="MS PMincho" w:cs="Arial"/>
                <w:lang w:val="vi-VN" w:eastAsia="ja-JP"/>
              </w:rPr>
              <w:t xml:space="preserve"> điện thoại</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5E5856F" w14:textId="4844B8F0" w:rsidR="00D13718" w:rsidRDefault="00D13718" w:rsidP="00D13718">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13CB3D6" w14:textId="0057BE00" w:rsidR="00D13718" w:rsidRDefault="00D13718" w:rsidP="00D13718">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0CC01A4" w14:textId="1E24CB54" w:rsidR="00D13718" w:rsidRDefault="00D13718" w:rsidP="00D13718">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D67D5CF" w14:textId="77777777" w:rsidR="00D13718" w:rsidRPr="008F2D5E" w:rsidRDefault="00D13718"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04D897E" w14:textId="77777777" w:rsidR="00D13718" w:rsidRPr="00D13718" w:rsidRDefault="00D13718" w:rsidP="00D13718">
            <w:pPr>
              <w:pStyle w:val="BulletList1"/>
            </w:pPr>
            <w:r>
              <w:t>Auto</w:t>
            </w:r>
            <w:r>
              <w:rPr>
                <w:lang w:val="vi-VN"/>
              </w:rPr>
              <w:t xml:space="preserve"> generated</w:t>
            </w:r>
          </w:p>
          <w:p w14:paraId="538228E2" w14:textId="0A4BE5A2" w:rsidR="00D13718" w:rsidRDefault="00D13718" w:rsidP="00D13718">
            <w:pPr>
              <w:pStyle w:val="BulletList1"/>
            </w:pPr>
            <w:r>
              <w:rPr>
                <w:rFonts w:ascii="docs-Calibri" w:hAnsi="docs-Calibri"/>
                <w:color w:val="000000"/>
                <w:szCs w:val="20"/>
              </w:rPr>
              <w:t>Value = [</w:t>
            </w:r>
            <w:proofErr w:type="spellStart"/>
            <w:r>
              <w:rPr>
                <w:rFonts w:ascii="docs-Calibri" w:hAnsi="docs-Calibri"/>
                <w:color w:val="000000"/>
                <w:szCs w:val="20"/>
              </w:rPr>
              <w:t>Số</w:t>
            </w:r>
            <w:proofErr w:type="spellEnd"/>
            <w:r>
              <w:rPr>
                <w:rFonts w:ascii="docs-Calibri" w:hAnsi="docs-Calibri"/>
                <w:color w:val="000000"/>
                <w:szCs w:val="20"/>
              </w:rPr>
              <w:t xml:space="preserve"> </w:t>
            </w:r>
            <w:proofErr w:type="spellStart"/>
            <w:r>
              <w:rPr>
                <w:rFonts w:ascii="docs-Calibri" w:hAnsi="docs-Calibri"/>
                <w:color w:val="000000"/>
                <w:szCs w:val="20"/>
              </w:rPr>
              <w:t>điện</w:t>
            </w:r>
            <w:proofErr w:type="spellEnd"/>
            <w:r>
              <w:rPr>
                <w:rFonts w:ascii="docs-Calibri" w:hAnsi="docs-Calibri"/>
                <w:color w:val="000000"/>
                <w:szCs w:val="20"/>
              </w:rPr>
              <w:t xml:space="preserve"> </w:t>
            </w:r>
            <w:proofErr w:type="spellStart"/>
            <w:r>
              <w:rPr>
                <w:rFonts w:ascii="docs-Calibri" w:hAnsi="docs-Calibri"/>
                <w:color w:val="000000"/>
                <w:szCs w:val="20"/>
              </w:rPr>
              <w:t>thoại</w:t>
            </w:r>
            <w:proofErr w:type="spellEnd"/>
            <w:r>
              <w:rPr>
                <w:rFonts w:ascii="docs-Calibri" w:hAnsi="docs-Calibri"/>
                <w:color w:val="000000"/>
                <w:szCs w:val="20"/>
              </w:rPr>
              <w:t xml:space="preserve">] </w:t>
            </w:r>
            <w:proofErr w:type="spellStart"/>
            <w:r>
              <w:rPr>
                <w:rFonts w:ascii="docs-Calibri" w:hAnsi="docs-Calibri"/>
                <w:color w:val="000000"/>
                <w:szCs w:val="20"/>
              </w:rPr>
              <w:t>của</w:t>
            </w:r>
            <w:proofErr w:type="spellEnd"/>
            <w:r>
              <w:rPr>
                <w:rFonts w:ascii="docs-Calibri" w:hAnsi="docs-Calibri"/>
                <w:color w:val="000000"/>
                <w:szCs w:val="20"/>
              </w:rPr>
              <w:t xml:space="preserve"> current user </w:t>
            </w:r>
            <w:proofErr w:type="spellStart"/>
            <w:r>
              <w:rPr>
                <w:rFonts w:ascii="docs-Calibri" w:hAnsi="docs-Calibri"/>
                <w:color w:val="000000"/>
                <w:szCs w:val="20"/>
              </w:rPr>
              <w:t>từ</w:t>
            </w:r>
            <w:proofErr w:type="spellEnd"/>
            <w:r>
              <w:rPr>
                <w:rFonts w:ascii="docs-Calibri" w:hAnsi="docs-Calibri"/>
                <w:color w:val="000000"/>
                <w:szCs w:val="20"/>
              </w:rPr>
              <w:t xml:space="preserve"> "</w:t>
            </w:r>
            <w:proofErr w:type="spellStart"/>
            <w:r>
              <w:rPr>
                <w:rFonts w:ascii="docs-Calibri" w:hAnsi="docs-Calibri"/>
                <w:color w:val="000000"/>
                <w:szCs w:val="20"/>
              </w:rPr>
              <w:t>Hồ</w:t>
            </w:r>
            <w:proofErr w:type="spellEnd"/>
            <w:r>
              <w:rPr>
                <w:rFonts w:ascii="docs-Calibri" w:hAnsi="docs-Calibri"/>
                <w:color w:val="000000"/>
                <w:szCs w:val="20"/>
              </w:rPr>
              <w:t xml:space="preserve"> </w:t>
            </w:r>
            <w:proofErr w:type="spellStart"/>
            <w:r>
              <w:rPr>
                <w:rFonts w:ascii="docs-Calibri" w:hAnsi="docs-Calibri"/>
                <w:color w:val="000000"/>
                <w:szCs w:val="20"/>
              </w:rPr>
              <w:t>sơ</w:t>
            </w:r>
            <w:proofErr w:type="spellEnd"/>
            <w:r>
              <w:rPr>
                <w:rFonts w:ascii="docs-Calibri" w:hAnsi="docs-Calibri"/>
                <w:color w:val="000000"/>
                <w:szCs w:val="20"/>
              </w:rPr>
              <w:t xml:space="preserve"> </w:t>
            </w:r>
            <w:proofErr w:type="spellStart"/>
            <w:r>
              <w:rPr>
                <w:rFonts w:ascii="docs-Calibri" w:hAnsi="docs-Calibri"/>
                <w:color w:val="000000"/>
                <w:szCs w:val="20"/>
              </w:rPr>
              <w:t>nhân</w:t>
            </w:r>
            <w:proofErr w:type="spellEnd"/>
            <w:r>
              <w:rPr>
                <w:rFonts w:ascii="docs-Calibri" w:hAnsi="docs-Calibri"/>
                <w:color w:val="000000"/>
                <w:szCs w:val="20"/>
              </w:rPr>
              <w:t xml:space="preserve"> </w:t>
            </w:r>
            <w:proofErr w:type="spellStart"/>
            <w:r>
              <w:rPr>
                <w:rFonts w:ascii="docs-Calibri" w:hAnsi="docs-Calibri"/>
                <w:color w:val="000000"/>
                <w:szCs w:val="20"/>
              </w:rPr>
              <w:t>viên</w:t>
            </w:r>
            <w:proofErr w:type="spellEnd"/>
            <w:r>
              <w:rPr>
                <w:rFonts w:ascii="docs-Calibri" w:hAnsi="docs-Calibri"/>
                <w:color w:val="000000"/>
                <w:szCs w:val="20"/>
              </w:rPr>
              <w:t>"</w:t>
            </w:r>
          </w:p>
        </w:tc>
      </w:tr>
      <w:tr w:rsidR="00D7053F" w:rsidRPr="008F2D5E" w14:paraId="4DFEEF62"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2EEF67F" w14:textId="001A38B0" w:rsidR="00D7053F" w:rsidRDefault="00D7053F" w:rsidP="00D13718">
            <w:pPr>
              <w:spacing w:before="0"/>
              <w:rPr>
                <w:rFonts w:cs="Arial"/>
                <w:szCs w:val="20"/>
              </w:rPr>
            </w:pPr>
            <w:r>
              <w:rPr>
                <w:rFonts w:cs="Arial"/>
                <w:szCs w:val="20"/>
              </w:rPr>
              <w:t>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47343BA" w14:textId="46F3130F" w:rsidR="00D7053F" w:rsidRPr="00D7053F" w:rsidRDefault="00D7053F" w:rsidP="00D13718">
            <w:pPr>
              <w:rPr>
                <w:rFonts w:eastAsia="MS PMincho" w:cs="Arial"/>
                <w:lang w:val="vi-VN" w:eastAsia="ja-JP"/>
              </w:rPr>
            </w:pPr>
            <w:proofErr w:type="spellStart"/>
            <w:r>
              <w:rPr>
                <w:rFonts w:eastAsia="MS PMincho" w:cs="Arial"/>
                <w:lang w:val="en-US" w:eastAsia="ja-JP"/>
              </w:rPr>
              <w:t>Mã</w:t>
            </w:r>
            <w:proofErr w:type="spellEnd"/>
            <w:r>
              <w:rPr>
                <w:rFonts w:eastAsia="MS PMincho" w:cs="Arial"/>
                <w:lang w:val="vi-VN" w:eastAsia="ja-JP"/>
              </w:rPr>
              <w:t xml:space="preserve"> chi tiết đơn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4F9E507" w14:textId="3FCA7641" w:rsidR="00D7053F" w:rsidRDefault="00D7053F" w:rsidP="00D13718">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1D408B3" w14:textId="60902BEB" w:rsidR="00D7053F" w:rsidRDefault="00D7053F" w:rsidP="00D13718">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E5E759F" w14:textId="18F60B0B" w:rsidR="00D7053F" w:rsidRDefault="00D7053F" w:rsidP="00D13718">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8D3303F" w14:textId="77777777" w:rsidR="00D7053F" w:rsidRPr="008F2D5E" w:rsidRDefault="00D7053F"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4DC6A4D" w14:textId="77777777" w:rsidR="00D7053F" w:rsidRPr="00D7053F" w:rsidRDefault="00D7053F" w:rsidP="00D13718">
            <w:pPr>
              <w:pStyle w:val="BulletList1"/>
            </w:pPr>
            <w:r>
              <w:t>Auto</w:t>
            </w:r>
            <w:r>
              <w:rPr>
                <w:lang w:val="vi-VN"/>
              </w:rPr>
              <w:t xml:space="preserve"> generated</w:t>
            </w:r>
          </w:p>
          <w:p w14:paraId="08EED8C7" w14:textId="0C299BD8" w:rsidR="00D7053F" w:rsidRDefault="00D7053F" w:rsidP="00D13718">
            <w:pPr>
              <w:pStyle w:val="BulletList1"/>
            </w:pPr>
            <w:r>
              <w:rPr>
                <w:rFonts w:ascii="docs-Calibri" w:hAnsi="docs-Calibri"/>
                <w:color w:val="000000"/>
                <w:szCs w:val="20"/>
                <w:shd w:val="clear" w:color="auto" w:fill="FFFFFF"/>
              </w:rPr>
              <w:t>Value =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sao</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cho</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thuộc</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hiện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tại</w:t>
            </w:r>
            <w:proofErr w:type="spellEnd"/>
          </w:p>
        </w:tc>
      </w:tr>
      <w:tr w:rsidR="00D13718" w:rsidRPr="008F2D5E" w14:paraId="07E3272E"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43B1265" w14:textId="4631F1EF" w:rsidR="00D13718" w:rsidRDefault="00D7053F" w:rsidP="00D13718">
            <w:pPr>
              <w:spacing w:before="0"/>
              <w:rPr>
                <w:rFonts w:cs="Arial"/>
                <w:szCs w:val="20"/>
              </w:rPr>
            </w:pPr>
            <w:r>
              <w:rPr>
                <w:rFonts w:cs="Arial"/>
                <w:szCs w:val="20"/>
              </w:rPr>
              <w:t>7</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93D6557" w14:textId="25B2D860" w:rsidR="00D13718" w:rsidRPr="00D13718" w:rsidRDefault="00D13718" w:rsidP="00D13718">
            <w:pPr>
              <w:rPr>
                <w:rFonts w:eastAsia="MS PMincho" w:cs="Arial"/>
                <w:lang w:val="vi-VN" w:eastAsia="ja-JP"/>
              </w:rPr>
            </w:pPr>
            <w:r>
              <w:rPr>
                <w:rFonts w:eastAsia="MS PMincho" w:cs="Arial"/>
                <w:lang w:val="en-US" w:eastAsia="ja-JP"/>
              </w:rPr>
              <w:t>Biển</w:t>
            </w:r>
            <w:r>
              <w:rPr>
                <w:rFonts w:eastAsia="MS PMincho" w:cs="Arial"/>
                <w:lang w:val="vi-VN" w:eastAsia="ja-JP"/>
              </w:rPr>
              <w:t xml:space="preserve"> số xe</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3657A60" w14:textId="3F783B4A" w:rsidR="00D13718" w:rsidRDefault="000C64E6" w:rsidP="00D13718">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7145817" w14:textId="0272D96C" w:rsidR="00D13718" w:rsidRDefault="000C64E6" w:rsidP="00D13718">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284526F" w14:textId="559ECA51" w:rsidR="00D13718" w:rsidRDefault="000C64E6" w:rsidP="00D13718">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95B2B43" w14:textId="77777777" w:rsidR="00D13718" w:rsidRPr="008F2D5E" w:rsidRDefault="00D13718"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8638479" w14:textId="4DC4F6AA" w:rsidR="00D7053F" w:rsidRPr="00D7053F" w:rsidRDefault="00D7053F" w:rsidP="00D13718">
            <w:pPr>
              <w:pStyle w:val="BulletList1"/>
            </w:pPr>
            <w:r>
              <w:t>Auto</w:t>
            </w:r>
            <w:r>
              <w:rPr>
                <w:lang w:val="vi-VN"/>
              </w:rPr>
              <w:t xml:space="preserve"> </w:t>
            </w:r>
            <w:r>
              <w:t>generated</w:t>
            </w:r>
          </w:p>
          <w:p w14:paraId="3997995C" w14:textId="400484B2" w:rsidR="00D13718" w:rsidRDefault="00D7053F" w:rsidP="00D13718">
            <w:pPr>
              <w:pStyle w:val="BulletList1"/>
            </w:pPr>
            <w:r>
              <w:rPr>
                <w:rFonts w:ascii="docs-Calibri" w:hAnsi="docs-Calibri"/>
                <w:color w:val="000000"/>
                <w:szCs w:val="20"/>
                <w:shd w:val="clear" w:color="auto" w:fill="FFFFFF"/>
              </w:rPr>
              <w:t xml:space="preserve">Value= [Biển </w:t>
            </w:r>
            <w:proofErr w:type="spellStart"/>
            <w:r>
              <w:rPr>
                <w:rFonts w:ascii="docs-Calibri" w:hAnsi="docs-Calibri"/>
                <w:color w:val="000000"/>
                <w:szCs w:val="20"/>
                <w:shd w:val="clear" w:color="auto" w:fill="FFFFFF"/>
              </w:rPr>
              <w:t>số</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xe</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thỏa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ghi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hiện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tại</w:t>
            </w:r>
            <w:proofErr w:type="spellEnd"/>
          </w:p>
        </w:tc>
      </w:tr>
      <w:tr w:rsidR="00D13718" w:rsidRPr="008F2D5E" w14:paraId="14F804A9"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062D180" w14:textId="5E4EF7D2" w:rsidR="00D13718" w:rsidRDefault="00D7053F" w:rsidP="00D13718">
            <w:pPr>
              <w:spacing w:before="0"/>
              <w:rPr>
                <w:rFonts w:cs="Arial"/>
                <w:szCs w:val="20"/>
              </w:rPr>
            </w:pPr>
            <w:r>
              <w:rPr>
                <w:rFonts w:cs="Arial"/>
                <w:szCs w:val="20"/>
              </w:rPr>
              <w:t>8</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A0BE168" w14:textId="134C968A" w:rsidR="00D13718" w:rsidRPr="00D7053F" w:rsidRDefault="00D7053F" w:rsidP="00D13718">
            <w:pPr>
              <w:rPr>
                <w:rFonts w:eastAsia="MS PMincho" w:cs="Arial"/>
                <w:lang w:val="vi-VN" w:eastAsia="ja-JP"/>
              </w:rPr>
            </w:pPr>
            <w:proofErr w:type="spellStart"/>
            <w:r>
              <w:rPr>
                <w:rFonts w:eastAsia="MS PMincho" w:cs="Arial"/>
                <w:lang w:val="en-US" w:eastAsia="ja-JP"/>
              </w:rPr>
              <w:t>Lái</w:t>
            </w:r>
            <w:proofErr w:type="spellEnd"/>
            <w:r>
              <w:rPr>
                <w:rFonts w:eastAsia="MS PMincho" w:cs="Arial"/>
                <w:lang w:val="vi-VN" w:eastAsia="ja-JP"/>
              </w:rPr>
              <w:t xml:space="preserve"> xe</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4D33EAE" w14:textId="74257AEC" w:rsidR="00D13718" w:rsidRDefault="00D7053F" w:rsidP="00D13718">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7186245" w14:textId="620C4EBB" w:rsidR="00D13718" w:rsidRDefault="00D7053F" w:rsidP="00D13718">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D7EA85D" w14:textId="141CC9EC" w:rsidR="00D13718" w:rsidRDefault="00D7053F" w:rsidP="00D13718">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F0DD393" w14:textId="77777777" w:rsidR="00D13718" w:rsidRPr="008F2D5E" w:rsidRDefault="00D13718"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8D0C328" w14:textId="77777777" w:rsidR="00D13718" w:rsidRPr="00D7053F" w:rsidRDefault="00D7053F" w:rsidP="00D13718">
            <w:pPr>
              <w:pStyle w:val="BulletList1"/>
            </w:pPr>
            <w:r>
              <w:t>Auto</w:t>
            </w:r>
            <w:r>
              <w:rPr>
                <w:lang w:val="vi-VN"/>
              </w:rPr>
              <w:t xml:space="preserve"> generated</w:t>
            </w:r>
          </w:p>
          <w:p w14:paraId="207A7570" w14:textId="0F9CAF33" w:rsidR="00D7053F" w:rsidRDefault="00D7053F" w:rsidP="00D13718">
            <w:pPr>
              <w:pStyle w:val="BulletList1"/>
            </w:pPr>
            <w:r>
              <w:rPr>
                <w:rFonts w:ascii="docs-Calibri" w:hAnsi="docs-Calibri"/>
                <w:color w:val="000000"/>
                <w:szCs w:val="20"/>
                <w:shd w:val="clear" w:color="auto" w:fill="FFFFFF"/>
              </w:rPr>
              <w:t>Value = [</w:t>
            </w:r>
            <w:proofErr w:type="spellStart"/>
            <w:r>
              <w:rPr>
                <w:rFonts w:ascii="docs-Calibri" w:hAnsi="docs-Calibri"/>
                <w:color w:val="000000"/>
                <w:szCs w:val="20"/>
                <w:shd w:val="clear" w:color="auto" w:fill="FFFFFF"/>
              </w:rPr>
              <w:t>Tên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nhân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viên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thỏa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nhân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viên</w:t>
            </w:r>
            <w:proofErr w:type="spellEnd"/>
            <w:r>
              <w:rPr>
                <w:rFonts w:ascii="docs-Calibri" w:hAnsi="docs-Calibri"/>
                <w:color w:val="000000"/>
                <w:szCs w:val="20"/>
                <w:shd w:val="clear" w:color="auto" w:fill="FFFFFF"/>
              </w:rPr>
              <w:t>]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nhân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viên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ghi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hiện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tại</w:t>
            </w:r>
            <w:proofErr w:type="spellEnd"/>
          </w:p>
        </w:tc>
      </w:tr>
      <w:tr w:rsidR="00D13718" w:rsidRPr="008F2D5E" w14:paraId="79802F9E"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9D77900" w14:textId="443D8BB7" w:rsidR="00D13718" w:rsidRDefault="00D7053F" w:rsidP="00D13718">
            <w:pPr>
              <w:spacing w:before="0"/>
              <w:rPr>
                <w:rFonts w:cs="Arial"/>
                <w:szCs w:val="20"/>
              </w:rPr>
            </w:pPr>
            <w:r>
              <w:rPr>
                <w:rFonts w:cs="Arial"/>
                <w:szCs w:val="20"/>
              </w:rPr>
              <w:lastRenderedPageBreak/>
              <w:t>9</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A49B1EB" w14:textId="0DCF7EBB" w:rsidR="00D13718" w:rsidRPr="00D7053F" w:rsidRDefault="00D7053F" w:rsidP="00D13718">
            <w:pPr>
              <w:rPr>
                <w:rFonts w:eastAsia="MS PMincho" w:cs="Arial"/>
                <w:lang w:val="vi-VN" w:eastAsia="ja-JP"/>
              </w:rPr>
            </w:pPr>
            <w:r>
              <w:rPr>
                <w:rFonts w:eastAsia="MS PMincho" w:cs="Arial"/>
                <w:lang w:val="en-US" w:eastAsia="ja-JP"/>
              </w:rPr>
              <w:t>Thung</w:t>
            </w:r>
            <w:r>
              <w:rPr>
                <w:rFonts w:eastAsia="MS PMincho" w:cs="Arial"/>
                <w:lang w:val="vi-VN" w:eastAsia="ja-JP"/>
              </w:rPr>
              <w:t xml:space="preserve"> 24 lon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83B51B2" w14:textId="37D31EC2" w:rsidR="00D13718" w:rsidRDefault="00D7053F" w:rsidP="00D13718">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6BA04E3" w14:textId="5B121A77" w:rsidR="00D13718" w:rsidRDefault="00D7053F" w:rsidP="00D13718">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95A4F88" w14:textId="74FE45E4" w:rsidR="00D13718" w:rsidRDefault="00D7053F" w:rsidP="00D13718">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8A9F0CB" w14:textId="77777777" w:rsidR="00D13718" w:rsidRPr="008F2D5E" w:rsidRDefault="00D13718"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671EE35" w14:textId="77777777" w:rsidR="00D13718" w:rsidRPr="00D7053F" w:rsidRDefault="00D7053F" w:rsidP="00D13718">
            <w:pPr>
              <w:pStyle w:val="BulletList1"/>
            </w:pPr>
            <w:r>
              <w:t>Auto</w:t>
            </w:r>
            <w:r>
              <w:rPr>
                <w:lang w:val="vi-VN"/>
              </w:rPr>
              <w:t xml:space="preserve"> generated</w:t>
            </w:r>
          </w:p>
          <w:p w14:paraId="3A87742A" w14:textId="766F2CE9" w:rsidR="00D7053F" w:rsidRDefault="00D7053F" w:rsidP="00D13718">
            <w:pPr>
              <w:pStyle w:val="BulletList1"/>
            </w:pPr>
            <w:r>
              <w:rPr>
                <w:rFonts w:ascii="docs-Calibri" w:hAnsi="docs-Calibri"/>
                <w:color w:val="000000"/>
                <w:szCs w:val="20"/>
                <w:shd w:val="clear" w:color="auto" w:fill="FFFFFF"/>
              </w:rPr>
              <w:t>Value = [</w:t>
            </w:r>
            <w:proofErr w:type="spellStart"/>
            <w:r>
              <w:rPr>
                <w:rFonts w:ascii="docs-Calibri" w:hAnsi="docs-Calibri"/>
                <w:color w:val="000000"/>
                <w:szCs w:val="20"/>
                <w:shd w:val="clear" w:color="auto" w:fill="FFFFFF"/>
              </w:rPr>
              <w:t>Số</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lượng</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thùng</w:t>
            </w:r>
            <w:proofErr w:type="spellEnd"/>
            <w:r>
              <w:rPr>
                <w:rFonts w:ascii="docs-Calibri" w:hAnsi="docs-Calibri"/>
                <w:color w:val="000000"/>
                <w:szCs w:val="20"/>
                <w:shd w:val="clear" w:color="auto" w:fill="FFFFFF"/>
              </w:rPr>
              <w:t xml:space="preserve"> 24 </w:t>
            </w:r>
            <w:proofErr w:type="spellStart"/>
            <w:r>
              <w:rPr>
                <w:rFonts w:ascii="docs-Calibri" w:hAnsi="docs-Calibri"/>
                <w:color w:val="000000"/>
                <w:szCs w:val="20"/>
                <w:shd w:val="clear" w:color="auto" w:fill="FFFFFF"/>
              </w:rPr>
              <w:t>lon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thỏa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ghi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hiện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tại</w:t>
            </w:r>
            <w:proofErr w:type="spellEnd"/>
          </w:p>
        </w:tc>
      </w:tr>
      <w:tr w:rsidR="00D7053F" w:rsidRPr="008F2D5E" w14:paraId="0200CF23"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F609177" w14:textId="722ECB71" w:rsidR="00D7053F" w:rsidRDefault="00D7053F" w:rsidP="00D13718">
            <w:pPr>
              <w:spacing w:before="0"/>
              <w:rPr>
                <w:rFonts w:cs="Arial"/>
                <w:szCs w:val="20"/>
              </w:rPr>
            </w:pPr>
            <w:r>
              <w:rPr>
                <w:rFonts w:cs="Arial"/>
                <w:szCs w:val="20"/>
              </w:rPr>
              <w:t>10</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6B98C40" w14:textId="30F8A710" w:rsidR="00D7053F" w:rsidRPr="00D7053F" w:rsidRDefault="00D7053F" w:rsidP="00D13718">
            <w:pPr>
              <w:rPr>
                <w:rFonts w:eastAsia="MS PMincho" w:cs="Arial"/>
                <w:lang w:val="vi-VN" w:eastAsia="ja-JP"/>
              </w:rPr>
            </w:pPr>
            <w:proofErr w:type="spellStart"/>
            <w:r>
              <w:rPr>
                <w:rFonts w:eastAsia="MS PMincho" w:cs="Arial"/>
                <w:lang w:val="en-US" w:eastAsia="ja-JP"/>
              </w:rPr>
              <w:t>Thùng</w:t>
            </w:r>
            <w:proofErr w:type="spellEnd"/>
            <w:r>
              <w:rPr>
                <w:rFonts w:eastAsia="MS PMincho" w:cs="Arial"/>
                <w:lang w:val="vi-VN" w:eastAsia="ja-JP"/>
              </w:rPr>
              <w:t xml:space="preserve"> 36 lon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7463D35" w14:textId="7FC3513C" w:rsidR="00D7053F" w:rsidRDefault="00D7053F" w:rsidP="00D13718">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CA6D872" w14:textId="469D41D6" w:rsidR="00D7053F" w:rsidRDefault="00D7053F" w:rsidP="00D13718">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7CA5E1D" w14:textId="2A92C49A" w:rsidR="00D7053F" w:rsidRDefault="00D7053F" w:rsidP="00D13718">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9894A10" w14:textId="77777777" w:rsidR="00D7053F" w:rsidRPr="008F2D5E" w:rsidRDefault="00D7053F"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CB9115D" w14:textId="77777777" w:rsidR="00D7053F" w:rsidRPr="00D7053F" w:rsidRDefault="00D7053F" w:rsidP="00D13718">
            <w:pPr>
              <w:pStyle w:val="BulletList1"/>
            </w:pPr>
            <w:r>
              <w:t>Auto</w:t>
            </w:r>
            <w:r>
              <w:rPr>
                <w:lang w:val="vi-VN"/>
              </w:rPr>
              <w:t xml:space="preserve"> generated</w:t>
            </w:r>
          </w:p>
          <w:p w14:paraId="32EB2540" w14:textId="2D497E7B" w:rsidR="00D7053F" w:rsidRDefault="00D7053F" w:rsidP="00D13718">
            <w:pPr>
              <w:pStyle w:val="BulletList1"/>
            </w:pPr>
            <w:r>
              <w:rPr>
                <w:rFonts w:ascii="docs-Calibri" w:hAnsi="docs-Calibri"/>
                <w:color w:val="000000"/>
                <w:szCs w:val="20"/>
                <w:shd w:val="clear" w:color="auto" w:fill="FFFFFF"/>
              </w:rPr>
              <w:t>Value = [</w:t>
            </w:r>
            <w:proofErr w:type="spellStart"/>
            <w:r>
              <w:rPr>
                <w:rFonts w:ascii="docs-Calibri" w:hAnsi="docs-Calibri"/>
                <w:color w:val="000000"/>
                <w:szCs w:val="20"/>
                <w:shd w:val="clear" w:color="auto" w:fill="FFFFFF"/>
              </w:rPr>
              <w:t>Số</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lượng</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thùng</w:t>
            </w:r>
            <w:proofErr w:type="spellEnd"/>
            <w:r>
              <w:rPr>
                <w:rFonts w:ascii="docs-Calibri" w:hAnsi="docs-Calibri"/>
                <w:color w:val="000000"/>
                <w:szCs w:val="20"/>
                <w:shd w:val="clear" w:color="auto" w:fill="FFFFFF"/>
              </w:rPr>
              <w:t xml:space="preserve"> 36 </w:t>
            </w:r>
            <w:proofErr w:type="spellStart"/>
            <w:r>
              <w:rPr>
                <w:rFonts w:ascii="docs-Calibri" w:hAnsi="docs-Calibri"/>
                <w:color w:val="000000"/>
                <w:szCs w:val="20"/>
                <w:shd w:val="clear" w:color="auto" w:fill="FFFFFF"/>
              </w:rPr>
              <w:t>lon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thỏa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ghi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hiện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tại</w:t>
            </w:r>
            <w:proofErr w:type="spellEnd"/>
          </w:p>
        </w:tc>
      </w:tr>
      <w:tr w:rsidR="00D7053F" w:rsidRPr="008F2D5E" w14:paraId="5994CCB9"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4171EBE" w14:textId="2BE6BA0A" w:rsidR="00D7053F" w:rsidRDefault="00D7053F" w:rsidP="00D13718">
            <w:pPr>
              <w:spacing w:before="0"/>
              <w:rPr>
                <w:rFonts w:cs="Arial"/>
                <w:szCs w:val="20"/>
              </w:rPr>
            </w:pPr>
            <w:r>
              <w:rPr>
                <w:rFonts w:cs="Arial"/>
                <w:szCs w:val="20"/>
              </w:rPr>
              <w:t>11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6036599" w14:textId="69A00B8A" w:rsidR="00D7053F" w:rsidRPr="00D7053F" w:rsidRDefault="00D7053F" w:rsidP="00D13718">
            <w:pPr>
              <w:rPr>
                <w:rFonts w:eastAsia="MS PMincho" w:cs="Arial"/>
                <w:lang w:val="vi-VN" w:eastAsia="ja-JP"/>
              </w:rPr>
            </w:pPr>
            <w:proofErr w:type="spellStart"/>
            <w:r>
              <w:rPr>
                <w:rFonts w:eastAsia="MS PMincho" w:cs="Arial"/>
                <w:lang w:val="en-US" w:eastAsia="ja-JP"/>
              </w:rPr>
              <w:t>Thùng</w:t>
            </w:r>
            <w:proofErr w:type="spellEnd"/>
            <w:r>
              <w:rPr>
                <w:rFonts w:eastAsia="MS PMincho" w:cs="Arial"/>
                <w:lang w:val="vi-VN" w:eastAsia="ja-JP"/>
              </w:rPr>
              <w:t xml:space="preserve"> 24 lon TT</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B5D71D4" w14:textId="275BC6E5" w:rsidR="00D7053F" w:rsidRDefault="00D7053F" w:rsidP="00D13718">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AE4A44A" w14:textId="4CC18E4C" w:rsidR="00D7053F" w:rsidRDefault="00D7053F" w:rsidP="00D13718">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07F6F4C" w14:textId="09A6CBB7" w:rsidR="00D7053F" w:rsidRDefault="00D7053F" w:rsidP="00D13718">
            <w:pPr>
              <w:rPr>
                <w:rFonts w:eastAsia="MS PMincho" w:cs="Arial"/>
                <w:lang w:val="en-US" w:eastAsia="ja-JP"/>
              </w:rPr>
            </w:pPr>
            <w:r>
              <w:rPr>
                <w:rFonts w:eastAsia="MS PMincho" w:cs="Arial"/>
                <w:lang w:val="en-US"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3DD63DE" w14:textId="77777777" w:rsidR="00D7053F" w:rsidRPr="008F2D5E" w:rsidRDefault="00D7053F"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F4D0A66" w14:textId="351DC888" w:rsidR="00D7053F" w:rsidRDefault="00D7053F" w:rsidP="00D13718">
            <w:pPr>
              <w:pStyle w:val="BulletList1"/>
            </w:pPr>
            <w:r>
              <w:rPr>
                <w:rFonts w:ascii="docs-Calibri" w:hAnsi="docs-Calibri"/>
                <w:color w:val="000000"/>
                <w:szCs w:val="20"/>
                <w:shd w:val="clear" w:color="auto" w:fill="FFFFFF"/>
              </w:rPr>
              <w:t xml:space="preserve">Value = </w:t>
            </w:r>
            <w:proofErr w:type="spellStart"/>
            <w:r>
              <w:rPr>
                <w:rFonts w:ascii="docs-Calibri" w:hAnsi="docs-Calibri"/>
                <w:color w:val="000000"/>
                <w:szCs w:val="20"/>
                <w:shd w:val="clear" w:color="auto" w:fill="FFFFFF"/>
              </w:rPr>
              <w:t>Giá</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trị</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được</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nhập</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bởi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quản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lý</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kho</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khi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hàng</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đến</w:t>
            </w:r>
            <w:proofErr w:type="spellEnd"/>
          </w:p>
        </w:tc>
      </w:tr>
      <w:tr w:rsidR="00D7053F" w:rsidRPr="008F2D5E" w14:paraId="3AF28077"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25F6C5A" w14:textId="082AF490" w:rsidR="00D7053F" w:rsidRDefault="00D7053F" w:rsidP="00D13718">
            <w:pPr>
              <w:spacing w:before="0"/>
              <w:rPr>
                <w:rFonts w:cs="Arial"/>
                <w:szCs w:val="20"/>
              </w:rPr>
            </w:pPr>
            <w:r>
              <w:rPr>
                <w:rFonts w:cs="Arial"/>
                <w:szCs w:val="20"/>
              </w:rPr>
              <w:t>12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1CC9D2C" w14:textId="61B866F2" w:rsidR="00D7053F" w:rsidRPr="00D7053F" w:rsidRDefault="00D7053F" w:rsidP="00D13718">
            <w:pPr>
              <w:rPr>
                <w:rFonts w:eastAsia="MS PMincho" w:cs="Arial"/>
                <w:lang w:val="vi-VN" w:eastAsia="ja-JP"/>
              </w:rPr>
            </w:pPr>
            <w:proofErr w:type="spellStart"/>
            <w:r>
              <w:rPr>
                <w:rFonts w:eastAsia="MS PMincho" w:cs="Arial"/>
                <w:lang w:val="en-US" w:eastAsia="ja-JP"/>
              </w:rPr>
              <w:t>Thùng</w:t>
            </w:r>
            <w:proofErr w:type="spellEnd"/>
            <w:r>
              <w:rPr>
                <w:rFonts w:eastAsia="MS PMincho" w:cs="Arial"/>
                <w:lang w:val="vi-VN" w:eastAsia="ja-JP"/>
              </w:rPr>
              <w:t xml:space="preserve"> 36 lon TT</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1B69127" w14:textId="6E2CB636" w:rsidR="00D7053F" w:rsidRDefault="00B42B23" w:rsidP="00D13718">
            <w:pPr>
              <w:rPr>
                <w:rFonts w:eastAsia="MS PMincho" w:cs="Arial"/>
                <w:lang w:val="en-US" w:eastAsia="ja-JP"/>
              </w:rPr>
            </w:pPr>
            <w:r>
              <w:rPr>
                <w:rFonts w:eastAsia="MS PMincho" w:cs="Arial"/>
                <w:lang w:val="en-US" w:eastAsia="ja-JP"/>
              </w:rPr>
              <w:t>Text</w:t>
            </w:r>
            <w:r w:rsidR="00D7053F">
              <w:rPr>
                <w:rFonts w:eastAsia="MS PMincho" w:cs="Arial"/>
                <w:lang w:val="en-US" w:eastAsia="ja-JP"/>
              </w:rPr>
              <w: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3EB5BC9" w14:textId="55E649E6" w:rsidR="00D7053F" w:rsidRDefault="00D7053F" w:rsidP="00D13718">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72D06F6" w14:textId="0B46108E" w:rsidR="00D7053F" w:rsidRDefault="00D7053F" w:rsidP="00D13718">
            <w:pPr>
              <w:rPr>
                <w:rFonts w:eastAsia="MS PMincho" w:cs="Arial"/>
                <w:lang w:val="en-US" w:eastAsia="ja-JP"/>
              </w:rPr>
            </w:pPr>
            <w:r>
              <w:rPr>
                <w:rFonts w:eastAsia="MS PMincho" w:cs="Arial"/>
                <w:lang w:val="en-US"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570D625" w14:textId="77777777" w:rsidR="00D7053F" w:rsidRPr="008F2D5E" w:rsidRDefault="00D7053F"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4D42DEB" w14:textId="16B88817" w:rsidR="00D7053F" w:rsidRDefault="00D7053F" w:rsidP="00D13718">
            <w:pPr>
              <w:pStyle w:val="BulletList1"/>
            </w:pPr>
            <w:r>
              <w:rPr>
                <w:rFonts w:ascii="docs-Calibri" w:hAnsi="docs-Calibri"/>
                <w:color w:val="000000"/>
                <w:szCs w:val="20"/>
                <w:shd w:val="clear" w:color="auto" w:fill="FFFFFF"/>
              </w:rPr>
              <w:t xml:space="preserve">Value = </w:t>
            </w:r>
            <w:proofErr w:type="spellStart"/>
            <w:r>
              <w:rPr>
                <w:rFonts w:ascii="docs-Calibri" w:hAnsi="docs-Calibri"/>
                <w:color w:val="000000"/>
                <w:szCs w:val="20"/>
                <w:shd w:val="clear" w:color="auto" w:fill="FFFFFF"/>
              </w:rPr>
              <w:t>Giá</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trị</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được</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nhập</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bởi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quản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lý</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kho</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khi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hàng</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đến</w:t>
            </w:r>
            <w:proofErr w:type="spellEnd"/>
          </w:p>
        </w:tc>
      </w:tr>
      <w:tr w:rsidR="00D7053F" w:rsidRPr="008F2D5E" w14:paraId="32F0243B"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43724E2" w14:textId="4E9FBE5E" w:rsidR="00D7053F" w:rsidRDefault="00B42B23" w:rsidP="00D13718">
            <w:pPr>
              <w:spacing w:before="0"/>
              <w:rPr>
                <w:rFonts w:cs="Arial"/>
                <w:szCs w:val="20"/>
              </w:rPr>
            </w:pPr>
            <w:r>
              <w:rPr>
                <w:rFonts w:cs="Arial"/>
                <w:szCs w:val="20"/>
              </w:rPr>
              <w:t>13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28EA8CC" w14:textId="5396967F" w:rsidR="00D7053F" w:rsidRPr="00B42B23" w:rsidRDefault="00B42B23" w:rsidP="00D13718">
            <w:pPr>
              <w:rPr>
                <w:rFonts w:eastAsia="MS PMincho" w:cs="Arial"/>
                <w:lang w:val="vi-VN" w:eastAsia="ja-JP"/>
              </w:rPr>
            </w:pPr>
            <w:r>
              <w:rPr>
                <w:rFonts w:eastAsia="MS PMincho" w:cs="Arial"/>
                <w:lang w:val="vi-VN" w:eastAsia="ja-JP"/>
              </w:rPr>
              <w:t>Trạng thái</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5EE8AE0" w14:textId="4FE38730" w:rsidR="00D7053F" w:rsidRPr="00B42B23" w:rsidRDefault="00B42B23" w:rsidP="00D13718">
            <w:pPr>
              <w:rPr>
                <w:rFonts w:eastAsia="MS PMincho" w:cs="Arial"/>
                <w:lang w:val="vi-VN" w:eastAsia="ja-JP"/>
              </w:rPr>
            </w:pPr>
            <w:r>
              <w:rPr>
                <w:rFonts w:eastAsia="MS PMincho" w:cs="Arial"/>
                <w:lang w:val="vi-VN"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B529B60" w14:textId="6B14DA52" w:rsidR="00D7053F" w:rsidRDefault="00B42B23" w:rsidP="00D13718">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B1F9035" w14:textId="1601D158" w:rsidR="00D7053F" w:rsidRDefault="00B42B23" w:rsidP="00D13718">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4EC3577" w14:textId="77777777" w:rsidR="00D7053F" w:rsidRPr="008F2D5E" w:rsidRDefault="00D7053F"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D4022A1" w14:textId="660F05B4" w:rsidR="00B42B23" w:rsidRPr="00B42B23" w:rsidRDefault="00B42B23" w:rsidP="00D13718">
            <w:pPr>
              <w:pStyle w:val="BulletList1"/>
            </w:pPr>
            <w:r>
              <w:t>Value</w:t>
            </w:r>
            <w:r>
              <w:rPr>
                <w:lang w:val="vi-VN"/>
              </w:rPr>
              <w:t xml:space="preserve"> = [Trạng thái] của “Chi tiết đơn yêu cầu vận chuyển” thỏa mãn [Mã đơn chi tiết yêu cầu vận chuyển] = [Mã đơn chi tiết yêu cầu vận chuyển] của đơn hiện tại</w:t>
            </w:r>
          </w:p>
          <w:p w14:paraId="54CC0BDE" w14:textId="295C1937" w:rsidR="00D7053F" w:rsidRDefault="00B42B23" w:rsidP="00D13718">
            <w:pPr>
              <w:pStyle w:val="BulletList1"/>
            </w:pPr>
            <w:r>
              <w:rPr>
                <w:rFonts w:ascii="docs-Calibri" w:hAnsi="docs-Calibri"/>
                <w:color w:val="000000"/>
                <w:szCs w:val="20"/>
                <w:shd w:val="clear" w:color="auto" w:fill="FFFFFF"/>
              </w:rPr>
              <w:t>Value list: "</w:t>
            </w:r>
            <w:proofErr w:type="spellStart"/>
            <w:r>
              <w:rPr>
                <w:rFonts w:ascii="docs-Calibri" w:hAnsi="docs-Calibri"/>
                <w:color w:val="000000"/>
                <w:szCs w:val="20"/>
                <w:shd w:val="clear" w:color="auto" w:fill="FFFFFF"/>
              </w:rPr>
              <w:t>Đang</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w:t>
            </w:r>
            <w:proofErr w:type="spellStart"/>
            <w:r>
              <w:rPr>
                <w:rFonts w:ascii="docs-Calibri" w:hAnsi="docs-Calibri"/>
                <w:color w:val="000000"/>
                <w:szCs w:val="20"/>
                <w:shd w:val="clear" w:color="auto" w:fill="FFFFFF"/>
              </w:rPr>
              <w:t>Chờ</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lái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xe</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xác</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nhận</w:t>
            </w:r>
            <w:proofErr w:type="spellEnd"/>
            <w:r>
              <w:rPr>
                <w:rFonts w:ascii="docs-Calibri" w:hAnsi="docs-Calibri"/>
                <w:color w:val="000000"/>
                <w:szCs w:val="20"/>
                <w:shd w:val="clear" w:color="auto" w:fill="FFFFFF"/>
              </w:rPr>
              <w:t>" "</w:t>
            </w:r>
            <w:proofErr w:type="spellStart"/>
            <w:r>
              <w:rPr>
                <w:rFonts w:ascii="docs-Calibri" w:hAnsi="docs-Calibri"/>
                <w:color w:val="000000"/>
                <w:szCs w:val="20"/>
                <w:shd w:val="clear" w:color="auto" w:fill="FFFFFF"/>
              </w:rPr>
              <w:t>Đã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từ</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chối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bởi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lái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xe</w:t>
            </w:r>
            <w:proofErr w:type="spellEnd"/>
            <w:r>
              <w:rPr>
                <w:rFonts w:ascii="docs-Calibri" w:hAnsi="docs-Calibri"/>
                <w:color w:val="000000"/>
                <w:szCs w:val="20"/>
                <w:shd w:val="clear" w:color="auto" w:fill="FFFFFF"/>
              </w:rPr>
              <w:t>" "</w:t>
            </w:r>
            <w:proofErr w:type="spellStart"/>
            <w:r>
              <w:rPr>
                <w:rFonts w:ascii="docs-Calibri" w:hAnsi="docs-Calibri"/>
                <w:color w:val="000000"/>
                <w:szCs w:val="20"/>
                <w:shd w:val="clear" w:color="auto" w:fill="FFFFFF"/>
              </w:rPr>
              <w:t>Đã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xác</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bởi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lái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xe</w:t>
            </w:r>
            <w:proofErr w:type="spellEnd"/>
            <w:r>
              <w:rPr>
                <w:rFonts w:ascii="docs-Calibri" w:hAnsi="docs-Calibri"/>
                <w:color w:val="000000"/>
                <w:szCs w:val="20"/>
                <w:shd w:val="clear" w:color="auto" w:fill="FFFFFF"/>
              </w:rPr>
              <w:t>"</w:t>
            </w:r>
          </w:p>
        </w:tc>
      </w:tr>
      <w:tr w:rsidR="001F3E51" w:rsidRPr="008F2D5E" w14:paraId="110E2DFC"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7277920" w14:textId="0939726F" w:rsidR="001F3E51" w:rsidRDefault="001F3E51" w:rsidP="00D13718">
            <w:pPr>
              <w:spacing w:before="0"/>
              <w:rPr>
                <w:rFonts w:cs="Arial"/>
                <w:szCs w:val="20"/>
              </w:rPr>
            </w:pPr>
            <w:r>
              <w:rPr>
                <w:rFonts w:cs="Arial"/>
                <w:szCs w:val="20"/>
              </w:rPr>
              <w:t>14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05E6664" w14:textId="73D6CE7A" w:rsidR="001F3E51" w:rsidRDefault="001F3E51" w:rsidP="00D13718">
            <w:pPr>
              <w:rPr>
                <w:rFonts w:eastAsia="MS PMincho" w:cs="Arial"/>
                <w:lang w:val="vi-VN" w:eastAsia="ja-JP"/>
              </w:rPr>
            </w:pPr>
            <w:r>
              <w:rPr>
                <w:rFonts w:eastAsia="MS PMincho" w:cs="Arial"/>
                <w:lang w:val="vi-VN" w:eastAsia="ja-JP"/>
              </w:rPr>
              <w:t>Tổng</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08AD2C9" w14:textId="5A30590D" w:rsidR="001F3E51" w:rsidRDefault="001F3E51" w:rsidP="00D13718">
            <w:pPr>
              <w:rPr>
                <w:rFonts w:eastAsia="MS PMincho" w:cs="Arial"/>
                <w:lang w:val="vi-VN" w:eastAsia="ja-JP"/>
              </w:rPr>
            </w:pPr>
            <w:r>
              <w:rPr>
                <w:rFonts w:eastAsia="MS PMincho" w:cs="Arial"/>
                <w:lang w:val="vi-VN"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8C5354C" w14:textId="25D8A9AD" w:rsidR="001F3E51" w:rsidRDefault="001F3E51" w:rsidP="00D13718">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09A7B02" w14:textId="55914034" w:rsidR="001F3E51" w:rsidRDefault="001F3E51" w:rsidP="00D13718">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16D9966" w14:textId="77777777" w:rsidR="001F3E51" w:rsidRPr="008F2D5E" w:rsidRDefault="001F3E51"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9B34073" w14:textId="77777777" w:rsidR="001F3E51" w:rsidRPr="001F3E51" w:rsidRDefault="001F3E51" w:rsidP="00D13718">
            <w:pPr>
              <w:pStyle w:val="BulletList1"/>
            </w:pPr>
            <w:r>
              <w:t>Auto</w:t>
            </w:r>
            <w:r>
              <w:rPr>
                <w:lang w:val="vi-VN"/>
              </w:rPr>
              <w:t xml:space="preserve"> generated</w:t>
            </w:r>
          </w:p>
          <w:p w14:paraId="24A2B533" w14:textId="7A4A8A89" w:rsidR="001F3E51" w:rsidRDefault="001F3E51" w:rsidP="00D13718">
            <w:pPr>
              <w:pStyle w:val="BulletList1"/>
            </w:pPr>
            <w:proofErr w:type="spellStart"/>
            <w:r>
              <w:t>Hệ</w:t>
            </w:r>
            <w:proofErr w:type="spellEnd"/>
            <w:r>
              <w:rPr>
                <w:lang w:val="vi-VN"/>
              </w:rPr>
              <w:t xml:space="preserve"> thống tự động tính tổng số lượng thùng 24 lon, thùng 36 lon, thùng 24 lon thực tế, thùng 36 lon thực tế và generate ra kết quả</w:t>
            </w:r>
          </w:p>
        </w:tc>
      </w:tr>
      <w:tr w:rsidR="00D7053F" w:rsidRPr="008F2D5E" w14:paraId="040C91FF"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1AACA71" w14:textId="3139EFD4" w:rsidR="00D7053F" w:rsidRDefault="001F3E51" w:rsidP="00D13718">
            <w:pPr>
              <w:spacing w:before="0"/>
              <w:rPr>
                <w:rFonts w:cs="Arial"/>
                <w:szCs w:val="20"/>
              </w:rPr>
            </w:pPr>
            <w:r>
              <w:rPr>
                <w:rFonts w:cs="Arial"/>
                <w:szCs w:val="20"/>
              </w:rPr>
              <w:t>15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025372D" w14:textId="57669B8F" w:rsidR="00D7053F" w:rsidRDefault="00497907" w:rsidP="00497907">
            <w:pPr>
              <w:jc w:val="center"/>
              <w:rPr>
                <w:rFonts w:eastAsia="MS PMincho" w:cs="Arial"/>
                <w:lang w:val="en-US" w:eastAsia="ja-JP"/>
              </w:rPr>
            </w:pPr>
            <w:r w:rsidRPr="00497907">
              <w:rPr>
                <w:rFonts w:eastAsia="MS PMincho" w:cs="Arial"/>
                <w:noProof/>
                <w:lang w:val="en-US" w:eastAsia="ja-JP"/>
              </w:rPr>
              <w:drawing>
                <wp:inline distT="0" distB="0" distL="0" distR="0" wp14:anchorId="166A8E66" wp14:editId="10E5A38B">
                  <wp:extent cx="214314" cy="204789"/>
                  <wp:effectExtent l="0" t="0" r="0" b="5080"/>
                  <wp:docPr id="191613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39000" name=""/>
                          <pic:cNvPicPr/>
                        </pic:nvPicPr>
                        <pic:blipFill>
                          <a:blip r:embed="rId72"/>
                          <a:stretch>
                            <a:fillRect/>
                          </a:stretch>
                        </pic:blipFill>
                        <pic:spPr>
                          <a:xfrm>
                            <a:off x="0" y="0"/>
                            <a:ext cx="214314" cy="204789"/>
                          </a:xfrm>
                          <a:prstGeom prst="rect">
                            <a:avLst/>
                          </a:prstGeom>
                        </pic:spPr>
                      </pic:pic>
                    </a:graphicData>
                  </a:graphic>
                </wp:inline>
              </w:drawing>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EC2A94A" w14:textId="57EF8B6A" w:rsidR="00D7053F" w:rsidRPr="00497907" w:rsidRDefault="001F3E51" w:rsidP="00D13718">
            <w:pPr>
              <w:rPr>
                <w:rFonts w:eastAsia="MS PMincho" w:cs="Arial"/>
                <w:lang w:val="vi-VN" w:eastAsia="ja-JP"/>
              </w:rPr>
            </w:pPr>
            <w:r>
              <w:rPr>
                <w:rFonts w:eastAsia="MS PMincho" w:cs="Arial"/>
                <w:lang w:val="vi-VN"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CE563F5" w14:textId="43C7C60A" w:rsidR="00D7053F" w:rsidRPr="00497907" w:rsidRDefault="00497907" w:rsidP="00D13718">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738934F" w14:textId="3EA89A4B" w:rsidR="00D7053F" w:rsidRPr="00497907" w:rsidRDefault="00497907" w:rsidP="00D13718">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078075A" w14:textId="77777777" w:rsidR="00D7053F" w:rsidRPr="008F2D5E" w:rsidRDefault="00D7053F"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3118A83" w14:textId="79FE0DF8" w:rsidR="00CC7633" w:rsidRPr="00CC7633" w:rsidRDefault="00497907" w:rsidP="00CC7633">
            <w:pPr>
              <w:pStyle w:val="BulletList1"/>
            </w:pPr>
            <w:r>
              <w:t>Refer</w:t>
            </w:r>
            <w:r>
              <w:rPr>
                <w:lang w:val="vi-VN"/>
              </w:rPr>
              <w:t xml:space="preserve"> </w:t>
            </w:r>
            <w:r w:rsidR="00CC7633">
              <w:rPr>
                <w:lang w:val="vi-VN"/>
              </w:rPr>
              <w:fldChar w:fldCharType="begin"/>
            </w:r>
            <w:r w:rsidR="00CC7633">
              <w:rPr>
                <w:lang w:val="vi-VN"/>
              </w:rPr>
              <w:instrText xml:space="preserve"> REF _Ref151965983 \h </w:instrText>
            </w:r>
            <w:r w:rsidR="00CC7633">
              <w:rPr>
                <w:lang w:val="vi-VN"/>
              </w:rPr>
            </w:r>
            <w:r w:rsidR="00CC7633">
              <w:rPr>
                <w:lang w:val="vi-VN"/>
              </w:rPr>
              <w:fldChar w:fldCharType="separate"/>
            </w:r>
            <w:r w:rsidR="00201D76" w:rsidRPr="00516C12">
              <w:rPr>
                <w:szCs w:val="20"/>
              </w:rPr>
              <w:t xml:space="preserve">UC </w:t>
            </w:r>
            <w:r w:rsidR="00201D76">
              <w:rPr>
                <w:noProof/>
                <w:szCs w:val="20"/>
              </w:rPr>
              <w:t>1</w:t>
            </w:r>
            <w:r w:rsidR="00201D76" w:rsidRPr="00516C12">
              <w:rPr>
                <w:szCs w:val="20"/>
              </w:rPr>
              <w:t xml:space="preserve">: </w:t>
            </w:r>
            <w:proofErr w:type="spellStart"/>
            <w:r w:rsidR="00201D76">
              <w:rPr>
                <w:szCs w:val="20"/>
              </w:rPr>
              <w:t>Xác</w:t>
            </w:r>
            <w:proofErr w:type="spellEnd"/>
            <w:r w:rsidR="00201D76">
              <w:rPr>
                <w:szCs w:val="20"/>
                <w:lang w:val="vi-VN"/>
              </w:rPr>
              <w:t xml:space="preserve"> nhận bởi nhân viên quản lý kho</w:t>
            </w:r>
            <w:r w:rsidR="00CC7633">
              <w:rPr>
                <w:lang w:val="vi-VN"/>
              </w:rPr>
              <w:fldChar w:fldCharType="end"/>
            </w:r>
          </w:p>
          <w:p w14:paraId="47BEF6BD" w14:textId="22BA606A" w:rsidR="00497907" w:rsidRDefault="00497907" w:rsidP="00CC7633">
            <w:pPr>
              <w:pStyle w:val="BulletList1"/>
            </w:pPr>
            <w:r>
              <w:t>Hiển</w:t>
            </w:r>
            <w:r>
              <w:rPr>
                <w:lang w:val="vi-VN"/>
              </w:rPr>
              <w:t xml:space="preserve"> thị khi [Trạng thái] của chi tiết đơn =”Đã lưu nháp” OR “Đã từ chối bởi lái xe”</w:t>
            </w:r>
          </w:p>
        </w:tc>
      </w:tr>
      <w:tr w:rsidR="00497907" w:rsidRPr="008F2D5E" w14:paraId="01AAB26C"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B5BD6B1" w14:textId="449870A3" w:rsidR="00497907" w:rsidRDefault="001F3E51" w:rsidP="00D13718">
            <w:pPr>
              <w:spacing w:before="0"/>
              <w:rPr>
                <w:rFonts w:cs="Arial"/>
                <w:szCs w:val="20"/>
              </w:rPr>
            </w:pPr>
            <w:r>
              <w:rPr>
                <w:rFonts w:cs="Arial"/>
                <w:szCs w:val="20"/>
              </w:rPr>
              <w:lastRenderedPageBreak/>
              <w:t>16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D483838" w14:textId="48CC16D9" w:rsidR="00497907" w:rsidRPr="00497907" w:rsidRDefault="00497907" w:rsidP="00497907">
            <w:pPr>
              <w:jc w:val="center"/>
              <w:rPr>
                <w:rFonts w:eastAsia="MS PMincho" w:cs="Arial"/>
                <w:lang w:val="en-US" w:eastAsia="ja-JP"/>
              </w:rPr>
            </w:pPr>
            <w:r w:rsidRPr="00497907">
              <w:rPr>
                <w:rFonts w:eastAsia="MS PMincho" w:cs="Arial"/>
                <w:noProof/>
                <w:lang w:val="en-US" w:eastAsia="ja-JP"/>
              </w:rPr>
              <w:drawing>
                <wp:inline distT="0" distB="0" distL="0" distR="0" wp14:anchorId="58954CDC" wp14:editId="72B27F71">
                  <wp:extent cx="304802" cy="309565"/>
                  <wp:effectExtent l="0" t="0" r="0" b="0"/>
                  <wp:docPr id="1854305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05475" name=""/>
                          <pic:cNvPicPr/>
                        </pic:nvPicPr>
                        <pic:blipFill>
                          <a:blip r:embed="rId73"/>
                          <a:stretch>
                            <a:fillRect/>
                          </a:stretch>
                        </pic:blipFill>
                        <pic:spPr>
                          <a:xfrm>
                            <a:off x="0" y="0"/>
                            <a:ext cx="304802" cy="309565"/>
                          </a:xfrm>
                          <a:prstGeom prst="rect">
                            <a:avLst/>
                          </a:prstGeom>
                        </pic:spPr>
                      </pic:pic>
                    </a:graphicData>
                  </a:graphic>
                </wp:inline>
              </w:drawing>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6A16FD2" w14:textId="773D2C86" w:rsidR="00497907" w:rsidRPr="00497907" w:rsidRDefault="001F3E51" w:rsidP="00D13718">
            <w:pPr>
              <w:rPr>
                <w:rFonts w:eastAsia="MS PMincho" w:cs="Arial"/>
                <w:lang w:val="vi-VN" w:eastAsia="ja-JP"/>
              </w:rPr>
            </w:pPr>
            <w:r>
              <w:rPr>
                <w:rFonts w:eastAsia="MS PMincho" w:cs="Arial"/>
                <w:lang w:val="vi-VN"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A4B9CF7" w14:textId="636440C0" w:rsidR="00497907" w:rsidRPr="00497907" w:rsidRDefault="00497907" w:rsidP="00D13718">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1D162C1" w14:textId="39FFF438" w:rsidR="00497907" w:rsidRPr="00497907" w:rsidRDefault="00497907" w:rsidP="00D13718">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8C67AB4" w14:textId="77777777" w:rsidR="00497907" w:rsidRPr="008F2D5E" w:rsidRDefault="00497907"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53EA671" w14:textId="73132B50" w:rsidR="00497907" w:rsidRPr="00497907" w:rsidRDefault="00497907" w:rsidP="00D13718">
            <w:pPr>
              <w:pStyle w:val="BulletList1"/>
            </w:pPr>
            <w:r>
              <w:t>Refer</w:t>
            </w:r>
            <w:r>
              <w:rPr>
                <w:lang w:val="vi-VN"/>
              </w:rPr>
              <w:t xml:space="preserve"> </w:t>
            </w:r>
            <w:r w:rsidR="00CC7633">
              <w:rPr>
                <w:lang w:val="vi-VN"/>
              </w:rPr>
              <w:fldChar w:fldCharType="begin"/>
            </w:r>
            <w:r w:rsidR="00CC7633">
              <w:rPr>
                <w:lang w:val="vi-VN"/>
              </w:rPr>
              <w:instrText xml:space="preserve"> REF _Ref151966008 \h </w:instrText>
            </w:r>
            <w:r w:rsidR="00CC7633">
              <w:rPr>
                <w:lang w:val="vi-VN"/>
              </w:rPr>
            </w:r>
            <w:r w:rsidR="00CC7633">
              <w:rPr>
                <w:lang w:val="vi-VN"/>
              </w:rPr>
              <w:fldChar w:fldCharType="separate"/>
            </w:r>
            <w:r w:rsidR="00201D76">
              <w:t>UC</w:t>
            </w:r>
            <w:r w:rsidR="00201D76">
              <w:rPr>
                <w:lang w:val="vi-VN"/>
              </w:rPr>
              <w:t xml:space="preserve"> 2: </w:t>
            </w:r>
            <w:proofErr w:type="spellStart"/>
            <w:r w:rsidR="00201D76" w:rsidRPr="001F3E51">
              <w:t>Hủy</w:t>
            </w:r>
            <w:proofErr w:type="spellEnd"/>
            <w:r w:rsidR="00201D76" w:rsidRPr="001F3E51">
              <w:t xml:space="preserve"> </w:t>
            </w:r>
            <w:proofErr w:type="spellStart"/>
            <w:r w:rsidR="00201D76" w:rsidRPr="001F3E51">
              <w:t>xác</w:t>
            </w:r>
            <w:proofErr w:type="spellEnd"/>
            <w:r w:rsidR="00201D76" w:rsidRPr="001F3E51">
              <w:t xml:space="preserve"> </w:t>
            </w:r>
            <w:proofErr w:type="spellStart"/>
            <w:r w:rsidR="00201D76" w:rsidRPr="001F3E51">
              <w:t>nhận</w:t>
            </w:r>
            <w:proofErr w:type="spellEnd"/>
            <w:r w:rsidR="00201D76" w:rsidRPr="001F3E51">
              <w:t xml:space="preserve"> </w:t>
            </w:r>
            <w:proofErr w:type="spellStart"/>
            <w:r w:rsidR="00201D76" w:rsidRPr="001F3E51">
              <w:t>bởi</w:t>
            </w:r>
            <w:proofErr w:type="spellEnd"/>
            <w:r w:rsidR="00201D76" w:rsidRPr="001F3E51">
              <w:t xml:space="preserve"> </w:t>
            </w:r>
            <w:proofErr w:type="spellStart"/>
            <w:r w:rsidR="00201D76" w:rsidRPr="001F3E51">
              <w:t>nhân</w:t>
            </w:r>
            <w:proofErr w:type="spellEnd"/>
            <w:r w:rsidR="00201D76" w:rsidRPr="001F3E51">
              <w:t xml:space="preserve"> </w:t>
            </w:r>
            <w:proofErr w:type="spellStart"/>
            <w:r w:rsidR="00201D76" w:rsidRPr="001F3E51">
              <w:t>viên</w:t>
            </w:r>
            <w:proofErr w:type="spellEnd"/>
            <w:r w:rsidR="00201D76" w:rsidRPr="001F3E51">
              <w:t xml:space="preserve"> </w:t>
            </w:r>
            <w:proofErr w:type="spellStart"/>
            <w:r w:rsidR="00201D76" w:rsidRPr="001F3E51">
              <w:t>quản</w:t>
            </w:r>
            <w:proofErr w:type="spellEnd"/>
            <w:r w:rsidR="00201D76" w:rsidRPr="001F3E51">
              <w:t xml:space="preserve"> </w:t>
            </w:r>
            <w:proofErr w:type="spellStart"/>
            <w:r w:rsidR="00201D76" w:rsidRPr="001F3E51">
              <w:t>lý</w:t>
            </w:r>
            <w:proofErr w:type="spellEnd"/>
            <w:r w:rsidR="00201D76" w:rsidRPr="001F3E51">
              <w:t xml:space="preserve"> </w:t>
            </w:r>
            <w:proofErr w:type="spellStart"/>
            <w:r w:rsidR="00201D76" w:rsidRPr="001F3E51">
              <w:t>kho</w:t>
            </w:r>
            <w:proofErr w:type="spellEnd"/>
            <w:r w:rsidR="00CC7633">
              <w:rPr>
                <w:lang w:val="vi-VN"/>
              </w:rPr>
              <w:fldChar w:fldCharType="end"/>
            </w:r>
          </w:p>
          <w:p w14:paraId="315E1725" w14:textId="164B0FCB" w:rsidR="00497907" w:rsidRDefault="00497907" w:rsidP="00D13718">
            <w:pPr>
              <w:pStyle w:val="BulletList1"/>
            </w:pPr>
            <w:proofErr w:type="spellStart"/>
            <w:r>
              <w:t>Hiện</w:t>
            </w:r>
            <w:proofErr w:type="spellEnd"/>
            <w:r>
              <w:rPr>
                <w:lang w:val="vi-VN"/>
              </w:rPr>
              <w:t xml:space="preserve"> thị khi [Trạng thái] của chi tiết đơn = “Chờ lái xe xác nhận”</w:t>
            </w:r>
          </w:p>
        </w:tc>
      </w:tr>
      <w:tr w:rsidR="008206F6" w:rsidRPr="008F2D5E" w14:paraId="5CF63A78"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6CDE04F" w14:textId="64876B64" w:rsidR="008206F6" w:rsidRDefault="008206F6" w:rsidP="00D13718">
            <w:pPr>
              <w:spacing w:before="0"/>
              <w:rPr>
                <w:rFonts w:cs="Arial"/>
                <w:szCs w:val="20"/>
              </w:rPr>
            </w:pPr>
            <w:r>
              <w:rPr>
                <w:rFonts w:cs="Arial"/>
                <w:szCs w:val="20"/>
              </w:rPr>
              <w:t>17</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322F291" w14:textId="57B61A5B" w:rsidR="008206F6" w:rsidRPr="00497907" w:rsidRDefault="008206F6" w:rsidP="00497907">
            <w:pPr>
              <w:jc w:val="center"/>
              <w:rPr>
                <w:rFonts w:eastAsia="MS PMincho" w:cs="Arial"/>
                <w:lang w:val="en-US" w:eastAsia="ja-JP"/>
              </w:rPr>
            </w:pPr>
            <w:r>
              <w:rPr>
                <w:rFonts w:eastAsia="MS PMincho" w:cs="Arial"/>
                <w:lang w:val="en-US" w:eastAsia="ja-JP"/>
              </w:rPr>
              <w:t>In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EC08F0A" w14:textId="6B7F8F8D" w:rsidR="008206F6" w:rsidRDefault="008206F6" w:rsidP="00D13718">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C3C3313" w14:textId="0AD0130F" w:rsidR="008206F6" w:rsidRPr="008206F6" w:rsidRDefault="008206F6" w:rsidP="00D13718">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C801B79" w14:textId="63BD531B" w:rsidR="008206F6" w:rsidRPr="008206F6" w:rsidRDefault="008206F6" w:rsidP="00D13718">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9AAB3F1" w14:textId="77777777" w:rsidR="008206F6" w:rsidRPr="008F2D5E" w:rsidRDefault="008206F6"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4C60D3A" w14:textId="48BC0663" w:rsidR="008206F6" w:rsidRDefault="008206F6" w:rsidP="00D13718">
            <w:pPr>
              <w:pStyle w:val="BulletList1"/>
            </w:pPr>
            <w:r>
              <w:t>Refer</w:t>
            </w:r>
            <w:r>
              <w:rPr>
                <w:lang w:val="vi-VN"/>
              </w:rPr>
              <w:t xml:space="preserve"> </w:t>
            </w:r>
            <w:r w:rsidR="00CC7633">
              <w:rPr>
                <w:lang w:val="vi-VN"/>
              </w:rPr>
              <w:fldChar w:fldCharType="begin"/>
            </w:r>
            <w:r w:rsidR="00CC7633">
              <w:rPr>
                <w:lang w:val="vi-VN"/>
              </w:rPr>
              <w:instrText xml:space="preserve"> REF _Ref151966033 \h </w:instrText>
            </w:r>
            <w:r w:rsidR="00CC7633">
              <w:rPr>
                <w:lang w:val="vi-VN"/>
              </w:rPr>
            </w:r>
            <w:r w:rsidR="00CC7633">
              <w:rPr>
                <w:lang w:val="vi-VN"/>
              </w:rPr>
              <w:fldChar w:fldCharType="separate"/>
            </w:r>
            <w:r w:rsidR="00201D76">
              <w:t xml:space="preserve">UC 9: </w:t>
            </w:r>
            <w:proofErr w:type="spellStart"/>
            <w:r w:rsidR="00201D76">
              <w:t>Xuất</w:t>
            </w:r>
            <w:proofErr w:type="spellEnd"/>
            <w:r w:rsidR="00201D76">
              <w:t xml:space="preserve"> </w:t>
            </w:r>
            <w:proofErr w:type="spellStart"/>
            <w:r w:rsidR="00201D76">
              <w:t>thông</w:t>
            </w:r>
            <w:proofErr w:type="spellEnd"/>
            <w:r w:rsidR="00201D76">
              <w:rPr>
                <w:lang w:val="vi-VN"/>
              </w:rPr>
              <w:t xml:space="preserve"> tin</w:t>
            </w:r>
            <w:r w:rsidR="00CC7633">
              <w:rPr>
                <w:lang w:val="vi-VN"/>
              </w:rPr>
              <w:fldChar w:fldCharType="end"/>
            </w:r>
          </w:p>
        </w:tc>
      </w:tr>
      <w:tr w:rsidR="00497907" w:rsidRPr="008F2D5E" w14:paraId="09A98443"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C8B93C2" w14:textId="19B96CB1" w:rsidR="00497907" w:rsidRDefault="008206F6" w:rsidP="00D13718">
            <w:pPr>
              <w:spacing w:before="0"/>
              <w:rPr>
                <w:rFonts w:cs="Arial"/>
                <w:szCs w:val="20"/>
              </w:rPr>
            </w:pPr>
            <w:r>
              <w:rPr>
                <w:rFonts w:cs="Arial"/>
                <w:szCs w:val="20"/>
              </w:rPr>
              <w:t>18</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1B027A2" w14:textId="1D0812EE" w:rsidR="00497907" w:rsidRPr="001F3E51" w:rsidRDefault="001F3E51" w:rsidP="00497907">
            <w:pPr>
              <w:jc w:val="center"/>
              <w:rPr>
                <w:rFonts w:eastAsia="MS PMincho" w:cs="Arial"/>
                <w:lang w:val="vi-VN" w:eastAsia="ja-JP"/>
              </w:rPr>
            </w:pPr>
            <w:r>
              <w:rPr>
                <w:rFonts w:eastAsia="MS PMincho" w:cs="Arial"/>
                <w:lang w:val="en-US" w:eastAsia="ja-JP"/>
              </w:rPr>
              <w:t>Lưu</w:t>
            </w:r>
            <w:r>
              <w:rPr>
                <w:rFonts w:eastAsia="MS PMincho" w:cs="Arial"/>
                <w:lang w:val="vi-VN" w:eastAsia="ja-JP"/>
              </w:rPr>
              <w:t xml:space="preserve"> nháp</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DED5E7D" w14:textId="79C9E611" w:rsidR="00497907" w:rsidRPr="00497907" w:rsidRDefault="001F3E51" w:rsidP="00D13718">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64EBA80" w14:textId="4CA11B9B" w:rsidR="00497907" w:rsidRPr="001F3E51" w:rsidRDefault="001F3E51" w:rsidP="00D13718">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5559938" w14:textId="3BA9F313" w:rsidR="00497907" w:rsidRPr="001F3E51" w:rsidRDefault="001F3E51" w:rsidP="00D13718">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FE3AF37" w14:textId="77777777" w:rsidR="00497907" w:rsidRPr="008F2D5E" w:rsidRDefault="00497907"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E5C0FC8" w14:textId="77777777" w:rsidR="00497907" w:rsidRPr="00663D80" w:rsidRDefault="001F3E51" w:rsidP="00D13718">
            <w:pPr>
              <w:pStyle w:val="BulletList1"/>
            </w:pPr>
            <w:r>
              <w:t>Refer</w:t>
            </w:r>
            <w:r>
              <w:rPr>
                <w:lang w:val="vi-VN"/>
              </w:rPr>
              <w:t xml:space="preserve"> </w:t>
            </w:r>
            <w:r w:rsidR="00CC7633">
              <w:rPr>
                <w:lang w:val="vi-VN"/>
              </w:rPr>
              <w:fldChar w:fldCharType="begin"/>
            </w:r>
            <w:r w:rsidR="00CC7633">
              <w:rPr>
                <w:lang w:val="vi-VN"/>
              </w:rPr>
              <w:instrText xml:space="preserve"> REF _Ref151966049 \h </w:instrText>
            </w:r>
            <w:r w:rsidR="00CC7633">
              <w:rPr>
                <w:lang w:val="vi-VN"/>
              </w:rPr>
            </w:r>
            <w:r w:rsidR="00CC7633">
              <w:rPr>
                <w:lang w:val="vi-VN"/>
              </w:rPr>
              <w:fldChar w:fldCharType="separate"/>
            </w:r>
            <w:r w:rsidR="00201D76">
              <w:t>UC</w:t>
            </w:r>
            <w:r w:rsidR="00201D76">
              <w:rPr>
                <w:lang w:val="vi-VN"/>
              </w:rPr>
              <w:t xml:space="preserve"> 3: </w:t>
            </w:r>
            <w:r w:rsidR="00201D76">
              <w:t xml:space="preserve">Lưu </w:t>
            </w:r>
            <w:proofErr w:type="spellStart"/>
            <w:r w:rsidR="00201D76">
              <w:t>nháp</w:t>
            </w:r>
            <w:proofErr w:type="spellEnd"/>
            <w:r w:rsidR="00CC7633">
              <w:rPr>
                <w:lang w:val="vi-VN"/>
              </w:rPr>
              <w:fldChar w:fldCharType="end"/>
            </w:r>
          </w:p>
          <w:p w14:paraId="3CC5C1D3" w14:textId="0921AD61" w:rsidR="00663D80" w:rsidRDefault="00663D80" w:rsidP="00663D80">
            <w:pPr>
              <w:pStyle w:val="BulletList1"/>
              <w:numPr>
                <w:ilvl w:val="0"/>
                <w:numId w:val="0"/>
              </w:numPr>
              <w:ind w:left="360"/>
            </w:pPr>
            <w:r>
              <w:rPr>
                <w:lang w:val="vi-VN"/>
              </w:rPr>
              <w:t>Hiển thị khi các “Chi tiết đơn xuất/nhập kho” có trạng thái là Đã lưu nháp</w:t>
            </w:r>
          </w:p>
        </w:tc>
      </w:tr>
      <w:tr w:rsidR="00497907" w:rsidRPr="008F2D5E" w14:paraId="6F2BA32A"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743B231" w14:textId="71101A7D" w:rsidR="00497907" w:rsidRDefault="008206F6" w:rsidP="00D13718">
            <w:pPr>
              <w:spacing w:before="0"/>
              <w:rPr>
                <w:rFonts w:cs="Arial"/>
                <w:szCs w:val="20"/>
              </w:rPr>
            </w:pPr>
            <w:r>
              <w:rPr>
                <w:rFonts w:cs="Arial"/>
                <w:szCs w:val="20"/>
              </w:rPr>
              <w:t>19</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B17CFF4" w14:textId="2814DFB8" w:rsidR="00497907" w:rsidRPr="001F3E51" w:rsidRDefault="001F3E51" w:rsidP="00497907">
            <w:pPr>
              <w:jc w:val="center"/>
              <w:rPr>
                <w:rFonts w:eastAsia="MS PMincho" w:cs="Arial"/>
                <w:lang w:val="vi-VN" w:eastAsia="ja-JP"/>
              </w:rPr>
            </w:pPr>
            <w:proofErr w:type="spellStart"/>
            <w:r>
              <w:rPr>
                <w:rFonts w:eastAsia="MS PMincho" w:cs="Arial"/>
                <w:lang w:val="en-US" w:eastAsia="ja-JP"/>
              </w:rPr>
              <w:t>Xác</w:t>
            </w:r>
            <w:proofErr w:type="spellEnd"/>
            <w:r>
              <w:rPr>
                <w:rFonts w:eastAsia="MS PMincho" w:cs="Arial"/>
                <w:lang w:val="vi-VN" w:eastAsia="ja-JP"/>
              </w:rPr>
              <w:t xml:space="preserve"> nhận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B91886D" w14:textId="7E8A7D96" w:rsidR="00497907" w:rsidRPr="00497907" w:rsidRDefault="001F3E51" w:rsidP="00D13718">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92B8DB3" w14:textId="3E2A8FB8" w:rsidR="00497907" w:rsidRPr="001F3E51" w:rsidRDefault="001F3E51" w:rsidP="00D13718">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6E7C62B" w14:textId="217BC535" w:rsidR="00497907" w:rsidRPr="001F3E51" w:rsidRDefault="001F3E51" w:rsidP="00D13718">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4AA5E06" w14:textId="77777777" w:rsidR="00497907" w:rsidRPr="008F2D5E" w:rsidRDefault="00497907"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6E5F66D" w14:textId="32966EB9" w:rsidR="00497907" w:rsidRDefault="001F3E51" w:rsidP="00D13718">
            <w:pPr>
              <w:pStyle w:val="BulletList1"/>
            </w:pPr>
            <w:r>
              <w:t>Refer</w:t>
            </w:r>
            <w:r>
              <w:rPr>
                <w:lang w:val="vi-VN"/>
              </w:rPr>
              <w:t xml:space="preserve"> </w:t>
            </w:r>
            <w:r w:rsidR="00CC7633">
              <w:rPr>
                <w:lang w:val="vi-VN"/>
              </w:rPr>
              <w:fldChar w:fldCharType="begin"/>
            </w:r>
            <w:r w:rsidR="00CC7633">
              <w:rPr>
                <w:lang w:val="vi-VN"/>
              </w:rPr>
              <w:instrText xml:space="preserve"> REF _Ref151965983 \h </w:instrText>
            </w:r>
            <w:r w:rsidR="00CC7633">
              <w:rPr>
                <w:lang w:val="vi-VN"/>
              </w:rPr>
            </w:r>
            <w:r w:rsidR="00CC7633">
              <w:rPr>
                <w:lang w:val="vi-VN"/>
              </w:rPr>
              <w:fldChar w:fldCharType="separate"/>
            </w:r>
            <w:r w:rsidR="00201D76" w:rsidRPr="00516C12">
              <w:rPr>
                <w:szCs w:val="20"/>
              </w:rPr>
              <w:t xml:space="preserve">UC </w:t>
            </w:r>
            <w:r w:rsidR="00201D76">
              <w:rPr>
                <w:noProof/>
                <w:szCs w:val="20"/>
              </w:rPr>
              <w:t>1</w:t>
            </w:r>
            <w:r w:rsidR="00201D76" w:rsidRPr="00516C12">
              <w:rPr>
                <w:szCs w:val="20"/>
              </w:rPr>
              <w:t xml:space="preserve">: </w:t>
            </w:r>
            <w:proofErr w:type="spellStart"/>
            <w:r w:rsidR="00201D76">
              <w:rPr>
                <w:szCs w:val="20"/>
              </w:rPr>
              <w:t>Xác</w:t>
            </w:r>
            <w:proofErr w:type="spellEnd"/>
            <w:r w:rsidR="00201D76">
              <w:rPr>
                <w:szCs w:val="20"/>
                <w:lang w:val="vi-VN"/>
              </w:rPr>
              <w:t xml:space="preserve"> nhận bởi nhân viên quản lý kho</w:t>
            </w:r>
            <w:r w:rsidR="00CC7633">
              <w:rPr>
                <w:lang w:val="vi-VN"/>
              </w:rPr>
              <w:fldChar w:fldCharType="end"/>
            </w:r>
          </w:p>
        </w:tc>
      </w:tr>
    </w:tbl>
    <w:p w14:paraId="65F0C1AF" w14:textId="24A4D65A" w:rsidR="00BE22AE" w:rsidRPr="00201D76" w:rsidRDefault="00201D76" w:rsidP="00201D76">
      <w:pPr>
        <w:pStyle w:val="Heading3"/>
      </w:pPr>
      <w:bookmarkStart w:id="140" w:name="_Ref151993324"/>
      <w:bookmarkStart w:id="141" w:name="_Toc152340794"/>
      <w:proofErr w:type="spellStart"/>
      <w:r w:rsidRPr="00201D76">
        <w:t>Màn</w:t>
      </w:r>
      <w:proofErr w:type="spellEnd"/>
      <w:r w:rsidRPr="00201D76">
        <w:t xml:space="preserve"> </w:t>
      </w:r>
      <w:proofErr w:type="spellStart"/>
      <w:r w:rsidRPr="00201D76">
        <w:t>hình</w:t>
      </w:r>
      <w:proofErr w:type="spellEnd"/>
      <w:r w:rsidRPr="00201D76">
        <w:t xml:space="preserve"> </w:t>
      </w:r>
      <w:proofErr w:type="spellStart"/>
      <w:r w:rsidRPr="00201D76">
        <w:t>d</w:t>
      </w:r>
      <w:r w:rsidR="001F3E51" w:rsidRPr="00201D76">
        <w:t>anh</w:t>
      </w:r>
      <w:proofErr w:type="spellEnd"/>
      <w:r w:rsidR="001F3E51" w:rsidRPr="00201D76">
        <w:t xml:space="preserve"> </w:t>
      </w:r>
      <w:proofErr w:type="spellStart"/>
      <w:r w:rsidR="001F3E51" w:rsidRPr="00201D76">
        <w:t>sách</w:t>
      </w:r>
      <w:proofErr w:type="spellEnd"/>
      <w:r w:rsidR="001F3E51" w:rsidRPr="00201D76">
        <w:t xml:space="preserve"> </w:t>
      </w:r>
      <w:proofErr w:type="spellStart"/>
      <w:r w:rsidR="001F3E51" w:rsidRPr="00201D76">
        <w:t>đơn</w:t>
      </w:r>
      <w:proofErr w:type="spellEnd"/>
      <w:r w:rsidR="001F3E51" w:rsidRPr="00201D76">
        <w:t xml:space="preserve"> </w:t>
      </w:r>
      <w:proofErr w:type="spellStart"/>
      <w:r w:rsidR="001F3E51" w:rsidRPr="00201D76">
        <w:t>xuất</w:t>
      </w:r>
      <w:proofErr w:type="spellEnd"/>
      <w:r w:rsidR="001F3E51" w:rsidRPr="00201D76">
        <w:t>/</w:t>
      </w:r>
      <w:proofErr w:type="spellStart"/>
      <w:r w:rsidR="001F3E51" w:rsidRPr="00201D76">
        <w:t>nhập</w:t>
      </w:r>
      <w:proofErr w:type="spellEnd"/>
      <w:r w:rsidR="001F3E51" w:rsidRPr="00201D76">
        <w:t xml:space="preserve"> </w:t>
      </w:r>
      <w:proofErr w:type="spellStart"/>
      <w:r w:rsidR="001F3E51" w:rsidRPr="00201D76">
        <w:t>kho</w:t>
      </w:r>
      <w:bookmarkEnd w:id="140"/>
      <w:bookmarkEnd w:id="141"/>
      <w:proofErr w:type="spellEnd"/>
    </w:p>
    <w:p w14:paraId="53F156FB" w14:textId="3217B1FE" w:rsidR="001F3E51" w:rsidRDefault="00EA02DE" w:rsidP="001F3E51">
      <w:pPr>
        <w:rPr>
          <w:lang w:val="en-US" w:eastAsia="en-US"/>
        </w:rPr>
      </w:pPr>
      <w:r w:rsidRPr="00EA02DE">
        <w:rPr>
          <w:noProof/>
          <w:lang w:val="en-US" w:eastAsia="en-US"/>
        </w:rPr>
        <w:drawing>
          <wp:inline distT="0" distB="0" distL="0" distR="0" wp14:anchorId="52142DAC" wp14:editId="6B28F580">
            <wp:extent cx="5314989" cy="3033735"/>
            <wp:effectExtent l="0" t="0" r="0" b="0"/>
            <wp:docPr id="1978346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46354" name="Picture 1" descr="A screenshot of a computer&#10;&#10;Description automatically generated"/>
                    <pic:cNvPicPr/>
                  </pic:nvPicPr>
                  <pic:blipFill>
                    <a:blip r:embed="rId74"/>
                    <a:stretch>
                      <a:fillRect/>
                    </a:stretch>
                  </pic:blipFill>
                  <pic:spPr>
                    <a:xfrm>
                      <a:off x="0" y="0"/>
                      <a:ext cx="5314989" cy="3033735"/>
                    </a:xfrm>
                    <a:prstGeom prst="rect">
                      <a:avLst/>
                    </a:prstGeom>
                  </pic:spPr>
                </pic:pic>
              </a:graphicData>
            </a:graphic>
          </wp:inline>
        </w:drawing>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39"/>
        <w:gridCol w:w="1327"/>
        <w:gridCol w:w="1484"/>
        <w:gridCol w:w="995"/>
        <w:gridCol w:w="1228"/>
        <w:gridCol w:w="894"/>
        <w:gridCol w:w="2963"/>
      </w:tblGrid>
      <w:tr w:rsidR="008206F6" w:rsidRPr="008F2D5E" w14:paraId="591B4681" w14:textId="77777777" w:rsidTr="006E5000">
        <w:trPr>
          <w:trHeight w:val="764"/>
        </w:trPr>
        <w:tc>
          <w:tcPr>
            <w:tcW w:w="235"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4C9F795F" w14:textId="77777777" w:rsidR="008206F6" w:rsidRPr="00743D86" w:rsidRDefault="008206F6" w:rsidP="00C85CAB">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1D000C8D" w14:textId="77777777" w:rsidR="008206F6" w:rsidRPr="008F2D5E" w:rsidRDefault="008206F6" w:rsidP="00C85CAB">
            <w:pPr>
              <w:rPr>
                <w:rFonts w:cs="Arial"/>
                <w:b/>
                <w:szCs w:val="20"/>
                <w:lang w:eastAsia="en-US"/>
              </w:rPr>
            </w:pPr>
            <w:r>
              <w:rPr>
                <w:rFonts w:cs="Arial"/>
                <w:b/>
                <w:szCs w:val="20"/>
                <w:lang w:eastAsia="en-US"/>
              </w:rPr>
              <w:t>Component</w:t>
            </w:r>
          </w:p>
        </w:tc>
        <w:tc>
          <w:tcPr>
            <w:tcW w:w="796"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25EE4B4D" w14:textId="77777777" w:rsidR="008206F6" w:rsidRPr="008F2D5E" w:rsidRDefault="008206F6" w:rsidP="00C85CAB">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41CB86CA" w14:textId="77777777" w:rsidR="008206F6" w:rsidRPr="00743D86" w:rsidRDefault="008206F6" w:rsidP="00C85CAB">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37FEC79A" w14:textId="77777777" w:rsidR="008206F6" w:rsidRPr="008F2D5E" w:rsidRDefault="008206F6" w:rsidP="00C85CAB">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443C3F14" w14:textId="77777777" w:rsidR="008206F6" w:rsidRPr="00743D86" w:rsidRDefault="008206F6" w:rsidP="00C85CAB">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58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564CBDD4" w14:textId="77777777" w:rsidR="008206F6" w:rsidRPr="008F2D5E" w:rsidRDefault="008206F6" w:rsidP="00C85CAB">
            <w:pPr>
              <w:ind w:right="-1110"/>
              <w:rPr>
                <w:rFonts w:cs="Arial"/>
                <w:b/>
                <w:bCs/>
                <w:szCs w:val="20"/>
                <w:lang w:eastAsia="en-US"/>
              </w:rPr>
            </w:pPr>
            <w:r w:rsidRPr="008F2D5E">
              <w:rPr>
                <w:rFonts w:cs="Arial"/>
                <w:b/>
                <w:szCs w:val="20"/>
                <w:lang w:eastAsia="en-US"/>
              </w:rPr>
              <w:t>Description</w:t>
            </w:r>
          </w:p>
        </w:tc>
      </w:tr>
      <w:tr w:rsidR="008206F6" w:rsidRPr="008F2D5E" w14:paraId="01870272" w14:textId="77777777" w:rsidTr="006E5000">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66CB090" w14:textId="77777777" w:rsidR="008206F6" w:rsidRPr="008F2D5E" w:rsidRDefault="008206F6" w:rsidP="00C85CAB">
            <w:pPr>
              <w:spacing w:before="0"/>
              <w:rPr>
                <w:rFonts w:cs="Arial"/>
                <w:szCs w:val="20"/>
              </w:rPr>
            </w:pPr>
            <w:r>
              <w:rPr>
                <w:rFonts w:cs="Arial"/>
                <w:szCs w:val="20"/>
              </w:rPr>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2BE34CB" w14:textId="340BC1F0" w:rsidR="008206F6" w:rsidRPr="00743D86" w:rsidRDefault="008206F6" w:rsidP="00C85CAB">
            <w:pPr>
              <w:rPr>
                <w:rFonts w:eastAsia="MS PMincho" w:cs="Arial"/>
                <w:lang w:val="vi-VN" w:eastAsia="ja-JP"/>
              </w:rPr>
            </w:pPr>
            <w:proofErr w:type="spellStart"/>
            <w:r>
              <w:rPr>
                <w:rFonts w:eastAsia="MS PMincho" w:cs="Arial"/>
                <w:lang w:val="en-US" w:eastAsia="ja-JP"/>
              </w:rPr>
              <w:t>Mã</w:t>
            </w:r>
            <w:proofErr w:type="spellEnd"/>
            <w:r>
              <w:rPr>
                <w:rFonts w:eastAsia="MS PMincho" w:cs="Arial"/>
                <w:lang w:val="vi-VN" w:eastAsia="ja-JP"/>
              </w:rPr>
              <w:t xml:space="preserve"> đơn nhập kho</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5FC173B" w14:textId="7A51DA23" w:rsidR="008206F6" w:rsidRPr="00743D86" w:rsidRDefault="008206F6" w:rsidP="00C85CAB">
            <w:pPr>
              <w:rPr>
                <w:rFonts w:eastAsia="MS PMincho" w:cs="Arial"/>
                <w:lang w:val="vi-VN" w:eastAsia="ja-JP"/>
              </w:rPr>
            </w:pPr>
            <w:r>
              <w:rPr>
                <w:rFonts w:eastAsia="MS PMincho" w:cs="Arial"/>
                <w:lang w:val="vi-VN"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313F0D9" w14:textId="77777777" w:rsidR="008206F6" w:rsidRPr="008F2D5E" w:rsidRDefault="008206F6" w:rsidP="00C85CAB">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F0B9A6F" w14:textId="77777777" w:rsidR="008206F6" w:rsidRPr="008F2D5E" w:rsidRDefault="008206F6" w:rsidP="00C85CAB">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B3079DA" w14:textId="77777777" w:rsidR="008206F6" w:rsidRPr="008F2D5E" w:rsidRDefault="008206F6" w:rsidP="00C85CAB">
            <w:pPr>
              <w:rPr>
                <w:rFonts w:eastAsia="MS PMincho" w:cs="Arial"/>
                <w:b/>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2F58F4A" w14:textId="6106BD8D" w:rsidR="008206F6" w:rsidRPr="008206F6" w:rsidRDefault="00564CBA" w:rsidP="008206F6">
            <w:pPr>
              <w:pStyle w:val="BulletList1"/>
              <w:rPr>
                <w:lang w:val="vi-VN"/>
              </w:rPr>
            </w:pPr>
            <w:r>
              <w:rPr>
                <w:lang w:val="vi-VN"/>
              </w:rPr>
              <w:t>Value = Giá trị NSD nhập vào</w:t>
            </w:r>
          </w:p>
        </w:tc>
      </w:tr>
      <w:tr w:rsidR="0022531F" w:rsidRPr="008F2D5E" w14:paraId="17029996" w14:textId="77777777" w:rsidTr="006E5000">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03FDD31" w14:textId="78BE2FF5" w:rsidR="0022531F" w:rsidRDefault="0022531F" w:rsidP="00C85CAB">
            <w:pPr>
              <w:spacing w:before="0"/>
              <w:rPr>
                <w:rFonts w:cs="Arial"/>
                <w:szCs w:val="20"/>
              </w:rPr>
            </w:pPr>
            <w:r>
              <w:rPr>
                <w:rFonts w:cs="Arial"/>
                <w:szCs w:val="20"/>
              </w:rPr>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D1585F4" w14:textId="3493F773" w:rsidR="0022531F" w:rsidRPr="0022531F" w:rsidRDefault="0022531F" w:rsidP="00C85CAB">
            <w:pPr>
              <w:rPr>
                <w:rFonts w:eastAsia="MS PMincho" w:cs="Arial"/>
                <w:lang w:val="vi-VN" w:eastAsia="ja-JP"/>
              </w:rPr>
            </w:pPr>
            <w:proofErr w:type="spellStart"/>
            <w:r>
              <w:rPr>
                <w:rFonts w:eastAsia="MS PMincho" w:cs="Arial"/>
                <w:lang w:val="en-US" w:eastAsia="ja-JP"/>
              </w:rPr>
              <w:t>Mã</w:t>
            </w:r>
            <w:proofErr w:type="spellEnd"/>
            <w:r>
              <w:rPr>
                <w:rFonts w:eastAsia="MS PMincho" w:cs="Arial"/>
                <w:lang w:val="vi-VN" w:eastAsia="ja-JP"/>
              </w:rPr>
              <w:t xml:space="preserve"> đơn yêu cầu vận chuyển</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DC0C3B8" w14:textId="50BC0D88" w:rsidR="0022531F" w:rsidRDefault="0022531F" w:rsidP="00C85CAB">
            <w:pPr>
              <w:rPr>
                <w:rFonts w:eastAsia="MS PMincho" w:cs="Arial"/>
                <w:lang w:val="en-US" w:eastAsia="ja-JP"/>
              </w:rPr>
            </w:pPr>
            <w:proofErr w:type="spellStart"/>
            <w:r>
              <w:rPr>
                <w:rFonts w:eastAsia="MS PMincho" w:cs="Arial"/>
                <w:lang w:val="en-US" w:eastAsia="ja-JP"/>
              </w:rPr>
              <w:t>Texbox</w:t>
            </w:r>
            <w:proofErr w:type="spellEnd"/>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7216121" w14:textId="62FCF2A5" w:rsidR="0022531F" w:rsidRDefault="0022531F" w:rsidP="00C85CAB">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6980F6D" w14:textId="2C08F320" w:rsidR="0022531F" w:rsidRDefault="0022531F" w:rsidP="00C85CAB">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294734F" w14:textId="77777777" w:rsidR="0022531F" w:rsidRPr="008F2D5E" w:rsidRDefault="0022531F" w:rsidP="00C85CAB">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41865B4" w14:textId="18A1F1FE" w:rsidR="0022531F" w:rsidRDefault="0022531F" w:rsidP="00C85CAB">
            <w:pPr>
              <w:pStyle w:val="BulletList1"/>
            </w:pPr>
            <w:r>
              <w:t>Value</w:t>
            </w:r>
            <w:r>
              <w:rPr>
                <w:lang w:val="vi-VN"/>
              </w:rPr>
              <w:t xml:space="preserve"> = Giá trị NSD nhập vào</w:t>
            </w:r>
          </w:p>
        </w:tc>
      </w:tr>
      <w:tr w:rsidR="008206F6" w:rsidRPr="008F2D5E" w14:paraId="62F43F62" w14:textId="77777777" w:rsidTr="006E5000">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3758CDB" w14:textId="77777777" w:rsidR="008206F6" w:rsidRPr="008F2D5E" w:rsidRDefault="008206F6" w:rsidP="00C85CAB">
            <w:pPr>
              <w:spacing w:before="0"/>
              <w:rPr>
                <w:rFonts w:cs="Arial"/>
                <w:szCs w:val="20"/>
              </w:rPr>
            </w:pPr>
            <w:r>
              <w:rPr>
                <w:rFonts w:cs="Arial"/>
                <w:szCs w:val="20"/>
              </w:rPr>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FA9854D" w14:textId="6D79F02E" w:rsidR="008206F6" w:rsidRPr="008206F6" w:rsidRDefault="008206F6" w:rsidP="00C85CAB">
            <w:pPr>
              <w:rPr>
                <w:rFonts w:eastAsia="MS PMincho" w:cs="Arial"/>
                <w:lang w:val="vi-VN" w:eastAsia="ja-JP"/>
              </w:rPr>
            </w:pPr>
            <w:proofErr w:type="spellStart"/>
            <w:r>
              <w:rPr>
                <w:rFonts w:eastAsia="MS PMincho" w:cs="Arial"/>
                <w:lang w:val="en-US" w:eastAsia="ja-JP"/>
              </w:rPr>
              <w:t>Thời</w:t>
            </w:r>
            <w:proofErr w:type="spellEnd"/>
            <w:r>
              <w:rPr>
                <w:rFonts w:eastAsia="MS PMincho" w:cs="Arial"/>
                <w:lang w:val="vi-VN" w:eastAsia="ja-JP"/>
              </w:rPr>
              <w:t xml:space="preserve"> gian tạo</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56BB4D9" w14:textId="729DC4B9" w:rsidR="008206F6" w:rsidRPr="008F2D5E" w:rsidRDefault="00564CBA" w:rsidP="00C85CAB">
            <w:pPr>
              <w:rPr>
                <w:rFonts w:eastAsia="MS PMincho" w:cs="Arial"/>
                <w:lang w:val="en-US" w:eastAsia="ja-JP"/>
              </w:rPr>
            </w:pPr>
            <w:r>
              <w:rPr>
                <w:rFonts w:eastAsia="MS PMincho" w:cs="Arial"/>
                <w:lang w:val="en-US" w:eastAsia="ja-JP"/>
              </w:rPr>
              <w:t>Date</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005D121" w14:textId="77777777" w:rsidR="008206F6" w:rsidRPr="008F2D5E" w:rsidRDefault="008206F6" w:rsidP="00C85CAB">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A34D933" w14:textId="77777777" w:rsidR="008206F6" w:rsidRPr="00CE1790" w:rsidRDefault="008206F6" w:rsidP="00C85CAB">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87D36E5" w14:textId="77777777" w:rsidR="008206F6" w:rsidRPr="008F2D5E" w:rsidRDefault="008206F6" w:rsidP="00C85CAB">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F64393B" w14:textId="6D282848" w:rsidR="008206F6" w:rsidRPr="00FE1C60" w:rsidRDefault="00564CBA" w:rsidP="00C85CAB">
            <w:pPr>
              <w:pStyle w:val="BulletList1"/>
            </w:pPr>
            <w:r>
              <w:t>Value</w:t>
            </w:r>
            <w:r>
              <w:rPr>
                <w:lang w:val="vi-VN"/>
              </w:rPr>
              <w:t xml:space="preserve"> = Giá trị NSD chọn </w:t>
            </w:r>
            <w:r w:rsidR="008206F6">
              <w:rPr>
                <w:rFonts w:ascii="docs-Calibri" w:hAnsi="docs-Calibri"/>
                <w:color w:val="000000"/>
                <w:szCs w:val="20"/>
              </w:rPr>
              <w:t xml:space="preserve"> </w:t>
            </w:r>
          </w:p>
        </w:tc>
      </w:tr>
      <w:tr w:rsidR="008206F6" w:rsidRPr="008F2D5E" w14:paraId="75A11DE5" w14:textId="77777777" w:rsidTr="006E5000">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F308039" w14:textId="77777777" w:rsidR="008206F6" w:rsidRDefault="008206F6" w:rsidP="00C85CAB">
            <w:pPr>
              <w:spacing w:before="0"/>
              <w:rPr>
                <w:rFonts w:cs="Arial"/>
                <w:szCs w:val="20"/>
              </w:rPr>
            </w:pPr>
            <w:r>
              <w:rPr>
                <w:rFonts w:cs="Arial"/>
                <w:szCs w:val="20"/>
              </w:rPr>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2B3DA95" w14:textId="173D0B01" w:rsidR="008206F6" w:rsidRPr="00564CBA" w:rsidRDefault="00564CBA" w:rsidP="00C85CAB">
            <w:pPr>
              <w:rPr>
                <w:rFonts w:eastAsia="MS PMincho" w:cs="Arial"/>
                <w:lang w:val="vi-VN" w:eastAsia="ja-JP"/>
              </w:rPr>
            </w:pPr>
            <w:proofErr w:type="spellStart"/>
            <w:r>
              <w:rPr>
                <w:rFonts w:eastAsia="MS PMincho" w:cs="Arial"/>
                <w:lang w:val="en-US" w:eastAsia="ja-JP"/>
              </w:rPr>
              <w:t>Trạng</w:t>
            </w:r>
            <w:proofErr w:type="spellEnd"/>
            <w:r>
              <w:rPr>
                <w:rFonts w:eastAsia="MS PMincho" w:cs="Arial"/>
                <w:lang w:val="vi-VN" w:eastAsia="ja-JP"/>
              </w:rPr>
              <w:t xml:space="preserve"> thái</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8D551BC" w14:textId="01FB4B57" w:rsidR="008206F6" w:rsidRPr="00D13718" w:rsidRDefault="00564CBA" w:rsidP="00C85CAB">
            <w:pPr>
              <w:rPr>
                <w:rFonts w:eastAsia="MS PMincho" w:cs="Arial"/>
                <w:lang w:val="vi-VN" w:eastAsia="ja-JP"/>
              </w:rPr>
            </w:pPr>
            <w:r>
              <w:rPr>
                <w:rFonts w:eastAsia="MS PMincho" w:cs="Arial"/>
                <w:lang w:val="vi-VN" w:eastAsia="ja-JP"/>
              </w:rPr>
              <w:t>Dropdown list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AAD5756" w14:textId="77777777" w:rsidR="008206F6" w:rsidRDefault="008206F6" w:rsidP="00C85CAB">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6FC675D" w14:textId="77777777" w:rsidR="008206F6" w:rsidRPr="00D13718" w:rsidRDefault="008206F6" w:rsidP="00C85CAB">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C1654EB" w14:textId="77777777" w:rsidR="008206F6" w:rsidRPr="008F2D5E" w:rsidRDefault="008206F6" w:rsidP="00C85CAB">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F0381B2" w14:textId="77777777" w:rsidR="008206F6" w:rsidRPr="00564CBA" w:rsidRDefault="00564CBA" w:rsidP="00C85CAB">
            <w:pPr>
              <w:pStyle w:val="BulletList1"/>
            </w:pPr>
            <w:r>
              <w:t>Value</w:t>
            </w:r>
            <w:r>
              <w:rPr>
                <w:lang w:val="vi-VN"/>
              </w:rPr>
              <w:t xml:space="preserve"> list:</w:t>
            </w:r>
          </w:p>
          <w:p w14:paraId="62C84E0D" w14:textId="7F7273FF" w:rsidR="00564CBA" w:rsidRDefault="00564CBA" w:rsidP="00564CBA">
            <w:pPr>
              <w:pStyle w:val="Level2"/>
            </w:pPr>
            <w:r>
              <w:t>"Đã Lưu nháp"</w:t>
            </w:r>
          </w:p>
          <w:p w14:paraId="39674508" w14:textId="64D8ED47" w:rsidR="00564CBA" w:rsidRDefault="00564CBA" w:rsidP="00564CBA">
            <w:pPr>
              <w:pStyle w:val="Level2"/>
            </w:pPr>
            <w:r>
              <w:lastRenderedPageBreak/>
              <w:t>"Chờ lái xe xác nhận"</w:t>
            </w:r>
          </w:p>
          <w:p w14:paraId="49D0047F" w14:textId="43C3229A" w:rsidR="00564CBA" w:rsidRDefault="00564CBA" w:rsidP="00564CBA">
            <w:pPr>
              <w:pStyle w:val="Level2"/>
            </w:pPr>
            <w:r>
              <w:t>"Đã xác nhận 1 phần"</w:t>
            </w:r>
          </w:p>
          <w:p w14:paraId="0410051F" w14:textId="00FE857A" w:rsidR="00564CBA" w:rsidRDefault="00564CBA" w:rsidP="00564CBA">
            <w:pPr>
              <w:pStyle w:val="Level2"/>
            </w:pPr>
            <w:r>
              <w:t xml:space="preserve"> "Đã xác nhận"</w:t>
            </w:r>
          </w:p>
        </w:tc>
      </w:tr>
      <w:tr w:rsidR="008206F6" w:rsidRPr="008F2D5E" w14:paraId="6B9B40A8" w14:textId="77777777" w:rsidTr="006E5000">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104DDC4" w14:textId="0D415A8F" w:rsidR="008206F6" w:rsidRDefault="00084EE3" w:rsidP="00C85CAB">
            <w:pPr>
              <w:spacing w:before="0"/>
              <w:rPr>
                <w:rFonts w:cs="Arial"/>
                <w:szCs w:val="20"/>
              </w:rPr>
            </w:pPr>
            <w:r>
              <w:rPr>
                <w:rFonts w:cs="Arial"/>
                <w:szCs w:val="20"/>
              </w:rPr>
              <w:lastRenderedPageBreak/>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2BC808A" w14:textId="03B0A9F6" w:rsidR="008206F6" w:rsidRPr="00084EE3" w:rsidRDefault="00084EE3" w:rsidP="00C85CAB">
            <w:pPr>
              <w:rPr>
                <w:rFonts w:eastAsia="MS PMincho" w:cs="Arial"/>
                <w:lang w:val="vi-VN" w:eastAsia="ja-JP"/>
              </w:rPr>
            </w:pPr>
            <w:proofErr w:type="spellStart"/>
            <w:r>
              <w:rPr>
                <w:rFonts w:eastAsia="MS PMincho" w:cs="Arial"/>
                <w:lang w:val="en-US" w:eastAsia="ja-JP"/>
              </w:rPr>
              <w:t>Làm</w:t>
            </w:r>
            <w:proofErr w:type="spellEnd"/>
            <w:r>
              <w:rPr>
                <w:rFonts w:eastAsia="MS PMincho" w:cs="Arial"/>
                <w:lang w:val="vi-VN" w:eastAsia="ja-JP"/>
              </w:rPr>
              <w:t xml:space="preserve"> mới</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49C3441" w14:textId="3E766893" w:rsidR="008206F6" w:rsidRPr="00D13718" w:rsidRDefault="00084EE3" w:rsidP="00C85CAB">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78D80D9" w14:textId="44FA4909" w:rsidR="008206F6" w:rsidRPr="00084EE3" w:rsidRDefault="00084EE3" w:rsidP="00C85CAB">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A94D980" w14:textId="39EC6C86" w:rsidR="008206F6" w:rsidRPr="00084EE3" w:rsidRDefault="00084EE3" w:rsidP="00C85CAB">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B68E714" w14:textId="77777777" w:rsidR="008206F6" w:rsidRPr="008F2D5E" w:rsidRDefault="008206F6" w:rsidP="00C85CAB">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D3E56F8" w14:textId="40FF1CA9" w:rsidR="008206F6" w:rsidRDefault="00531D57" w:rsidP="00C85CAB">
            <w:pPr>
              <w:pStyle w:val="BulletList1"/>
            </w:pPr>
            <w:r>
              <w:t>Các</w:t>
            </w:r>
            <w:r>
              <w:rPr>
                <w:lang w:val="vi-VN"/>
              </w:rPr>
              <w:t xml:space="preserve"> giá trị được nhập để tìm kiếm sẽ = “”</w:t>
            </w:r>
          </w:p>
        </w:tc>
      </w:tr>
      <w:tr w:rsidR="008206F6" w:rsidRPr="008F2D5E" w14:paraId="510F8737" w14:textId="77777777" w:rsidTr="006E5000">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E0C61B2" w14:textId="38DDB856" w:rsidR="008206F6" w:rsidRDefault="00531D57" w:rsidP="00C85CAB">
            <w:pPr>
              <w:spacing w:before="0"/>
              <w:rPr>
                <w:rFonts w:cs="Arial"/>
                <w:szCs w:val="20"/>
              </w:rPr>
            </w:pPr>
            <w:r>
              <w:rPr>
                <w:rFonts w:cs="Arial"/>
                <w:szCs w:val="20"/>
              </w:rPr>
              <w:t>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C0CBC75" w14:textId="033BFA12" w:rsidR="008206F6" w:rsidRPr="00D13718" w:rsidRDefault="00531D57" w:rsidP="00C85CAB">
            <w:pPr>
              <w:rPr>
                <w:rFonts w:eastAsia="MS PMincho" w:cs="Arial"/>
                <w:lang w:val="vi-VN" w:eastAsia="ja-JP"/>
              </w:rPr>
            </w:pPr>
            <w:r>
              <w:rPr>
                <w:rFonts w:eastAsia="MS PMincho" w:cs="Arial"/>
                <w:lang w:val="vi-VN" w:eastAsia="ja-JP"/>
              </w:rPr>
              <w:t>Tìm kiếm</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FA6C9B2" w14:textId="2927CE94" w:rsidR="008206F6" w:rsidRDefault="00531D57" w:rsidP="00C85CAB">
            <w:pPr>
              <w:rPr>
                <w:rFonts w:eastAsia="MS PMincho" w:cs="Arial"/>
                <w:lang w:val="en-US"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C946871" w14:textId="03CE0433" w:rsidR="008206F6" w:rsidRPr="00531D57" w:rsidRDefault="00531D57" w:rsidP="00C85CAB">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4776210" w14:textId="10AD0348" w:rsidR="008206F6" w:rsidRPr="00531D57" w:rsidRDefault="00531D57" w:rsidP="00C85CAB">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2F9BD54" w14:textId="77777777" w:rsidR="008206F6" w:rsidRPr="008F2D5E" w:rsidRDefault="008206F6" w:rsidP="00C85CAB">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4516153" w14:textId="1D0FA562" w:rsidR="008206F6" w:rsidRDefault="00531D57" w:rsidP="00C85CAB">
            <w:pPr>
              <w:pStyle w:val="BulletList1"/>
            </w:pPr>
            <w:r>
              <w:t>Refer</w:t>
            </w:r>
            <w:r>
              <w:rPr>
                <w:lang w:val="vi-VN"/>
              </w:rPr>
              <w:t xml:space="preserve"> </w:t>
            </w:r>
            <w:r w:rsidR="003B16F0">
              <w:rPr>
                <w:lang w:val="vi-VN"/>
              </w:rPr>
              <w:fldChar w:fldCharType="begin"/>
            </w:r>
            <w:r w:rsidR="003B16F0">
              <w:rPr>
                <w:lang w:val="vi-VN"/>
              </w:rPr>
              <w:instrText xml:space="preserve"> REF _Ref151993505 \h </w:instrText>
            </w:r>
            <w:r w:rsidR="003B16F0">
              <w:rPr>
                <w:lang w:val="vi-VN"/>
              </w:rPr>
            </w:r>
            <w:r w:rsidR="003B16F0">
              <w:rPr>
                <w:lang w:val="vi-VN"/>
              </w:rPr>
              <w:fldChar w:fldCharType="separate"/>
            </w:r>
            <w:r w:rsidR="00201D76" w:rsidRPr="00516C12">
              <w:rPr>
                <w:szCs w:val="20"/>
              </w:rPr>
              <w:t xml:space="preserve">UC </w:t>
            </w:r>
            <w:r w:rsidR="00201D76">
              <w:rPr>
                <w:noProof/>
                <w:szCs w:val="20"/>
              </w:rPr>
              <w:t>4</w:t>
            </w:r>
            <w:r w:rsidR="00201D76" w:rsidRPr="00516C12">
              <w:rPr>
                <w:szCs w:val="20"/>
              </w:rPr>
              <w:t xml:space="preserve">: </w:t>
            </w:r>
            <w:r w:rsidR="00201D76">
              <w:rPr>
                <w:szCs w:val="20"/>
              </w:rPr>
              <w:t xml:space="preserve">Xem </w:t>
            </w:r>
            <w:proofErr w:type="spellStart"/>
            <w:r w:rsidR="00201D76">
              <w:rPr>
                <w:szCs w:val="20"/>
              </w:rPr>
              <w:t>danh</w:t>
            </w:r>
            <w:proofErr w:type="spellEnd"/>
            <w:r w:rsidR="00201D76">
              <w:rPr>
                <w:szCs w:val="20"/>
              </w:rPr>
              <w:t xml:space="preserve"> </w:t>
            </w:r>
            <w:proofErr w:type="spellStart"/>
            <w:r w:rsidR="00201D76">
              <w:rPr>
                <w:szCs w:val="20"/>
              </w:rPr>
              <w:t>sách</w:t>
            </w:r>
            <w:proofErr w:type="spellEnd"/>
            <w:r w:rsidR="00201D76">
              <w:rPr>
                <w:szCs w:val="20"/>
              </w:rPr>
              <w:t xml:space="preserve"> </w:t>
            </w:r>
            <w:proofErr w:type="spellStart"/>
            <w:r w:rsidR="00201D76">
              <w:rPr>
                <w:szCs w:val="20"/>
              </w:rPr>
              <w:t>đơn</w:t>
            </w:r>
            <w:proofErr w:type="spellEnd"/>
            <w:r w:rsidR="00201D76">
              <w:rPr>
                <w:szCs w:val="20"/>
              </w:rPr>
              <w:t xml:space="preserve"> </w:t>
            </w:r>
            <w:proofErr w:type="spellStart"/>
            <w:r w:rsidR="00201D76">
              <w:rPr>
                <w:szCs w:val="20"/>
              </w:rPr>
              <w:t>nhập</w:t>
            </w:r>
            <w:proofErr w:type="spellEnd"/>
            <w:r w:rsidR="00201D76">
              <w:rPr>
                <w:szCs w:val="20"/>
              </w:rPr>
              <w:t>/</w:t>
            </w:r>
            <w:proofErr w:type="spellStart"/>
            <w:r w:rsidR="00201D76">
              <w:rPr>
                <w:szCs w:val="20"/>
              </w:rPr>
              <w:t>xuất</w:t>
            </w:r>
            <w:proofErr w:type="spellEnd"/>
            <w:r w:rsidR="00201D76">
              <w:rPr>
                <w:szCs w:val="20"/>
              </w:rPr>
              <w:t xml:space="preserve"> </w:t>
            </w:r>
            <w:proofErr w:type="spellStart"/>
            <w:proofErr w:type="gramStart"/>
            <w:r w:rsidR="00201D76">
              <w:rPr>
                <w:szCs w:val="20"/>
              </w:rPr>
              <w:t>kho</w:t>
            </w:r>
            <w:proofErr w:type="spellEnd"/>
            <w:r w:rsidR="00201D76">
              <w:rPr>
                <w:szCs w:val="20"/>
              </w:rPr>
              <w:t xml:space="preserve"> </w:t>
            </w:r>
            <w:r w:rsidR="00201D76">
              <w:rPr>
                <w:szCs w:val="20"/>
                <w:lang w:val="vi-VN"/>
              </w:rPr>
              <w:t xml:space="preserve"> dành</w:t>
            </w:r>
            <w:proofErr w:type="gramEnd"/>
            <w:r w:rsidR="00201D76">
              <w:rPr>
                <w:szCs w:val="20"/>
                <w:lang w:val="vi-VN"/>
              </w:rPr>
              <w:t xml:space="preserve"> cho nhân viên quản lý kho</w:t>
            </w:r>
            <w:r w:rsidR="003B16F0">
              <w:rPr>
                <w:lang w:val="vi-VN"/>
              </w:rPr>
              <w:fldChar w:fldCharType="end"/>
            </w:r>
          </w:p>
        </w:tc>
      </w:tr>
      <w:tr w:rsidR="008206F6" w:rsidRPr="008F2D5E" w14:paraId="7FD7741F" w14:textId="77777777" w:rsidTr="006E5000">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BC32F8E" w14:textId="09E31327" w:rsidR="008206F6" w:rsidRDefault="00CC7633" w:rsidP="00C85CAB">
            <w:pPr>
              <w:spacing w:before="0"/>
              <w:rPr>
                <w:rFonts w:cs="Arial"/>
                <w:szCs w:val="20"/>
              </w:rPr>
            </w:pPr>
            <w:r>
              <w:rPr>
                <w:rFonts w:cs="Arial"/>
                <w:szCs w:val="20"/>
              </w:rPr>
              <w:t>7</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A044DF9" w14:textId="2C964EAF" w:rsidR="008206F6" w:rsidRPr="00CC7633" w:rsidRDefault="00CC7633" w:rsidP="00C85CAB">
            <w:pPr>
              <w:rPr>
                <w:rFonts w:eastAsia="MS PMincho" w:cs="Arial"/>
                <w:lang w:val="vi-VN" w:eastAsia="ja-JP"/>
              </w:rPr>
            </w:pPr>
            <w:proofErr w:type="spellStart"/>
            <w:r>
              <w:rPr>
                <w:rFonts w:eastAsia="MS PMincho" w:cs="Arial"/>
                <w:lang w:val="en-US" w:eastAsia="ja-JP"/>
              </w:rPr>
              <w:t>Tạo</w:t>
            </w:r>
            <w:proofErr w:type="spellEnd"/>
            <w:r>
              <w:rPr>
                <w:rFonts w:eastAsia="MS PMincho" w:cs="Arial"/>
                <w:lang w:val="vi-VN" w:eastAsia="ja-JP"/>
              </w:rPr>
              <w:t xml:space="preserve"> mới đơn nhập kho</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2303F2B" w14:textId="54BCF68E" w:rsidR="008206F6" w:rsidRDefault="00CC7633" w:rsidP="00C85CAB">
            <w:pPr>
              <w:rPr>
                <w:rFonts w:eastAsia="MS PMincho" w:cs="Arial"/>
                <w:lang w:val="en-US"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FF43C2C" w14:textId="127BC0E9" w:rsidR="008206F6" w:rsidRPr="00CC7633" w:rsidRDefault="00CC7633" w:rsidP="00C85CAB">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7B53EDF" w14:textId="149F8984" w:rsidR="008206F6" w:rsidRPr="00CC7633" w:rsidRDefault="00CC7633" w:rsidP="00C85CAB">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F39D784" w14:textId="77777777" w:rsidR="008206F6" w:rsidRPr="008F2D5E" w:rsidRDefault="008206F6" w:rsidP="00C85CAB">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C19AB8E" w14:textId="7DAABF4A" w:rsidR="008206F6" w:rsidRDefault="00CC7633" w:rsidP="00CC7633">
            <w:pPr>
              <w:pStyle w:val="BulletList1"/>
            </w:pPr>
            <w:proofErr w:type="spellStart"/>
            <w:r>
              <w:t>Chuyển</w:t>
            </w:r>
            <w:proofErr w:type="spellEnd"/>
            <w:r>
              <w:rPr>
                <w:lang w:val="vi-VN"/>
              </w:rPr>
              <w:t xml:space="preserve"> đến Màn hình </w:t>
            </w:r>
            <w:r>
              <w:rPr>
                <w:lang w:val="vi-VN"/>
              </w:rPr>
              <w:fldChar w:fldCharType="begin"/>
            </w:r>
            <w:r>
              <w:rPr>
                <w:lang w:val="vi-VN"/>
              </w:rPr>
              <w:instrText xml:space="preserve"> REF _Ref151966288 \h </w:instrText>
            </w:r>
            <w:r>
              <w:rPr>
                <w:lang w:val="vi-VN"/>
              </w:rPr>
            </w:r>
            <w:r>
              <w:rPr>
                <w:lang w:val="vi-VN"/>
              </w:rPr>
              <w:fldChar w:fldCharType="separate"/>
            </w:r>
            <w:proofErr w:type="spellStart"/>
            <w:r w:rsidR="00201D76">
              <w:t>Màn</w:t>
            </w:r>
            <w:proofErr w:type="spellEnd"/>
            <w:r w:rsidR="00201D76">
              <w:rPr>
                <w:lang w:val="vi-VN"/>
              </w:rPr>
              <w:t xml:space="preserve"> hình </w:t>
            </w:r>
            <w:proofErr w:type="spellStart"/>
            <w:r w:rsidR="00201D76">
              <w:t>tạo</w:t>
            </w:r>
            <w:proofErr w:type="spellEnd"/>
            <w:r w:rsidR="00201D76">
              <w:t xml:space="preserve"> </w:t>
            </w:r>
            <w:proofErr w:type="spellStart"/>
            <w:r w:rsidR="00201D76">
              <w:t>mới</w:t>
            </w:r>
            <w:proofErr w:type="spellEnd"/>
            <w:r w:rsidR="00201D76">
              <w:t xml:space="preserve"> </w:t>
            </w:r>
            <w:proofErr w:type="spellStart"/>
            <w:r w:rsidR="00201D76">
              <w:t>đơn</w:t>
            </w:r>
            <w:proofErr w:type="spellEnd"/>
            <w:r w:rsidR="00201D76">
              <w:t xml:space="preserve"> </w:t>
            </w:r>
            <w:proofErr w:type="spellStart"/>
            <w:r w:rsidR="00201D76">
              <w:t>xuất</w:t>
            </w:r>
            <w:proofErr w:type="spellEnd"/>
            <w:r w:rsidR="00201D76">
              <w:t>/</w:t>
            </w:r>
            <w:proofErr w:type="spellStart"/>
            <w:r w:rsidR="00201D76">
              <w:t>nhập</w:t>
            </w:r>
            <w:proofErr w:type="spellEnd"/>
            <w:r w:rsidR="00201D76">
              <w:t xml:space="preserve"> </w:t>
            </w:r>
            <w:proofErr w:type="spellStart"/>
            <w:r w:rsidR="00201D76">
              <w:t>kho</w:t>
            </w:r>
            <w:proofErr w:type="spellEnd"/>
            <w:r>
              <w:rPr>
                <w:lang w:val="vi-VN"/>
              </w:rPr>
              <w:fldChar w:fldCharType="end"/>
            </w:r>
          </w:p>
        </w:tc>
      </w:tr>
      <w:tr w:rsidR="008206F6" w:rsidRPr="008F2D5E" w14:paraId="3C0B7E6B" w14:textId="77777777" w:rsidTr="006E5000">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78ECE1D" w14:textId="76B79978" w:rsidR="008206F6" w:rsidRDefault="00CC7633" w:rsidP="00C85CAB">
            <w:pPr>
              <w:spacing w:before="0"/>
              <w:rPr>
                <w:rFonts w:cs="Arial"/>
                <w:szCs w:val="20"/>
              </w:rPr>
            </w:pPr>
            <w:r>
              <w:rPr>
                <w:rFonts w:cs="Arial"/>
                <w:szCs w:val="20"/>
              </w:rPr>
              <w:t>8</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C85E3F6" w14:textId="6E35FCFC" w:rsidR="008206F6" w:rsidRPr="00CC7633" w:rsidRDefault="00CC7633" w:rsidP="00C85CAB">
            <w:pPr>
              <w:rPr>
                <w:rFonts w:eastAsia="MS PMincho" w:cs="Arial"/>
                <w:lang w:val="vi-VN" w:eastAsia="ja-JP"/>
              </w:rPr>
            </w:pPr>
            <w:proofErr w:type="spellStart"/>
            <w:r>
              <w:rPr>
                <w:rFonts w:eastAsia="MS PMincho" w:cs="Arial"/>
                <w:lang w:val="en-US" w:eastAsia="ja-JP"/>
              </w:rPr>
              <w:t>Mã</w:t>
            </w:r>
            <w:proofErr w:type="spellEnd"/>
            <w:r>
              <w:rPr>
                <w:rFonts w:eastAsia="MS PMincho" w:cs="Arial"/>
                <w:lang w:val="vi-VN" w:eastAsia="ja-JP"/>
              </w:rPr>
              <w:t xml:space="preserve"> đơn nhập</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7871B67" w14:textId="77777777" w:rsidR="008206F6" w:rsidRDefault="008206F6" w:rsidP="00C85CAB">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532F962" w14:textId="77777777" w:rsidR="008206F6" w:rsidRDefault="008206F6" w:rsidP="00C85CAB">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F9622EE" w14:textId="77777777" w:rsidR="008206F6" w:rsidRDefault="008206F6" w:rsidP="00C85CAB">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DC6E7BD" w14:textId="77777777" w:rsidR="008206F6" w:rsidRPr="008F2D5E" w:rsidRDefault="008206F6" w:rsidP="00C85CAB">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A38B2BB" w14:textId="68AC5308" w:rsidR="0022531F" w:rsidRDefault="0022531F" w:rsidP="0022531F">
            <w:pPr>
              <w:pStyle w:val="BulletList1"/>
            </w:pPr>
            <w:r>
              <w:t>Auto generate flowing rule:</w:t>
            </w:r>
          </w:p>
          <w:p w14:paraId="5C2D8400" w14:textId="486BBFDD" w:rsidR="0022531F" w:rsidRDefault="0022531F" w:rsidP="0022531F">
            <w:pPr>
              <w:pStyle w:val="Level2"/>
            </w:pPr>
            <w:r>
              <w:t>Value = "RW" + YYYYMMDD + &lt;Sequence Number&gt; thoả mãn [Loại đơn] của bản ghi hiện tại = "Đơn nhập"</w:t>
            </w:r>
          </w:p>
          <w:p w14:paraId="592DEC8F" w14:textId="77777777" w:rsidR="0022531F" w:rsidRDefault="0022531F" w:rsidP="0022531F">
            <w:pPr>
              <w:pStyle w:val="Level2"/>
              <w:numPr>
                <w:ilvl w:val="0"/>
                <w:numId w:val="0"/>
              </w:numPr>
              <w:ind w:left="720"/>
            </w:pPr>
            <w:r>
              <w:t>HOẶC Value ="DW" + YYYYMMDD + &lt;Sequence Number&gt; thoải mãn [Loại đơn] của Bản ghi hiện tại = "Đơn xuất"</w:t>
            </w:r>
          </w:p>
          <w:p w14:paraId="51D90DC1" w14:textId="06E6E8AA" w:rsidR="0022531F" w:rsidRDefault="0022531F" w:rsidP="0022531F">
            <w:pPr>
              <w:pStyle w:val="Level3"/>
            </w:pPr>
            <w:r>
              <w:t xml:space="preserve"> YYYYMMDD = current date</w:t>
            </w:r>
          </w:p>
          <w:p w14:paraId="0EF17CDC" w14:textId="212D59D7" w:rsidR="0022531F" w:rsidRDefault="0022531F" w:rsidP="0022531F">
            <w:pPr>
              <w:pStyle w:val="Level3"/>
            </w:pPr>
            <w:r>
              <w:t xml:space="preserve">&lt;Sequence Number&gt; = </w:t>
            </w:r>
            <w:proofErr w:type="spellStart"/>
            <w:r>
              <w:t>Tổng</w:t>
            </w:r>
            <w:proofErr w:type="spellEnd"/>
            <w:r>
              <w:t xml:space="preserve"> </w:t>
            </w:r>
            <w:proofErr w:type="spellStart"/>
            <w:r>
              <w:t>số</w:t>
            </w:r>
            <w:proofErr w:type="spellEnd"/>
            <w:r>
              <w:t xml:space="preserve"> </w:t>
            </w:r>
            <w:proofErr w:type="spellStart"/>
            <w:r>
              <w:t>bản</w:t>
            </w:r>
            <w:proofErr w:type="spellEnd"/>
            <w:r>
              <w:t xml:space="preserve"> </w:t>
            </w:r>
            <w:proofErr w:type="spellStart"/>
            <w:r>
              <w:t>ghi</w:t>
            </w:r>
            <w:proofErr w:type="spellEnd"/>
            <w:r>
              <w:t xml:space="preserve"> "</w:t>
            </w:r>
            <w:proofErr w:type="spellStart"/>
            <w:r>
              <w:t>Đơn</w:t>
            </w:r>
            <w:proofErr w:type="spellEnd"/>
            <w:r>
              <w:t xml:space="preserve"> </w:t>
            </w:r>
            <w:proofErr w:type="spellStart"/>
            <w:r>
              <w:t>nhập</w:t>
            </w:r>
            <w:proofErr w:type="spellEnd"/>
            <w:r>
              <w:t xml:space="preserve"> </w:t>
            </w:r>
            <w:proofErr w:type="spellStart"/>
            <w:r>
              <w:t>kho</w:t>
            </w:r>
            <w:proofErr w:type="spellEnd"/>
            <w:r>
              <w:t xml:space="preserve">" +1 </w:t>
            </w:r>
            <w:proofErr w:type="spellStart"/>
            <w:r>
              <w:t>thoải</w:t>
            </w:r>
            <w:proofErr w:type="spellEnd"/>
            <w:r>
              <w:t xml:space="preserve"> </w:t>
            </w:r>
            <w:proofErr w:type="spellStart"/>
            <w:r>
              <w:t>mãn</w:t>
            </w:r>
            <w:proofErr w:type="spellEnd"/>
            <w:r>
              <w:t xml:space="preserve">   [</w:t>
            </w:r>
            <w:proofErr w:type="spellStart"/>
            <w:r>
              <w:t>Loại</w:t>
            </w:r>
            <w:proofErr w:type="spellEnd"/>
            <w:r>
              <w:t xml:space="preserve"> </w:t>
            </w:r>
            <w:proofErr w:type="spellStart"/>
            <w:r>
              <w:t>đơn</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xuất</w:t>
            </w:r>
            <w:proofErr w:type="spellEnd"/>
            <w:r>
              <w:t>/</w:t>
            </w:r>
            <w:proofErr w:type="spellStart"/>
            <w:r>
              <w:t>nhập</w:t>
            </w:r>
            <w:proofErr w:type="spellEnd"/>
            <w:r>
              <w:t xml:space="preserve"> </w:t>
            </w:r>
            <w:proofErr w:type="spellStart"/>
            <w:r>
              <w:t>kho</w:t>
            </w:r>
            <w:proofErr w:type="spellEnd"/>
            <w:r>
              <w:t>" = "</w:t>
            </w:r>
            <w:proofErr w:type="spellStart"/>
            <w:r>
              <w:t>Đơn</w:t>
            </w:r>
            <w:proofErr w:type="spellEnd"/>
            <w:r>
              <w:t xml:space="preserve"> </w:t>
            </w:r>
            <w:proofErr w:type="spellStart"/>
            <w:r>
              <w:t>nhập</w:t>
            </w:r>
            <w:proofErr w:type="spellEnd"/>
            <w:r>
              <w:t xml:space="preserve">" HOẶC </w:t>
            </w:r>
            <w:proofErr w:type="spellStart"/>
            <w:r>
              <w:t>Tổng</w:t>
            </w:r>
            <w:proofErr w:type="spellEnd"/>
            <w:r>
              <w:t xml:space="preserve"> </w:t>
            </w:r>
            <w:proofErr w:type="spellStart"/>
            <w:r>
              <w:t>số</w:t>
            </w:r>
            <w:proofErr w:type="spellEnd"/>
            <w:r>
              <w:t xml:space="preserve"> </w:t>
            </w:r>
            <w:proofErr w:type="spellStart"/>
            <w:r>
              <w:t>bản</w:t>
            </w:r>
            <w:proofErr w:type="spellEnd"/>
            <w:r>
              <w:t xml:space="preserve"> </w:t>
            </w:r>
            <w:proofErr w:type="spellStart"/>
            <w:r>
              <w:t>ghi</w:t>
            </w:r>
            <w:proofErr w:type="spellEnd"/>
            <w:r>
              <w:t xml:space="preserve"> "</w:t>
            </w:r>
            <w:proofErr w:type="spellStart"/>
            <w:r>
              <w:t>Đơn</w:t>
            </w:r>
            <w:proofErr w:type="spellEnd"/>
            <w:r>
              <w:t xml:space="preserve"> </w:t>
            </w:r>
            <w:proofErr w:type="spellStart"/>
            <w:r>
              <w:t>xuất</w:t>
            </w:r>
            <w:proofErr w:type="spellEnd"/>
            <w:r>
              <w:t xml:space="preserve"> </w:t>
            </w:r>
            <w:proofErr w:type="spellStart"/>
            <w:r>
              <w:t>kho</w:t>
            </w:r>
            <w:proofErr w:type="spellEnd"/>
            <w:r>
              <w:t xml:space="preserve">" +1 </w:t>
            </w:r>
            <w:proofErr w:type="spellStart"/>
            <w:r>
              <w:t>thoải</w:t>
            </w:r>
            <w:proofErr w:type="spellEnd"/>
            <w:r>
              <w:t xml:space="preserve"> </w:t>
            </w:r>
            <w:proofErr w:type="spellStart"/>
            <w:r>
              <w:t>mãn</w:t>
            </w:r>
            <w:proofErr w:type="spellEnd"/>
            <w:r>
              <w:t xml:space="preserve">   [</w:t>
            </w:r>
            <w:proofErr w:type="spellStart"/>
            <w:r>
              <w:t>Loại</w:t>
            </w:r>
            <w:proofErr w:type="spellEnd"/>
            <w:r>
              <w:t xml:space="preserve"> </w:t>
            </w:r>
            <w:proofErr w:type="spellStart"/>
            <w:r>
              <w:lastRenderedPageBreak/>
              <w:t>đơn</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xuất</w:t>
            </w:r>
            <w:proofErr w:type="spellEnd"/>
            <w:r>
              <w:t>/</w:t>
            </w:r>
            <w:proofErr w:type="spellStart"/>
            <w:r>
              <w:t>nhập</w:t>
            </w:r>
            <w:proofErr w:type="spellEnd"/>
            <w:r>
              <w:t xml:space="preserve"> kho"+1 = "</w:t>
            </w:r>
            <w:proofErr w:type="spellStart"/>
            <w:r>
              <w:t>Đơn</w:t>
            </w:r>
            <w:proofErr w:type="spellEnd"/>
            <w:r>
              <w:t xml:space="preserve"> </w:t>
            </w:r>
            <w:proofErr w:type="spellStart"/>
            <w:r>
              <w:t>xuất</w:t>
            </w:r>
            <w:proofErr w:type="spellEnd"/>
            <w:r>
              <w:t>"</w:t>
            </w:r>
          </w:p>
          <w:p w14:paraId="7C35EE7F" w14:textId="55CC3671" w:rsidR="008206F6" w:rsidRDefault="0022531F" w:rsidP="0022531F">
            <w:pPr>
              <w:pStyle w:val="Level3"/>
            </w:pPr>
            <w:r>
              <w:t>&lt;Sequence Number&gt;: format ###### (</w:t>
            </w:r>
            <w:proofErr w:type="spellStart"/>
            <w:r>
              <w:t>ví</w:t>
            </w:r>
            <w:proofErr w:type="spellEnd"/>
            <w:r>
              <w:t xml:space="preserve"> dụ:000001)</w:t>
            </w:r>
          </w:p>
        </w:tc>
      </w:tr>
      <w:tr w:rsidR="0022531F" w:rsidRPr="008F2D5E" w14:paraId="38A4BE81" w14:textId="77777777" w:rsidTr="006E5000">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351701D" w14:textId="3CDCF9D9" w:rsidR="0022531F" w:rsidRDefault="0022531F" w:rsidP="00C85CAB">
            <w:pPr>
              <w:spacing w:before="0"/>
              <w:rPr>
                <w:rFonts w:cs="Arial"/>
                <w:szCs w:val="20"/>
              </w:rPr>
            </w:pPr>
            <w:r>
              <w:rPr>
                <w:rFonts w:cs="Arial"/>
                <w:szCs w:val="20"/>
              </w:rPr>
              <w:lastRenderedPageBreak/>
              <w:t>9</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646B172" w14:textId="47E279BF" w:rsidR="0022531F" w:rsidRDefault="0022531F" w:rsidP="00C85CAB">
            <w:pPr>
              <w:rPr>
                <w:rFonts w:eastAsia="MS PMincho" w:cs="Arial"/>
                <w:lang w:val="vi-VN" w:eastAsia="ja-JP"/>
              </w:rPr>
            </w:pPr>
            <w:r>
              <w:rPr>
                <w:rFonts w:eastAsia="MS PMincho" w:cs="Arial"/>
                <w:lang w:val="vi-VN" w:eastAsia="ja-JP"/>
              </w:rPr>
              <w:t>Mã đơn yêu cầu vận chuyển</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11242FF" w14:textId="56ABA73D" w:rsidR="0022531F" w:rsidRDefault="0022531F" w:rsidP="00C85CAB">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4A10FA5" w14:textId="6F725825" w:rsidR="0022531F" w:rsidRDefault="0022531F" w:rsidP="00C85CAB">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1E21311" w14:textId="2A4D984B" w:rsidR="0022531F" w:rsidRDefault="0022531F" w:rsidP="00C85CAB">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902631F" w14:textId="77777777" w:rsidR="0022531F" w:rsidRPr="008F2D5E" w:rsidRDefault="0022531F" w:rsidP="00C85CAB">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BA15E20" w14:textId="5B7F29FF" w:rsidR="0022531F" w:rsidRDefault="0022531F" w:rsidP="00C85CAB">
            <w:pPr>
              <w:pStyle w:val="BulletList1"/>
            </w:pPr>
            <w:r>
              <w:t>Auto</w:t>
            </w:r>
            <w:r>
              <w:rPr>
                <w:lang w:val="vi-VN"/>
              </w:rPr>
              <w:t xml:space="preserve"> generated</w:t>
            </w:r>
          </w:p>
        </w:tc>
      </w:tr>
      <w:tr w:rsidR="008206F6" w:rsidRPr="008F2D5E" w14:paraId="545ED33C" w14:textId="77777777" w:rsidTr="006E5000">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FFD983A" w14:textId="5F351A11" w:rsidR="008206F6" w:rsidRDefault="00CC7633" w:rsidP="00C85CAB">
            <w:pPr>
              <w:spacing w:before="0"/>
              <w:rPr>
                <w:rFonts w:cs="Arial"/>
                <w:szCs w:val="20"/>
              </w:rPr>
            </w:pPr>
            <w:r>
              <w:rPr>
                <w:rFonts w:cs="Arial"/>
                <w:szCs w:val="20"/>
              </w:rPr>
              <w:t>9</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EC5BC3D" w14:textId="6BE7EB76" w:rsidR="008206F6" w:rsidRPr="00D7053F" w:rsidRDefault="00CC7633" w:rsidP="00C85CAB">
            <w:pPr>
              <w:rPr>
                <w:rFonts w:eastAsia="MS PMincho" w:cs="Arial"/>
                <w:lang w:val="vi-VN" w:eastAsia="ja-JP"/>
              </w:rPr>
            </w:pPr>
            <w:r>
              <w:rPr>
                <w:rFonts w:eastAsia="MS PMincho" w:cs="Arial"/>
                <w:lang w:val="vi-VN" w:eastAsia="ja-JP"/>
              </w:rPr>
              <w:t>Thời gian tạo</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2D361D3" w14:textId="77777777" w:rsidR="008206F6" w:rsidRDefault="008206F6" w:rsidP="00C85CAB">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25CCA8B" w14:textId="77777777" w:rsidR="008206F6" w:rsidRDefault="008206F6" w:rsidP="00C85CAB">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CD3301B" w14:textId="77777777" w:rsidR="008206F6" w:rsidRDefault="008206F6" w:rsidP="00C85CAB">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CE94E14" w14:textId="77777777" w:rsidR="008206F6" w:rsidRPr="008F2D5E" w:rsidRDefault="008206F6" w:rsidP="00C85CAB">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D65400A" w14:textId="77777777" w:rsidR="008206F6" w:rsidRPr="00D7053F" w:rsidRDefault="008206F6" w:rsidP="00C85CAB">
            <w:pPr>
              <w:pStyle w:val="BulletList1"/>
            </w:pPr>
            <w:r>
              <w:t>Auto</w:t>
            </w:r>
            <w:r>
              <w:rPr>
                <w:lang w:val="vi-VN"/>
              </w:rPr>
              <w:t xml:space="preserve"> generated</w:t>
            </w:r>
          </w:p>
          <w:p w14:paraId="40569354" w14:textId="3B411018" w:rsidR="008206F6" w:rsidRDefault="008206F6" w:rsidP="00C85CAB">
            <w:pPr>
              <w:pStyle w:val="BulletList1"/>
            </w:pPr>
          </w:p>
        </w:tc>
      </w:tr>
      <w:tr w:rsidR="008206F6" w:rsidRPr="008F2D5E" w14:paraId="043E75D6" w14:textId="77777777" w:rsidTr="006E5000">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4DA76D8" w14:textId="4CF7F83A" w:rsidR="008206F6" w:rsidRDefault="006E5000" w:rsidP="00C85CAB">
            <w:pPr>
              <w:spacing w:before="0"/>
              <w:rPr>
                <w:rFonts w:cs="Arial"/>
                <w:szCs w:val="20"/>
              </w:rPr>
            </w:pPr>
            <w:r>
              <w:rPr>
                <w:rFonts w:cs="Arial"/>
                <w:szCs w:val="20"/>
              </w:rPr>
              <w:t>10</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C0E1256" w14:textId="411F13F4" w:rsidR="008206F6" w:rsidRPr="006E5000" w:rsidRDefault="006E5000" w:rsidP="00C85CAB">
            <w:pPr>
              <w:rPr>
                <w:rFonts w:eastAsia="MS PMincho" w:cs="Arial"/>
                <w:lang w:val="vi-VN" w:eastAsia="ja-JP"/>
              </w:rPr>
            </w:pPr>
            <w:proofErr w:type="spellStart"/>
            <w:r>
              <w:rPr>
                <w:rFonts w:eastAsia="MS PMincho" w:cs="Arial"/>
                <w:lang w:val="en-US" w:eastAsia="ja-JP"/>
              </w:rPr>
              <w:t>Trạng</w:t>
            </w:r>
            <w:proofErr w:type="spellEnd"/>
            <w:r>
              <w:rPr>
                <w:rFonts w:eastAsia="MS PMincho" w:cs="Arial"/>
                <w:lang w:val="vi-VN" w:eastAsia="ja-JP"/>
              </w:rPr>
              <w:t xml:space="preserve"> thái</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2E24D3A" w14:textId="77777777" w:rsidR="008206F6" w:rsidRDefault="008206F6" w:rsidP="00C85CAB">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EB977B2" w14:textId="77777777" w:rsidR="008206F6" w:rsidRDefault="008206F6" w:rsidP="00C85CAB">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C31C866" w14:textId="77777777" w:rsidR="008206F6" w:rsidRDefault="008206F6" w:rsidP="00C85CAB">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CE1B7A2" w14:textId="77777777" w:rsidR="008206F6" w:rsidRPr="008F2D5E" w:rsidRDefault="008206F6" w:rsidP="00C85CAB">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A4EC61A" w14:textId="77777777" w:rsidR="008206F6" w:rsidRPr="00D7053F" w:rsidRDefault="008206F6" w:rsidP="00C85CAB">
            <w:pPr>
              <w:pStyle w:val="BulletList1"/>
            </w:pPr>
            <w:r>
              <w:t>Auto</w:t>
            </w:r>
            <w:r>
              <w:rPr>
                <w:lang w:val="vi-VN"/>
              </w:rPr>
              <w:t xml:space="preserve"> generated</w:t>
            </w:r>
          </w:p>
          <w:p w14:paraId="2B129DDA" w14:textId="604D49D6" w:rsidR="008206F6" w:rsidRDefault="008206F6" w:rsidP="00C85CAB">
            <w:pPr>
              <w:pStyle w:val="BulletList1"/>
            </w:pPr>
          </w:p>
        </w:tc>
      </w:tr>
      <w:tr w:rsidR="008206F6" w:rsidRPr="008F2D5E" w14:paraId="7D698640" w14:textId="77777777" w:rsidTr="006E5000">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B3B4AB6" w14:textId="704400A8" w:rsidR="008206F6" w:rsidRDefault="006E5000" w:rsidP="00C85CAB">
            <w:pPr>
              <w:spacing w:before="0"/>
              <w:rPr>
                <w:rFonts w:cs="Arial"/>
                <w:szCs w:val="20"/>
              </w:rPr>
            </w:pPr>
            <w:r>
              <w:rPr>
                <w:rFonts w:cs="Arial"/>
                <w:szCs w:val="20"/>
              </w:rPr>
              <w:t>11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CAE1C41" w14:textId="6D272ECD" w:rsidR="008206F6" w:rsidRPr="00D7053F" w:rsidRDefault="006E5000" w:rsidP="00C85CAB">
            <w:pPr>
              <w:rPr>
                <w:rFonts w:eastAsia="MS PMincho" w:cs="Arial"/>
                <w:lang w:val="vi-VN" w:eastAsia="ja-JP"/>
              </w:rPr>
            </w:pPr>
            <w:r w:rsidRPr="006E5000">
              <w:rPr>
                <w:rFonts w:eastAsia="MS PMincho" w:cs="Arial"/>
                <w:noProof/>
                <w:lang w:val="en-US" w:eastAsia="ja-JP"/>
              </w:rPr>
              <w:drawing>
                <wp:inline distT="0" distB="0" distL="0" distR="0" wp14:anchorId="133B5221" wp14:editId="65CA85F1">
                  <wp:extent cx="180976" cy="157164"/>
                  <wp:effectExtent l="0" t="0" r="0" b="0"/>
                  <wp:docPr id="1086448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48812" name=""/>
                          <pic:cNvPicPr/>
                        </pic:nvPicPr>
                        <pic:blipFill>
                          <a:blip r:embed="rId75"/>
                          <a:stretch>
                            <a:fillRect/>
                          </a:stretch>
                        </pic:blipFill>
                        <pic:spPr>
                          <a:xfrm>
                            <a:off x="0" y="0"/>
                            <a:ext cx="180976" cy="157164"/>
                          </a:xfrm>
                          <a:prstGeom prst="rect">
                            <a:avLst/>
                          </a:prstGeom>
                        </pic:spPr>
                      </pic:pic>
                    </a:graphicData>
                  </a:graphic>
                </wp:inline>
              </w:drawing>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E7ED86F" w14:textId="0E43C9F9" w:rsidR="008206F6" w:rsidRDefault="006E5000" w:rsidP="00C85CAB">
            <w:pPr>
              <w:rPr>
                <w:rFonts w:eastAsia="MS PMincho" w:cs="Arial"/>
                <w:lang w:val="en-US" w:eastAsia="ja-JP"/>
              </w:rPr>
            </w:pPr>
            <w:r>
              <w:rPr>
                <w:rFonts w:eastAsia="MS PMincho" w:cs="Arial"/>
                <w:lang w:val="en-US"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341E69B" w14:textId="3B927DCB" w:rsidR="008206F6" w:rsidRPr="006E5000" w:rsidRDefault="006E5000" w:rsidP="00C85CAB">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2387857" w14:textId="70E98F50" w:rsidR="008206F6" w:rsidRPr="006E5000" w:rsidRDefault="006E5000" w:rsidP="00C85CAB">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B6D65A5" w14:textId="77777777" w:rsidR="008206F6" w:rsidRPr="008F2D5E" w:rsidRDefault="008206F6" w:rsidP="00C85CAB">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5BC0A61" w14:textId="266CF05B" w:rsidR="008206F6" w:rsidRPr="00EA02DE" w:rsidRDefault="006E5000" w:rsidP="00C85CAB">
            <w:pPr>
              <w:pStyle w:val="BulletList1"/>
            </w:pPr>
            <w:r>
              <w:t>Refer</w:t>
            </w:r>
            <w:r>
              <w:rPr>
                <w:lang w:val="vi-VN"/>
              </w:rPr>
              <w:t xml:space="preserve"> </w:t>
            </w:r>
            <w:r>
              <w:rPr>
                <w:lang w:val="vi-VN"/>
              </w:rPr>
              <w:fldChar w:fldCharType="begin"/>
            </w:r>
            <w:r>
              <w:rPr>
                <w:lang w:val="vi-VN"/>
              </w:rPr>
              <w:instrText xml:space="preserve"> REF _Ref151966866 \h </w:instrText>
            </w:r>
            <w:r>
              <w:rPr>
                <w:lang w:val="vi-VN"/>
              </w:rPr>
            </w:r>
            <w:r>
              <w:rPr>
                <w:lang w:val="vi-VN"/>
              </w:rPr>
              <w:fldChar w:fldCharType="separate"/>
            </w:r>
            <w:r w:rsidR="00201D76" w:rsidRPr="00531D57">
              <w:t xml:space="preserve">UC 5: Xem chi </w:t>
            </w:r>
            <w:proofErr w:type="spellStart"/>
            <w:r w:rsidR="00201D76" w:rsidRPr="00531D57">
              <w:t>tiết</w:t>
            </w:r>
            <w:proofErr w:type="spellEnd"/>
            <w:r w:rsidR="00201D76" w:rsidRPr="00531D57">
              <w:t xml:space="preserve"> </w:t>
            </w:r>
            <w:proofErr w:type="spellStart"/>
            <w:r w:rsidR="00201D76" w:rsidRPr="00531D57">
              <w:t>đơn</w:t>
            </w:r>
            <w:proofErr w:type="spellEnd"/>
            <w:r w:rsidR="00201D76" w:rsidRPr="00531D57">
              <w:t xml:space="preserve"> </w:t>
            </w:r>
            <w:proofErr w:type="spellStart"/>
            <w:r w:rsidR="00201D76" w:rsidRPr="00531D57">
              <w:t>nhập</w:t>
            </w:r>
            <w:proofErr w:type="spellEnd"/>
            <w:r w:rsidR="00201D76" w:rsidRPr="00531D57">
              <w:t>/</w:t>
            </w:r>
            <w:proofErr w:type="spellStart"/>
            <w:r w:rsidR="00201D76" w:rsidRPr="00531D57">
              <w:t>xuất</w:t>
            </w:r>
            <w:proofErr w:type="spellEnd"/>
            <w:r w:rsidR="00201D76" w:rsidRPr="00531D57">
              <w:t xml:space="preserve"> </w:t>
            </w:r>
            <w:proofErr w:type="spellStart"/>
            <w:r w:rsidR="00201D76" w:rsidRPr="00531D57">
              <w:t>kho</w:t>
            </w:r>
            <w:proofErr w:type="spellEnd"/>
            <w:r>
              <w:rPr>
                <w:lang w:val="vi-VN"/>
              </w:rPr>
              <w:fldChar w:fldCharType="end"/>
            </w:r>
          </w:p>
          <w:p w14:paraId="3063BD7F" w14:textId="3C9DC716" w:rsidR="00EA02DE" w:rsidRDefault="00EA02DE" w:rsidP="00C85CAB">
            <w:pPr>
              <w:pStyle w:val="BulletList1"/>
            </w:pPr>
            <w:r>
              <w:rPr>
                <w:lang w:val="vi-VN"/>
              </w:rPr>
              <w:t>Hiển thị khi [Trạng thái] của đơn nhập/xuất kho là “Đã lưu nháp”, “Chờ lái xe xác nhận”, “Đã xác nhận 1 phần”, “Đã xác nhận”</w:t>
            </w:r>
          </w:p>
        </w:tc>
      </w:tr>
      <w:tr w:rsidR="008206F6" w:rsidRPr="008F2D5E" w14:paraId="6DD04E8A" w14:textId="77777777" w:rsidTr="006E5000">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45052A4" w14:textId="0C855618" w:rsidR="008206F6" w:rsidRDefault="006E5000" w:rsidP="00C85CAB">
            <w:pPr>
              <w:spacing w:before="0"/>
              <w:rPr>
                <w:rFonts w:cs="Arial"/>
                <w:szCs w:val="20"/>
              </w:rPr>
            </w:pPr>
            <w:r>
              <w:rPr>
                <w:rFonts w:cs="Arial"/>
                <w:szCs w:val="20"/>
              </w:rPr>
              <w:t>12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87F2E21" w14:textId="58890DB1" w:rsidR="008206F6" w:rsidRPr="00D7053F" w:rsidRDefault="006E5000" w:rsidP="00C85CAB">
            <w:pPr>
              <w:rPr>
                <w:rFonts w:eastAsia="MS PMincho" w:cs="Arial"/>
                <w:lang w:val="vi-VN" w:eastAsia="ja-JP"/>
              </w:rPr>
            </w:pPr>
            <w:r w:rsidRPr="006E5000">
              <w:rPr>
                <w:rFonts w:eastAsia="MS PMincho" w:cs="Arial"/>
                <w:noProof/>
                <w:lang w:val="vi-VN" w:eastAsia="ja-JP"/>
              </w:rPr>
              <w:drawing>
                <wp:inline distT="0" distB="0" distL="0" distR="0" wp14:anchorId="1CDF22F5" wp14:editId="374CDACF">
                  <wp:extent cx="161926" cy="176214"/>
                  <wp:effectExtent l="0" t="0" r="0" b="0"/>
                  <wp:docPr id="195402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25587" name=""/>
                          <pic:cNvPicPr/>
                        </pic:nvPicPr>
                        <pic:blipFill>
                          <a:blip r:embed="rId76"/>
                          <a:stretch>
                            <a:fillRect/>
                          </a:stretch>
                        </pic:blipFill>
                        <pic:spPr>
                          <a:xfrm>
                            <a:off x="0" y="0"/>
                            <a:ext cx="161926" cy="176214"/>
                          </a:xfrm>
                          <a:prstGeom prst="rect">
                            <a:avLst/>
                          </a:prstGeom>
                        </pic:spPr>
                      </pic:pic>
                    </a:graphicData>
                  </a:graphic>
                </wp:inline>
              </w:drawing>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2196595" w14:textId="57BD735B" w:rsidR="008206F6" w:rsidRDefault="006E5000" w:rsidP="00C85CAB">
            <w:pPr>
              <w:rPr>
                <w:rFonts w:eastAsia="MS PMincho" w:cs="Arial"/>
                <w:lang w:val="en-US" w:eastAsia="ja-JP"/>
              </w:rPr>
            </w:pPr>
            <w:r>
              <w:rPr>
                <w:rFonts w:eastAsia="MS PMincho" w:cs="Arial"/>
                <w:lang w:val="en-US"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35AC472" w14:textId="7957B427" w:rsidR="008206F6" w:rsidRPr="006E5000" w:rsidRDefault="006E5000" w:rsidP="00C85CAB">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C2F0F8D" w14:textId="38C696D9" w:rsidR="008206F6" w:rsidRPr="006E5000" w:rsidRDefault="006E5000" w:rsidP="00C85CAB">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474484C" w14:textId="77777777" w:rsidR="008206F6" w:rsidRPr="008F2D5E" w:rsidRDefault="008206F6" w:rsidP="00C85CAB">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4F87DB1" w14:textId="28A30736" w:rsidR="008206F6" w:rsidRPr="00EA02DE" w:rsidRDefault="006E5000" w:rsidP="00C85CAB">
            <w:pPr>
              <w:pStyle w:val="BulletList1"/>
            </w:pPr>
            <w:r>
              <w:rPr>
                <w:rFonts w:ascii="docs-Calibri" w:hAnsi="docs-Calibri"/>
                <w:color w:val="000000"/>
                <w:szCs w:val="20"/>
                <w:shd w:val="clear" w:color="auto" w:fill="FFFFFF"/>
              </w:rPr>
              <w:t>Refer</w:t>
            </w:r>
            <w:r>
              <w:rPr>
                <w:rFonts w:ascii="docs-Calibri" w:hAnsi="docs-Calibri"/>
                <w:color w:val="000000"/>
                <w:szCs w:val="20"/>
                <w:shd w:val="clear" w:color="auto" w:fill="FFFFFF"/>
                <w:lang w:val="vi-VN"/>
              </w:rPr>
              <w:t xml:space="preserve"> </w:t>
            </w:r>
            <w:r>
              <w:rPr>
                <w:rFonts w:ascii="docs-Calibri" w:hAnsi="docs-Calibri"/>
                <w:color w:val="000000"/>
                <w:szCs w:val="20"/>
                <w:shd w:val="clear" w:color="auto" w:fill="FFFFFF"/>
                <w:lang w:val="vi-VN"/>
              </w:rPr>
              <w:fldChar w:fldCharType="begin"/>
            </w:r>
            <w:r>
              <w:rPr>
                <w:rFonts w:ascii="docs-Calibri" w:hAnsi="docs-Calibri"/>
                <w:color w:val="000000"/>
                <w:szCs w:val="20"/>
                <w:shd w:val="clear" w:color="auto" w:fill="FFFFFF"/>
                <w:lang w:val="vi-VN"/>
              </w:rPr>
              <w:instrText xml:space="preserve"> REF _Ref151966969 \h </w:instrText>
            </w:r>
            <w:r>
              <w:rPr>
                <w:rFonts w:ascii="docs-Calibri" w:hAnsi="docs-Calibri"/>
                <w:color w:val="000000"/>
                <w:szCs w:val="20"/>
                <w:shd w:val="clear" w:color="auto" w:fill="FFFFFF"/>
                <w:lang w:val="vi-VN"/>
              </w:rPr>
            </w:r>
            <w:r>
              <w:rPr>
                <w:rFonts w:ascii="docs-Calibri" w:hAnsi="docs-Calibri"/>
                <w:color w:val="000000"/>
                <w:szCs w:val="20"/>
                <w:shd w:val="clear" w:color="auto" w:fill="FFFFFF"/>
                <w:lang w:val="vi-VN"/>
              </w:rPr>
              <w:fldChar w:fldCharType="separate"/>
            </w:r>
            <w:r w:rsidR="00201D76" w:rsidRPr="00516C12">
              <w:rPr>
                <w:szCs w:val="20"/>
              </w:rPr>
              <w:t>UC</w:t>
            </w:r>
            <w:r w:rsidR="00201D76">
              <w:rPr>
                <w:szCs w:val="20"/>
                <w:lang w:val="vi-VN"/>
              </w:rPr>
              <w:t xml:space="preserve"> 7</w:t>
            </w:r>
            <w:r w:rsidR="00201D76" w:rsidRPr="00516C12">
              <w:rPr>
                <w:szCs w:val="20"/>
              </w:rPr>
              <w:t xml:space="preserve">: </w:t>
            </w:r>
            <w:proofErr w:type="spellStart"/>
            <w:r w:rsidR="00201D76">
              <w:rPr>
                <w:szCs w:val="20"/>
              </w:rPr>
              <w:t>Cập</w:t>
            </w:r>
            <w:proofErr w:type="spellEnd"/>
            <w:r w:rsidR="00201D76">
              <w:rPr>
                <w:szCs w:val="20"/>
              </w:rPr>
              <w:t xml:space="preserve"> </w:t>
            </w:r>
            <w:proofErr w:type="spellStart"/>
            <w:r w:rsidR="00201D76">
              <w:rPr>
                <w:szCs w:val="20"/>
              </w:rPr>
              <w:t>nhật</w:t>
            </w:r>
            <w:proofErr w:type="spellEnd"/>
            <w:r w:rsidR="00201D76">
              <w:rPr>
                <w:szCs w:val="20"/>
              </w:rPr>
              <w:t xml:space="preserve"> </w:t>
            </w:r>
            <w:proofErr w:type="spellStart"/>
            <w:r w:rsidR="00201D76">
              <w:rPr>
                <w:szCs w:val="20"/>
              </w:rPr>
              <w:t>đơn</w:t>
            </w:r>
            <w:proofErr w:type="spellEnd"/>
            <w:r w:rsidR="00201D76">
              <w:rPr>
                <w:szCs w:val="20"/>
              </w:rPr>
              <w:t xml:space="preserve"> </w:t>
            </w:r>
            <w:proofErr w:type="spellStart"/>
            <w:r w:rsidR="00201D76">
              <w:rPr>
                <w:szCs w:val="20"/>
              </w:rPr>
              <w:t>xuất</w:t>
            </w:r>
            <w:proofErr w:type="spellEnd"/>
            <w:r w:rsidR="00201D76">
              <w:rPr>
                <w:szCs w:val="20"/>
              </w:rPr>
              <w:t>/</w:t>
            </w:r>
            <w:proofErr w:type="spellStart"/>
            <w:r w:rsidR="00201D76">
              <w:rPr>
                <w:szCs w:val="20"/>
              </w:rPr>
              <w:t>nhập</w:t>
            </w:r>
            <w:proofErr w:type="spellEnd"/>
            <w:r w:rsidR="00201D76">
              <w:rPr>
                <w:szCs w:val="20"/>
              </w:rPr>
              <w:t xml:space="preserve"> </w:t>
            </w:r>
            <w:proofErr w:type="spellStart"/>
            <w:r w:rsidR="00201D76">
              <w:rPr>
                <w:szCs w:val="20"/>
              </w:rPr>
              <w:t>kho</w:t>
            </w:r>
            <w:proofErr w:type="spellEnd"/>
            <w:r>
              <w:rPr>
                <w:rFonts w:ascii="docs-Calibri" w:hAnsi="docs-Calibri"/>
                <w:color w:val="000000"/>
                <w:szCs w:val="20"/>
                <w:shd w:val="clear" w:color="auto" w:fill="FFFFFF"/>
                <w:lang w:val="vi-VN"/>
              </w:rPr>
              <w:fldChar w:fldCharType="end"/>
            </w:r>
          </w:p>
          <w:p w14:paraId="0C066EAB" w14:textId="6039FE3B" w:rsidR="00EA02DE" w:rsidRDefault="00EA02DE" w:rsidP="00C85CAB">
            <w:pPr>
              <w:pStyle w:val="BulletList1"/>
            </w:pPr>
            <w:r>
              <w:rPr>
                <w:rFonts w:ascii="docs-Calibri" w:hAnsi="docs-Calibri"/>
                <w:color w:val="000000"/>
                <w:szCs w:val="20"/>
                <w:shd w:val="clear" w:color="auto" w:fill="FFFFFF"/>
              </w:rPr>
              <w:t>Hiển</w:t>
            </w:r>
            <w:r>
              <w:rPr>
                <w:rFonts w:ascii="docs-Calibri" w:hAnsi="docs-Calibri"/>
                <w:color w:val="000000"/>
                <w:szCs w:val="20"/>
                <w:shd w:val="clear" w:color="auto" w:fill="FFFFFF"/>
                <w:lang w:val="vi-VN"/>
              </w:rPr>
              <w:t xml:space="preserve"> thị khi [Trạng thái] của đơn nhập/xuất kho là “Đã lưu nháp”, “Đã xác nhận 1 phần”</w:t>
            </w:r>
          </w:p>
        </w:tc>
      </w:tr>
      <w:tr w:rsidR="008206F6" w:rsidRPr="008F2D5E" w14:paraId="69ACA735" w14:textId="77777777" w:rsidTr="006E5000">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B61FBB7" w14:textId="30EAD3CC" w:rsidR="008206F6" w:rsidRDefault="006E5000" w:rsidP="00C85CAB">
            <w:pPr>
              <w:spacing w:before="0"/>
              <w:rPr>
                <w:rFonts w:cs="Arial"/>
                <w:szCs w:val="20"/>
              </w:rPr>
            </w:pPr>
            <w:r>
              <w:rPr>
                <w:rFonts w:cs="Arial"/>
                <w:szCs w:val="20"/>
              </w:rPr>
              <w:t>13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90297CA" w14:textId="4FE42E09" w:rsidR="008206F6" w:rsidRPr="00D7053F" w:rsidRDefault="006E5000" w:rsidP="00C85CAB">
            <w:pPr>
              <w:rPr>
                <w:rFonts w:eastAsia="MS PMincho" w:cs="Arial"/>
                <w:lang w:val="vi-VN" w:eastAsia="ja-JP"/>
              </w:rPr>
            </w:pPr>
            <w:r w:rsidRPr="006E5000">
              <w:rPr>
                <w:rFonts w:eastAsia="MS PMincho" w:cs="Arial"/>
                <w:noProof/>
                <w:lang w:val="en-US" w:eastAsia="ja-JP"/>
              </w:rPr>
              <w:drawing>
                <wp:inline distT="0" distB="0" distL="0" distR="0" wp14:anchorId="7FC6DE9D" wp14:editId="0B573AF4">
                  <wp:extent cx="195264" cy="147639"/>
                  <wp:effectExtent l="0" t="0" r="0" b="5080"/>
                  <wp:docPr id="52999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96779" name=""/>
                          <pic:cNvPicPr/>
                        </pic:nvPicPr>
                        <pic:blipFill>
                          <a:blip r:embed="rId77"/>
                          <a:stretch>
                            <a:fillRect/>
                          </a:stretch>
                        </pic:blipFill>
                        <pic:spPr>
                          <a:xfrm>
                            <a:off x="0" y="0"/>
                            <a:ext cx="195264" cy="147639"/>
                          </a:xfrm>
                          <a:prstGeom prst="rect">
                            <a:avLst/>
                          </a:prstGeom>
                        </pic:spPr>
                      </pic:pic>
                    </a:graphicData>
                  </a:graphic>
                </wp:inline>
              </w:drawing>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385E10B" w14:textId="597FBB44" w:rsidR="008206F6" w:rsidRDefault="006E5000" w:rsidP="00C85CAB">
            <w:pPr>
              <w:rPr>
                <w:rFonts w:eastAsia="MS PMincho" w:cs="Arial"/>
                <w:lang w:val="en-US" w:eastAsia="ja-JP"/>
              </w:rPr>
            </w:pPr>
            <w:r>
              <w:rPr>
                <w:rFonts w:eastAsia="MS PMincho" w:cs="Arial"/>
                <w:lang w:val="en-US"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21759D6" w14:textId="5C04C3FF" w:rsidR="008206F6" w:rsidRPr="006E5000" w:rsidRDefault="006E5000" w:rsidP="00C85CAB">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4DE1D5D" w14:textId="649E8090" w:rsidR="008206F6" w:rsidRPr="006E5000" w:rsidRDefault="006E5000" w:rsidP="00C85CAB">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8196296" w14:textId="77777777" w:rsidR="008206F6" w:rsidRPr="008F2D5E" w:rsidRDefault="008206F6" w:rsidP="00C85CAB">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1B86BC4" w14:textId="21A70C04" w:rsidR="008206F6" w:rsidRPr="00EA02DE" w:rsidRDefault="006E5000" w:rsidP="00C85CAB">
            <w:pPr>
              <w:pStyle w:val="BulletList1"/>
            </w:pPr>
            <w:r>
              <w:rPr>
                <w:rFonts w:ascii="docs-Calibri" w:hAnsi="docs-Calibri"/>
                <w:color w:val="000000"/>
                <w:szCs w:val="20"/>
                <w:shd w:val="clear" w:color="auto" w:fill="FFFFFF"/>
              </w:rPr>
              <w:t>Refer</w:t>
            </w:r>
            <w:r>
              <w:rPr>
                <w:rFonts w:ascii="docs-Calibri" w:hAnsi="docs-Calibri"/>
                <w:color w:val="000000"/>
                <w:szCs w:val="20"/>
                <w:shd w:val="clear" w:color="auto" w:fill="FFFFFF"/>
                <w:lang w:val="vi-VN"/>
              </w:rPr>
              <w:t xml:space="preserve"> </w:t>
            </w:r>
            <w:r>
              <w:rPr>
                <w:rFonts w:ascii="docs-Calibri" w:hAnsi="docs-Calibri"/>
                <w:color w:val="000000"/>
                <w:szCs w:val="20"/>
                <w:shd w:val="clear" w:color="auto" w:fill="FFFFFF"/>
                <w:lang w:val="vi-VN"/>
              </w:rPr>
              <w:fldChar w:fldCharType="begin"/>
            </w:r>
            <w:r>
              <w:rPr>
                <w:rFonts w:ascii="docs-Calibri" w:hAnsi="docs-Calibri"/>
                <w:color w:val="000000"/>
                <w:szCs w:val="20"/>
                <w:shd w:val="clear" w:color="auto" w:fill="FFFFFF"/>
                <w:lang w:val="vi-VN"/>
              </w:rPr>
              <w:instrText xml:space="preserve"> REF _Ref151965983 \h </w:instrText>
            </w:r>
            <w:r>
              <w:rPr>
                <w:rFonts w:ascii="docs-Calibri" w:hAnsi="docs-Calibri"/>
                <w:color w:val="000000"/>
                <w:szCs w:val="20"/>
                <w:shd w:val="clear" w:color="auto" w:fill="FFFFFF"/>
                <w:lang w:val="vi-VN"/>
              </w:rPr>
            </w:r>
            <w:r>
              <w:rPr>
                <w:rFonts w:ascii="docs-Calibri" w:hAnsi="docs-Calibri"/>
                <w:color w:val="000000"/>
                <w:szCs w:val="20"/>
                <w:shd w:val="clear" w:color="auto" w:fill="FFFFFF"/>
                <w:lang w:val="vi-VN"/>
              </w:rPr>
              <w:fldChar w:fldCharType="separate"/>
            </w:r>
            <w:r w:rsidR="00201D76" w:rsidRPr="00516C12">
              <w:rPr>
                <w:szCs w:val="20"/>
              </w:rPr>
              <w:t xml:space="preserve">UC </w:t>
            </w:r>
            <w:r w:rsidR="00201D76">
              <w:rPr>
                <w:noProof/>
                <w:szCs w:val="20"/>
              </w:rPr>
              <w:t>1</w:t>
            </w:r>
            <w:r w:rsidR="00201D76" w:rsidRPr="00516C12">
              <w:rPr>
                <w:szCs w:val="20"/>
              </w:rPr>
              <w:t xml:space="preserve">: </w:t>
            </w:r>
            <w:proofErr w:type="spellStart"/>
            <w:r w:rsidR="00201D76">
              <w:rPr>
                <w:szCs w:val="20"/>
              </w:rPr>
              <w:t>Xác</w:t>
            </w:r>
            <w:proofErr w:type="spellEnd"/>
            <w:r w:rsidR="00201D76">
              <w:rPr>
                <w:szCs w:val="20"/>
                <w:lang w:val="vi-VN"/>
              </w:rPr>
              <w:t xml:space="preserve"> nhận bởi nhân viên quản lý kho</w:t>
            </w:r>
            <w:r>
              <w:rPr>
                <w:rFonts w:ascii="docs-Calibri" w:hAnsi="docs-Calibri"/>
                <w:color w:val="000000"/>
                <w:szCs w:val="20"/>
                <w:shd w:val="clear" w:color="auto" w:fill="FFFFFF"/>
                <w:lang w:val="vi-VN"/>
              </w:rPr>
              <w:fldChar w:fldCharType="end"/>
            </w:r>
          </w:p>
          <w:p w14:paraId="50E7DA40" w14:textId="3B0B108D" w:rsidR="00EA02DE" w:rsidRDefault="00EA02DE" w:rsidP="00C85CAB">
            <w:pPr>
              <w:pStyle w:val="BulletList1"/>
            </w:pPr>
            <w:r>
              <w:rPr>
                <w:rFonts w:ascii="docs-Calibri" w:hAnsi="docs-Calibri"/>
                <w:color w:val="000000"/>
                <w:szCs w:val="20"/>
                <w:shd w:val="clear" w:color="auto" w:fill="FFFFFF"/>
              </w:rPr>
              <w:t>Hiển</w:t>
            </w:r>
            <w:r>
              <w:rPr>
                <w:rFonts w:ascii="docs-Calibri" w:hAnsi="docs-Calibri"/>
                <w:color w:val="000000"/>
                <w:szCs w:val="20"/>
                <w:shd w:val="clear" w:color="auto" w:fill="FFFFFF"/>
                <w:lang w:val="vi-VN"/>
              </w:rPr>
              <w:t xml:space="preserve"> thị khi [Trạng thái] của đơn nhập/xuất kho là “Đã lưu nháp”, “Đã xác nhận 1 phần”</w:t>
            </w:r>
          </w:p>
        </w:tc>
      </w:tr>
      <w:tr w:rsidR="008206F6" w:rsidRPr="008F2D5E" w14:paraId="7BF73BCA" w14:textId="77777777" w:rsidTr="006E5000">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F9793EB" w14:textId="0E3824B9" w:rsidR="008206F6" w:rsidRDefault="006E5000" w:rsidP="00C85CAB">
            <w:pPr>
              <w:spacing w:before="0"/>
              <w:rPr>
                <w:rFonts w:cs="Arial"/>
                <w:szCs w:val="20"/>
              </w:rPr>
            </w:pPr>
            <w:r>
              <w:rPr>
                <w:rFonts w:cs="Arial"/>
                <w:szCs w:val="20"/>
              </w:rPr>
              <w:t>14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51254EC" w14:textId="61707709" w:rsidR="008206F6" w:rsidRPr="00B42B23" w:rsidRDefault="006E5000" w:rsidP="00C85CAB">
            <w:pPr>
              <w:rPr>
                <w:rFonts w:eastAsia="MS PMincho" w:cs="Arial"/>
                <w:lang w:val="vi-VN" w:eastAsia="ja-JP"/>
              </w:rPr>
            </w:pPr>
            <w:r w:rsidRPr="006E5000">
              <w:rPr>
                <w:rFonts w:eastAsia="MS PMincho" w:cs="Arial"/>
                <w:noProof/>
                <w:lang w:val="vi-VN" w:eastAsia="ja-JP"/>
              </w:rPr>
              <w:drawing>
                <wp:inline distT="0" distB="0" distL="0" distR="0" wp14:anchorId="329375C1" wp14:editId="5E192CA7">
                  <wp:extent cx="152401" cy="180976"/>
                  <wp:effectExtent l="0" t="0" r="0" b="9525"/>
                  <wp:docPr id="434142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42763" name=""/>
                          <pic:cNvPicPr/>
                        </pic:nvPicPr>
                        <pic:blipFill>
                          <a:blip r:embed="rId78"/>
                          <a:stretch>
                            <a:fillRect/>
                          </a:stretch>
                        </pic:blipFill>
                        <pic:spPr>
                          <a:xfrm>
                            <a:off x="0" y="0"/>
                            <a:ext cx="152401" cy="180976"/>
                          </a:xfrm>
                          <a:prstGeom prst="rect">
                            <a:avLst/>
                          </a:prstGeom>
                        </pic:spPr>
                      </pic:pic>
                    </a:graphicData>
                  </a:graphic>
                </wp:inline>
              </w:drawing>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B509E33" w14:textId="0BFE0DFA" w:rsidR="008206F6" w:rsidRPr="00B42B23" w:rsidRDefault="006E5000" w:rsidP="00C85CAB">
            <w:pPr>
              <w:rPr>
                <w:rFonts w:eastAsia="MS PMincho" w:cs="Arial"/>
                <w:lang w:val="vi-VN" w:eastAsia="ja-JP"/>
              </w:rPr>
            </w:pPr>
            <w:r>
              <w:rPr>
                <w:rFonts w:eastAsia="MS PMincho" w:cs="Arial"/>
                <w:lang w:val="vi-VN"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ED1FAC5" w14:textId="4BE50DBE" w:rsidR="008206F6" w:rsidRPr="006E5000" w:rsidRDefault="006E5000" w:rsidP="00C85CAB">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88E354D" w14:textId="6D93321C" w:rsidR="008206F6" w:rsidRPr="006E5000" w:rsidRDefault="006E5000" w:rsidP="00C85CAB">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29FADBA" w14:textId="77777777" w:rsidR="008206F6" w:rsidRPr="008F2D5E" w:rsidRDefault="008206F6" w:rsidP="00C85CAB">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B502D31" w14:textId="04098FCB" w:rsidR="00EA02DE" w:rsidRPr="00EA02DE" w:rsidRDefault="006E5000" w:rsidP="00C85CAB">
            <w:pPr>
              <w:pStyle w:val="BulletList1"/>
            </w:pPr>
            <w:r>
              <w:t>Refer</w:t>
            </w:r>
            <w:r>
              <w:rPr>
                <w:lang w:val="vi-VN"/>
              </w:rPr>
              <w:t xml:space="preserve"> </w:t>
            </w:r>
            <w:r w:rsidR="0001233E">
              <w:rPr>
                <w:lang w:val="vi-VN"/>
              </w:rPr>
              <w:fldChar w:fldCharType="begin"/>
            </w:r>
            <w:r w:rsidR="0001233E">
              <w:rPr>
                <w:lang w:val="vi-VN"/>
              </w:rPr>
              <w:instrText xml:space="preserve"> REF _Ref151966008 \h </w:instrText>
            </w:r>
            <w:r w:rsidR="0001233E">
              <w:rPr>
                <w:lang w:val="vi-VN"/>
              </w:rPr>
            </w:r>
            <w:r w:rsidR="0001233E">
              <w:rPr>
                <w:lang w:val="vi-VN"/>
              </w:rPr>
              <w:fldChar w:fldCharType="separate"/>
            </w:r>
            <w:r w:rsidR="00201D76">
              <w:t>UC</w:t>
            </w:r>
            <w:r w:rsidR="00201D76">
              <w:rPr>
                <w:lang w:val="vi-VN"/>
              </w:rPr>
              <w:t xml:space="preserve"> 2: </w:t>
            </w:r>
            <w:proofErr w:type="spellStart"/>
            <w:r w:rsidR="00201D76" w:rsidRPr="001F3E51">
              <w:t>Hủy</w:t>
            </w:r>
            <w:proofErr w:type="spellEnd"/>
            <w:r w:rsidR="00201D76" w:rsidRPr="001F3E51">
              <w:t xml:space="preserve"> </w:t>
            </w:r>
            <w:proofErr w:type="spellStart"/>
            <w:r w:rsidR="00201D76" w:rsidRPr="001F3E51">
              <w:t>xác</w:t>
            </w:r>
            <w:proofErr w:type="spellEnd"/>
            <w:r w:rsidR="00201D76" w:rsidRPr="001F3E51">
              <w:t xml:space="preserve"> </w:t>
            </w:r>
            <w:proofErr w:type="spellStart"/>
            <w:r w:rsidR="00201D76" w:rsidRPr="001F3E51">
              <w:t>nhận</w:t>
            </w:r>
            <w:proofErr w:type="spellEnd"/>
            <w:r w:rsidR="00201D76" w:rsidRPr="001F3E51">
              <w:t xml:space="preserve"> </w:t>
            </w:r>
            <w:proofErr w:type="spellStart"/>
            <w:r w:rsidR="00201D76" w:rsidRPr="001F3E51">
              <w:t>bởi</w:t>
            </w:r>
            <w:proofErr w:type="spellEnd"/>
            <w:r w:rsidR="00201D76" w:rsidRPr="001F3E51">
              <w:t xml:space="preserve"> </w:t>
            </w:r>
            <w:proofErr w:type="spellStart"/>
            <w:r w:rsidR="00201D76" w:rsidRPr="001F3E51">
              <w:t>nhân</w:t>
            </w:r>
            <w:proofErr w:type="spellEnd"/>
            <w:r w:rsidR="00201D76" w:rsidRPr="001F3E51">
              <w:t xml:space="preserve"> </w:t>
            </w:r>
            <w:proofErr w:type="spellStart"/>
            <w:r w:rsidR="00201D76" w:rsidRPr="001F3E51">
              <w:t>viên</w:t>
            </w:r>
            <w:proofErr w:type="spellEnd"/>
            <w:r w:rsidR="00201D76" w:rsidRPr="001F3E51">
              <w:t xml:space="preserve"> </w:t>
            </w:r>
            <w:proofErr w:type="spellStart"/>
            <w:r w:rsidR="00201D76" w:rsidRPr="001F3E51">
              <w:t>quản</w:t>
            </w:r>
            <w:proofErr w:type="spellEnd"/>
            <w:r w:rsidR="00201D76" w:rsidRPr="001F3E51">
              <w:t xml:space="preserve"> </w:t>
            </w:r>
            <w:proofErr w:type="spellStart"/>
            <w:r w:rsidR="00201D76" w:rsidRPr="001F3E51">
              <w:t>lý</w:t>
            </w:r>
            <w:proofErr w:type="spellEnd"/>
            <w:r w:rsidR="00201D76" w:rsidRPr="001F3E51">
              <w:t xml:space="preserve"> </w:t>
            </w:r>
            <w:proofErr w:type="spellStart"/>
            <w:r w:rsidR="00201D76" w:rsidRPr="001F3E51">
              <w:t>kho</w:t>
            </w:r>
            <w:proofErr w:type="spellEnd"/>
            <w:r w:rsidR="0001233E">
              <w:rPr>
                <w:lang w:val="vi-VN"/>
              </w:rPr>
              <w:fldChar w:fldCharType="end"/>
            </w:r>
          </w:p>
          <w:p w14:paraId="4BC5BD2D" w14:textId="3A3642E1" w:rsidR="008206F6" w:rsidRDefault="00EA02DE" w:rsidP="00C85CAB">
            <w:pPr>
              <w:pStyle w:val="BulletList1"/>
            </w:pPr>
            <w:r>
              <w:rPr>
                <w:rFonts w:ascii="docs-Calibri" w:hAnsi="docs-Calibri"/>
                <w:color w:val="000000"/>
                <w:szCs w:val="20"/>
                <w:shd w:val="clear" w:color="auto" w:fill="FFFFFF"/>
              </w:rPr>
              <w:t>Hiển</w:t>
            </w:r>
            <w:r>
              <w:rPr>
                <w:rFonts w:ascii="docs-Calibri" w:hAnsi="docs-Calibri"/>
                <w:color w:val="000000"/>
                <w:szCs w:val="20"/>
                <w:shd w:val="clear" w:color="auto" w:fill="FFFFFF"/>
                <w:lang w:val="vi-VN"/>
              </w:rPr>
              <w:t xml:space="preserve"> thị khi [Trạng thái] của đơn nhập/xuất kho là “Đã lưu nháp”</w:t>
            </w:r>
            <w:r w:rsidR="006E5000">
              <w:rPr>
                <w:lang w:val="vi-VN"/>
              </w:rPr>
              <w:fldChar w:fldCharType="begin"/>
            </w:r>
            <w:r w:rsidR="006E5000">
              <w:rPr>
                <w:lang w:val="vi-VN"/>
              </w:rPr>
              <w:instrText xml:space="preserve"> REF _Ref151967093 \h </w:instrText>
            </w:r>
            <w:r w:rsidR="006E5000">
              <w:rPr>
                <w:lang w:val="vi-VN"/>
              </w:rPr>
            </w:r>
            <w:r w:rsidR="006E5000">
              <w:rPr>
                <w:lang w:val="vi-VN"/>
              </w:rPr>
              <w:fldChar w:fldCharType="separate"/>
            </w:r>
            <w:r w:rsidR="00201D76" w:rsidRPr="00516C12">
              <w:rPr>
                <w:szCs w:val="20"/>
              </w:rPr>
              <w:t>UC</w:t>
            </w:r>
            <w:r w:rsidR="00201D76">
              <w:rPr>
                <w:szCs w:val="20"/>
                <w:lang w:val="vi-VN"/>
              </w:rPr>
              <w:t xml:space="preserve"> 8</w:t>
            </w:r>
            <w:r w:rsidR="00201D76" w:rsidRPr="00516C12">
              <w:rPr>
                <w:szCs w:val="20"/>
              </w:rPr>
              <w:t xml:space="preserve">: </w:t>
            </w:r>
            <w:proofErr w:type="spellStart"/>
            <w:r w:rsidR="00201D76">
              <w:rPr>
                <w:szCs w:val="20"/>
              </w:rPr>
              <w:t>Xóa</w:t>
            </w:r>
            <w:proofErr w:type="spellEnd"/>
            <w:r w:rsidR="00201D76">
              <w:rPr>
                <w:szCs w:val="20"/>
              </w:rPr>
              <w:t xml:space="preserve"> </w:t>
            </w:r>
            <w:proofErr w:type="spellStart"/>
            <w:r w:rsidR="00201D76">
              <w:rPr>
                <w:szCs w:val="20"/>
              </w:rPr>
              <w:t>đơn</w:t>
            </w:r>
            <w:proofErr w:type="spellEnd"/>
            <w:r w:rsidR="00201D76">
              <w:rPr>
                <w:szCs w:val="20"/>
              </w:rPr>
              <w:t xml:space="preserve"> </w:t>
            </w:r>
            <w:proofErr w:type="spellStart"/>
            <w:r w:rsidR="00201D76">
              <w:rPr>
                <w:szCs w:val="20"/>
              </w:rPr>
              <w:t>nhập</w:t>
            </w:r>
            <w:proofErr w:type="spellEnd"/>
            <w:r w:rsidR="00201D76">
              <w:rPr>
                <w:szCs w:val="20"/>
              </w:rPr>
              <w:t>/</w:t>
            </w:r>
            <w:proofErr w:type="spellStart"/>
            <w:r w:rsidR="00201D76">
              <w:rPr>
                <w:szCs w:val="20"/>
              </w:rPr>
              <w:t>xuất</w:t>
            </w:r>
            <w:proofErr w:type="spellEnd"/>
            <w:r w:rsidR="00201D76">
              <w:rPr>
                <w:szCs w:val="20"/>
              </w:rPr>
              <w:t xml:space="preserve"> </w:t>
            </w:r>
            <w:proofErr w:type="spellStart"/>
            <w:r w:rsidR="00201D76">
              <w:rPr>
                <w:szCs w:val="20"/>
              </w:rPr>
              <w:t>kho</w:t>
            </w:r>
            <w:proofErr w:type="spellEnd"/>
            <w:r w:rsidR="006E5000">
              <w:rPr>
                <w:lang w:val="vi-VN"/>
              </w:rPr>
              <w:fldChar w:fldCharType="end"/>
            </w:r>
          </w:p>
        </w:tc>
      </w:tr>
      <w:tr w:rsidR="008206F6" w:rsidRPr="008F2D5E" w14:paraId="524367BD" w14:textId="77777777" w:rsidTr="006E5000">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6BDC06C" w14:textId="50A7AE32" w:rsidR="008206F6" w:rsidRDefault="006E5000" w:rsidP="00C85CAB">
            <w:pPr>
              <w:spacing w:before="0"/>
              <w:rPr>
                <w:rFonts w:cs="Arial"/>
                <w:szCs w:val="20"/>
              </w:rPr>
            </w:pPr>
            <w:r>
              <w:rPr>
                <w:rFonts w:cs="Arial"/>
                <w:szCs w:val="20"/>
              </w:rPr>
              <w:t>15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88BDBCE" w14:textId="0CB6C713" w:rsidR="008206F6" w:rsidRDefault="006E5000" w:rsidP="00C85CAB">
            <w:pPr>
              <w:rPr>
                <w:rFonts w:eastAsia="MS PMincho" w:cs="Arial"/>
                <w:lang w:val="vi-VN" w:eastAsia="ja-JP"/>
              </w:rPr>
            </w:pPr>
            <w:r>
              <w:rPr>
                <w:rFonts w:eastAsia="MS PMincho" w:cs="Arial"/>
                <w:lang w:val="vi-VN" w:eastAsia="ja-JP"/>
              </w:rPr>
              <w:t>Xác nhận</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87C4F3E" w14:textId="7C548B86" w:rsidR="008206F6" w:rsidRDefault="006E5000" w:rsidP="00C85CAB">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3F8DC76" w14:textId="6F9F5EB2" w:rsidR="008206F6" w:rsidRPr="006E5000" w:rsidRDefault="006E5000" w:rsidP="00C85CAB">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D2E53AA" w14:textId="3E7E3B40" w:rsidR="008206F6" w:rsidRPr="006E5000" w:rsidRDefault="006E5000" w:rsidP="00C85CAB">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54C6E76" w14:textId="77777777" w:rsidR="008206F6" w:rsidRPr="008F2D5E" w:rsidRDefault="008206F6" w:rsidP="00C85CAB">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1FBC1B8" w14:textId="2BF28B71" w:rsidR="008206F6" w:rsidRDefault="006E5000" w:rsidP="00C85CAB">
            <w:pPr>
              <w:pStyle w:val="BulletList1"/>
            </w:pPr>
            <w:r>
              <w:t>Refer</w:t>
            </w:r>
            <w:r>
              <w:rPr>
                <w:lang w:val="vi-VN"/>
              </w:rPr>
              <w:t xml:space="preserve"> </w:t>
            </w:r>
            <w:r>
              <w:rPr>
                <w:lang w:val="vi-VN"/>
              </w:rPr>
              <w:fldChar w:fldCharType="begin"/>
            </w:r>
            <w:r>
              <w:rPr>
                <w:lang w:val="vi-VN"/>
              </w:rPr>
              <w:instrText xml:space="preserve"> REF _Ref151965983 \h </w:instrText>
            </w:r>
            <w:r>
              <w:rPr>
                <w:lang w:val="vi-VN"/>
              </w:rPr>
            </w:r>
            <w:r>
              <w:rPr>
                <w:lang w:val="vi-VN"/>
              </w:rPr>
              <w:fldChar w:fldCharType="separate"/>
            </w:r>
            <w:r w:rsidR="00201D76" w:rsidRPr="00516C12">
              <w:rPr>
                <w:szCs w:val="20"/>
              </w:rPr>
              <w:t xml:space="preserve">UC </w:t>
            </w:r>
            <w:r w:rsidR="00201D76">
              <w:rPr>
                <w:noProof/>
                <w:szCs w:val="20"/>
              </w:rPr>
              <w:t>1</w:t>
            </w:r>
            <w:r w:rsidR="00201D76" w:rsidRPr="00516C12">
              <w:rPr>
                <w:szCs w:val="20"/>
              </w:rPr>
              <w:t xml:space="preserve">: </w:t>
            </w:r>
            <w:proofErr w:type="spellStart"/>
            <w:r w:rsidR="00201D76">
              <w:rPr>
                <w:szCs w:val="20"/>
              </w:rPr>
              <w:t>Xác</w:t>
            </w:r>
            <w:proofErr w:type="spellEnd"/>
            <w:r w:rsidR="00201D76">
              <w:rPr>
                <w:szCs w:val="20"/>
                <w:lang w:val="vi-VN"/>
              </w:rPr>
              <w:t xml:space="preserve"> nhận bởi nhân viên quản lý kho</w:t>
            </w:r>
            <w:r>
              <w:rPr>
                <w:lang w:val="vi-VN"/>
              </w:rPr>
              <w:fldChar w:fldCharType="end"/>
            </w:r>
          </w:p>
        </w:tc>
      </w:tr>
    </w:tbl>
    <w:p w14:paraId="7F0DB9D7" w14:textId="7C6B5618" w:rsidR="008206F6" w:rsidRPr="008206F6" w:rsidRDefault="008206F6" w:rsidP="006A4D76">
      <w:pPr>
        <w:pStyle w:val="Heading3"/>
      </w:pPr>
      <w:bookmarkStart w:id="142" w:name="_Ref152185346"/>
      <w:bookmarkStart w:id="143" w:name="_Toc152340795"/>
      <w:proofErr w:type="spellStart"/>
      <w:r>
        <w:lastRenderedPageBreak/>
        <w:t>Màn</w:t>
      </w:r>
      <w:proofErr w:type="spellEnd"/>
      <w:r>
        <w:t xml:space="preserve"> </w:t>
      </w:r>
      <w:proofErr w:type="spellStart"/>
      <w:r>
        <w:t>hình</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w:t>
      </w:r>
      <w:r w:rsidR="0001233E">
        <w:rPr>
          <w:lang w:val="vi-VN"/>
        </w:rPr>
        <w:t xml:space="preserve"> đơn xuất/nhập kho</w:t>
      </w:r>
      <w:bookmarkEnd w:id="142"/>
      <w:bookmarkEnd w:id="143"/>
    </w:p>
    <w:p w14:paraId="1164A738" w14:textId="67CFD6C7" w:rsidR="001F3E51" w:rsidRDefault="006C5782" w:rsidP="001F3E51">
      <w:pPr>
        <w:rPr>
          <w:lang w:val="en-US" w:eastAsia="en-US"/>
        </w:rPr>
      </w:pPr>
      <w:r w:rsidRPr="006C5782">
        <w:rPr>
          <w:noProof/>
          <w:lang w:val="en-US" w:eastAsia="en-US"/>
        </w:rPr>
        <w:drawing>
          <wp:inline distT="0" distB="0" distL="0" distR="0" wp14:anchorId="2B6F8D46" wp14:editId="13EDF242">
            <wp:extent cx="5943600" cy="4784090"/>
            <wp:effectExtent l="0" t="0" r="0" b="0"/>
            <wp:docPr id="38222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20583" name=""/>
                    <pic:cNvPicPr/>
                  </pic:nvPicPr>
                  <pic:blipFill>
                    <a:blip r:embed="rId79"/>
                    <a:stretch>
                      <a:fillRect/>
                    </a:stretch>
                  </pic:blipFill>
                  <pic:spPr>
                    <a:xfrm>
                      <a:off x="0" y="0"/>
                      <a:ext cx="5943600" cy="4784090"/>
                    </a:xfrm>
                    <a:prstGeom prst="rect">
                      <a:avLst/>
                    </a:prstGeom>
                  </pic:spPr>
                </pic:pic>
              </a:graphicData>
            </a:graphic>
          </wp:inline>
        </w:drawing>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39"/>
        <w:gridCol w:w="1327"/>
        <w:gridCol w:w="1485"/>
        <w:gridCol w:w="994"/>
        <w:gridCol w:w="1228"/>
        <w:gridCol w:w="894"/>
        <w:gridCol w:w="2963"/>
      </w:tblGrid>
      <w:tr w:rsidR="0001233E" w:rsidRPr="008F2D5E" w14:paraId="5C3FEC0B" w14:textId="77777777" w:rsidTr="00D97AC0">
        <w:trPr>
          <w:trHeight w:val="764"/>
        </w:trPr>
        <w:tc>
          <w:tcPr>
            <w:tcW w:w="176"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6513F983" w14:textId="77777777" w:rsidR="0001233E" w:rsidRPr="00743D86" w:rsidRDefault="0001233E" w:rsidP="00D97AC0">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4A5813DF" w14:textId="77777777" w:rsidR="0001233E" w:rsidRPr="008F2D5E" w:rsidRDefault="0001233E" w:rsidP="00D97AC0">
            <w:pPr>
              <w:rPr>
                <w:rFonts w:cs="Arial"/>
                <w:b/>
                <w:szCs w:val="20"/>
                <w:lang w:eastAsia="en-US"/>
              </w:rPr>
            </w:pPr>
            <w:r>
              <w:rPr>
                <w:rFonts w:cs="Arial"/>
                <w:b/>
                <w:szCs w:val="20"/>
                <w:lang w:eastAsia="en-US"/>
              </w:rPr>
              <w:t>Component</w:t>
            </w:r>
          </w:p>
        </w:tc>
        <w:tc>
          <w:tcPr>
            <w:tcW w:w="816"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2FFF2077" w14:textId="77777777" w:rsidR="0001233E" w:rsidRPr="008F2D5E" w:rsidRDefault="0001233E" w:rsidP="00D97AC0">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698D2F86" w14:textId="77777777" w:rsidR="0001233E" w:rsidRPr="00743D86" w:rsidRDefault="0001233E" w:rsidP="00D97AC0">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68650DA8" w14:textId="77777777" w:rsidR="0001233E" w:rsidRPr="008F2D5E" w:rsidRDefault="0001233E" w:rsidP="00D97AC0">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07C9C80B" w14:textId="77777777" w:rsidR="0001233E" w:rsidRPr="00743D86" w:rsidRDefault="0001233E" w:rsidP="00D97AC0">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62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630BF196" w14:textId="77777777" w:rsidR="0001233E" w:rsidRPr="008F2D5E" w:rsidRDefault="0001233E" w:rsidP="00D97AC0">
            <w:pPr>
              <w:ind w:right="-1110"/>
              <w:rPr>
                <w:rFonts w:cs="Arial"/>
                <w:b/>
                <w:bCs/>
                <w:szCs w:val="20"/>
                <w:lang w:eastAsia="en-US"/>
              </w:rPr>
            </w:pPr>
            <w:r w:rsidRPr="008F2D5E">
              <w:rPr>
                <w:rFonts w:cs="Arial"/>
                <w:b/>
                <w:szCs w:val="20"/>
                <w:lang w:eastAsia="en-US"/>
              </w:rPr>
              <w:t>Description</w:t>
            </w:r>
          </w:p>
        </w:tc>
      </w:tr>
      <w:tr w:rsidR="0001233E" w:rsidRPr="008F2D5E" w14:paraId="37F95D04"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B4F590F" w14:textId="77777777" w:rsidR="0001233E" w:rsidRPr="008F2D5E" w:rsidRDefault="0001233E" w:rsidP="00D97AC0">
            <w:pPr>
              <w:spacing w:before="0"/>
              <w:rPr>
                <w:rFonts w:cs="Arial"/>
                <w:szCs w:val="20"/>
              </w:rPr>
            </w:pPr>
            <w:r>
              <w:rPr>
                <w:rFonts w:cs="Arial"/>
                <w:szCs w:val="20"/>
              </w:rPr>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E185FFA" w14:textId="77777777" w:rsidR="0001233E" w:rsidRPr="00743D86" w:rsidRDefault="0001233E" w:rsidP="00D97AC0">
            <w:pPr>
              <w:rPr>
                <w:rFonts w:eastAsia="MS PMincho" w:cs="Arial"/>
                <w:lang w:val="vi-VN" w:eastAsia="ja-JP"/>
              </w:rPr>
            </w:pPr>
            <w:proofErr w:type="spellStart"/>
            <w:r>
              <w:rPr>
                <w:rFonts w:eastAsia="MS PMincho" w:cs="Arial"/>
                <w:lang w:val="en-US" w:eastAsia="ja-JP"/>
              </w:rPr>
              <w:t>Mã</w:t>
            </w:r>
            <w:proofErr w:type="spellEnd"/>
            <w:r>
              <w:rPr>
                <w:rFonts w:eastAsia="MS PMincho" w:cs="Arial"/>
                <w:lang w:val="vi-VN" w:eastAsia="ja-JP"/>
              </w:rPr>
              <w:t xml:space="preserve"> đơn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826D742" w14:textId="77777777" w:rsidR="0001233E" w:rsidRPr="00743D86" w:rsidRDefault="0001233E" w:rsidP="00D97AC0">
            <w:pPr>
              <w:rPr>
                <w:rFonts w:eastAsia="MS PMincho" w:cs="Arial"/>
                <w:lang w:val="vi-VN" w:eastAsia="ja-JP"/>
              </w:rPr>
            </w:pPr>
            <w:r>
              <w:rPr>
                <w:rFonts w:eastAsia="MS PMincho" w:cs="Arial"/>
                <w:lang w:val="en-US" w:eastAsia="ja-JP"/>
              </w:rPr>
              <w:t>Dropdown</w:t>
            </w:r>
            <w:r>
              <w:rPr>
                <w:rFonts w:eastAsia="MS PMincho" w:cs="Arial"/>
                <w:lang w:val="vi-VN" w:eastAsia="ja-JP"/>
              </w:rPr>
              <w:t xml:space="preserve"> list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51CC5DC" w14:textId="77777777" w:rsidR="0001233E" w:rsidRPr="008F2D5E" w:rsidRDefault="0001233E" w:rsidP="00D97AC0">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BDF5C51" w14:textId="77777777" w:rsidR="0001233E" w:rsidRPr="008F2D5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2E56FA3" w14:textId="77777777" w:rsidR="0001233E" w:rsidRPr="008F2D5E" w:rsidRDefault="0001233E" w:rsidP="00D97AC0">
            <w:pPr>
              <w:rPr>
                <w:rFonts w:eastAsia="MS PMincho" w:cs="Arial"/>
                <w:b/>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6F87C62" w14:textId="77777777" w:rsidR="0001233E" w:rsidRPr="00CE1790" w:rsidRDefault="0001233E" w:rsidP="00D97AC0">
            <w:pPr>
              <w:pStyle w:val="Body"/>
            </w:pPr>
            <w:r>
              <w:t>V</w:t>
            </w:r>
            <w:r w:rsidRPr="00CE1790">
              <w:t>alue = All  [</w:t>
            </w:r>
            <w:proofErr w:type="spellStart"/>
            <w:r w:rsidRPr="00CE1790">
              <w:t>Mã</w:t>
            </w:r>
            <w:proofErr w:type="spellEnd"/>
            <w:r w:rsidRPr="00CE1790">
              <w:t xml:space="preserve"> </w:t>
            </w:r>
            <w:proofErr w:type="spellStart"/>
            <w:r w:rsidRPr="00CE1790">
              <w:t>đơn</w:t>
            </w:r>
            <w:proofErr w:type="spellEnd"/>
            <w:r w:rsidRPr="00CE1790">
              <w:t xml:space="preserve"> y/c </w:t>
            </w:r>
            <w:proofErr w:type="spellStart"/>
            <w:r w:rsidRPr="00CE1790">
              <w:t>vận</w:t>
            </w:r>
            <w:proofErr w:type="spellEnd"/>
            <w:r w:rsidRPr="00CE1790">
              <w:t xml:space="preserve"> </w:t>
            </w:r>
            <w:proofErr w:type="spellStart"/>
            <w:r w:rsidRPr="00CE1790">
              <w:t>chuyển</w:t>
            </w:r>
            <w:proofErr w:type="spellEnd"/>
            <w:r w:rsidRPr="00CE1790">
              <w:t xml:space="preserve">] </w:t>
            </w:r>
            <w:proofErr w:type="spellStart"/>
            <w:r w:rsidRPr="00CE1790">
              <w:t>của</w:t>
            </w:r>
            <w:proofErr w:type="spellEnd"/>
            <w:r w:rsidRPr="00CE1790">
              <w:t xml:space="preserve"> "</w:t>
            </w:r>
            <w:proofErr w:type="spellStart"/>
            <w:r w:rsidRPr="00CE1790">
              <w:t>Đơn</w:t>
            </w:r>
            <w:proofErr w:type="spellEnd"/>
            <w:r w:rsidRPr="00CE1790">
              <w:t xml:space="preserve"> </w:t>
            </w:r>
            <w:proofErr w:type="spellStart"/>
            <w:r w:rsidRPr="00CE1790">
              <w:t>yêu</w:t>
            </w:r>
            <w:proofErr w:type="spellEnd"/>
            <w:r w:rsidRPr="00CE1790">
              <w:t xml:space="preserve"> </w:t>
            </w:r>
            <w:proofErr w:type="spellStart"/>
            <w:r w:rsidRPr="00CE1790">
              <w:t>cầu</w:t>
            </w:r>
            <w:proofErr w:type="spellEnd"/>
            <w:r w:rsidRPr="00CE1790">
              <w:t xml:space="preserve"> </w:t>
            </w:r>
            <w:proofErr w:type="spellStart"/>
            <w:r w:rsidRPr="00CE1790">
              <w:t>vận</w:t>
            </w:r>
            <w:proofErr w:type="spellEnd"/>
            <w:r w:rsidRPr="00CE1790">
              <w:t xml:space="preserve"> </w:t>
            </w:r>
            <w:proofErr w:type="spellStart"/>
            <w:r w:rsidRPr="00CE1790">
              <w:t>chuyển</w:t>
            </w:r>
            <w:proofErr w:type="spellEnd"/>
            <w:r w:rsidRPr="00CE1790">
              <w:t xml:space="preserve">" </w:t>
            </w:r>
            <w:proofErr w:type="spellStart"/>
            <w:r w:rsidRPr="00CE1790">
              <w:t>thỏa</w:t>
            </w:r>
            <w:proofErr w:type="spellEnd"/>
            <w:r w:rsidRPr="00CE1790">
              <w:t xml:space="preserve"> </w:t>
            </w:r>
            <w:proofErr w:type="spellStart"/>
            <w:r w:rsidRPr="00CE1790">
              <w:t>mãn</w:t>
            </w:r>
            <w:proofErr w:type="spellEnd"/>
            <w:r w:rsidRPr="00CE1790">
              <w:t xml:space="preserve">: </w:t>
            </w:r>
          </w:p>
          <w:p w14:paraId="15C88FF9" w14:textId="77777777" w:rsidR="0001233E" w:rsidRDefault="0001233E" w:rsidP="00D97AC0">
            <w:pPr>
              <w:pStyle w:val="BulletList1"/>
            </w:pPr>
            <w:r w:rsidRPr="00CE1790">
              <w:t>[</w:t>
            </w:r>
            <w:proofErr w:type="spellStart"/>
            <w:r w:rsidRPr="00CE1790">
              <w:t>Trạng</w:t>
            </w:r>
            <w:proofErr w:type="spellEnd"/>
            <w:r w:rsidRPr="00CE1790">
              <w:t xml:space="preserve"> </w:t>
            </w:r>
            <w:proofErr w:type="spellStart"/>
            <w:r w:rsidRPr="00CE1790">
              <w:t>thái</w:t>
            </w:r>
            <w:proofErr w:type="spellEnd"/>
            <w:r w:rsidRPr="00CE1790">
              <w:t xml:space="preserve">] = </w:t>
            </w:r>
            <w:r>
              <w:t>"</w:t>
            </w:r>
            <w:proofErr w:type="spellStart"/>
            <w:r>
              <w:t>Đang</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hàng</w:t>
            </w:r>
            <w:proofErr w:type="spellEnd"/>
            <w:r>
              <w:t>" OR "</w:t>
            </w:r>
            <w:proofErr w:type="spellStart"/>
            <w:r>
              <w:t>Đang</w:t>
            </w:r>
            <w:proofErr w:type="spellEnd"/>
            <w:r>
              <w:t xml:space="preserve"> </w:t>
            </w:r>
            <w:proofErr w:type="spellStart"/>
            <w:r>
              <w:t>vận</w:t>
            </w:r>
            <w:proofErr w:type="spellEnd"/>
            <w:r>
              <w:t xml:space="preserve"> </w:t>
            </w:r>
            <w:proofErr w:type="spellStart"/>
            <w:r>
              <w:t>chuyển</w:t>
            </w:r>
            <w:proofErr w:type="spellEnd"/>
            <w:r>
              <w:t>"</w:t>
            </w:r>
          </w:p>
          <w:p w14:paraId="4A480B2A" w14:textId="77777777" w:rsidR="0001233E" w:rsidRDefault="0001233E" w:rsidP="00D97AC0">
            <w:pPr>
              <w:pStyle w:val="BulletList1"/>
              <w:rPr>
                <w:lang w:val="vi-VN"/>
              </w:rPr>
            </w:pPr>
            <w:r w:rsidRPr="00CE1790">
              <w:t>VÀ [</w:t>
            </w:r>
            <w:proofErr w:type="spellStart"/>
            <w:r w:rsidRPr="00CE1790">
              <w:t>Loại</w:t>
            </w:r>
            <w:proofErr w:type="spellEnd"/>
            <w:r w:rsidRPr="00CE1790">
              <w:t xml:space="preserve"> </w:t>
            </w:r>
            <w:proofErr w:type="spellStart"/>
            <w:r w:rsidRPr="00CE1790">
              <w:t>đơn</w:t>
            </w:r>
            <w:proofErr w:type="spellEnd"/>
            <w:r w:rsidRPr="00CE1790">
              <w:t xml:space="preserve">] </w:t>
            </w:r>
            <w:proofErr w:type="spellStart"/>
            <w:r w:rsidRPr="00CE1790">
              <w:t>của</w:t>
            </w:r>
            <w:proofErr w:type="spellEnd"/>
            <w:r w:rsidRPr="00CE1790">
              <w:t xml:space="preserve"> "</w:t>
            </w:r>
            <w:proofErr w:type="spellStart"/>
            <w:r w:rsidRPr="00CE1790">
              <w:t>Đơn</w:t>
            </w:r>
            <w:proofErr w:type="spellEnd"/>
            <w:r w:rsidRPr="00CE1790">
              <w:t xml:space="preserve"> </w:t>
            </w:r>
            <w:proofErr w:type="spellStart"/>
            <w:r w:rsidRPr="00CE1790">
              <w:t>yêu</w:t>
            </w:r>
            <w:proofErr w:type="spellEnd"/>
            <w:r w:rsidRPr="00CE1790">
              <w:t xml:space="preserve"> </w:t>
            </w:r>
            <w:proofErr w:type="spellStart"/>
            <w:r w:rsidRPr="00CE1790">
              <w:t>cầu</w:t>
            </w:r>
            <w:proofErr w:type="spellEnd"/>
            <w:r w:rsidRPr="00CE1790">
              <w:t xml:space="preserve"> </w:t>
            </w:r>
            <w:proofErr w:type="spellStart"/>
            <w:r w:rsidRPr="00CE1790">
              <w:t>vận</w:t>
            </w:r>
            <w:proofErr w:type="spellEnd"/>
            <w:r w:rsidRPr="00CE1790">
              <w:t xml:space="preserve"> </w:t>
            </w:r>
            <w:proofErr w:type="spellStart"/>
            <w:r w:rsidRPr="00CE1790">
              <w:t>chuyển</w:t>
            </w:r>
            <w:proofErr w:type="spellEnd"/>
            <w:r w:rsidRPr="00CE1790">
              <w:t>" = [</w:t>
            </w:r>
            <w:proofErr w:type="spellStart"/>
            <w:r w:rsidRPr="00CE1790">
              <w:t>Loại</w:t>
            </w:r>
            <w:proofErr w:type="spellEnd"/>
            <w:r w:rsidRPr="00CE1790">
              <w:t xml:space="preserve"> </w:t>
            </w:r>
            <w:proofErr w:type="spellStart"/>
            <w:r w:rsidRPr="00CE1790">
              <w:t>đơn</w:t>
            </w:r>
            <w:proofErr w:type="spellEnd"/>
            <w:r w:rsidRPr="00CE1790">
              <w:t xml:space="preserve">] </w:t>
            </w:r>
            <w:proofErr w:type="spellStart"/>
            <w:r w:rsidRPr="00CE1790">
              <w:t>của</w:t>
            </w:r>
            <w:proofErr w:type="spellEnd"/>
            <w:r w:rsidRPr="00CE1790">
              <w:t xml:space="preserve"> </w:t>
            </w:r>
            <w:proofErr w:type="spellStart"/>
            <w:r w:rsidRPr="00CE1790">
              <w:t>bản</w:t>
            </w:r>
            <w:proofErr w:type="spellEnd"/>
            <w:r w:rsidRPr="00CE1790">
              <w:t xml:space="preserve"> </w:t>
            </w:r>
            <w:proofErr w:type="spellStart"/>
            <w:r w:rsidRPr="00CE1790">
              <w:t>ghi</w:t>
            </w:r>
            <w:proofErr w:type="spellEnd"/>
            <w:r w:rsidRPr="00CE1790">
              <w:t xml:space="preserve"> </w:t>
            </w:r>
            <w:proofErr w:type="spellStart"/>
            <w:r w:rsidRPr="00CE1790">
              <w:t>hiện</w:t>
            </w:r>
            <w:proofErr w:type="spellEnd"/>
            <w:r w:rsidRPr="00CE1790">
              <w:t xml:space="preserve"> </w:t>
            </w:r>
            <w:proofErr w:type="spellStart"/>
            <w:r>
              <w:t>tại</w:t>
            </w:r>
            <w:proofErr w:type="spellEnd"/>
            <w:r>
              <w:rPr>
                <w:lang w:val="vi-VN"/>
              </w:rPr>
              <w:t>.</w:t>
            </w:r>
          </w:p>
          <w:p w14:paraId="48E11D94" w14:textId="77777777" w:rsidR="0001233E" w:rsidRDefault="0001233E" w:rsidP="00D97AC0">
            <w:pPr>
              <w:pStyle w:val="Level2"/>
            </w:pPr>
            <w:r>
              <w:t>[Loại đơn] = “Đơn nhập” nếu NSD click “Đơn nhập kho”</w:t>
            </w:r>
          </w:p>
          <w:p w14:paraId="7F389000" w14:textId="77777777" w:rsidR="0001233E" w:rsidRPr="00CE1790" w:rsidRDefault="0001233E" w:rsidP="00D97AC0">
            <w:pPr>
              <w:pStyle w:val="Level2"/>
              <w:rPr>
                <w:rFonts w:eastAsia="MS PMincho"/>
              </w:rPr>
            </w:pPr>
            <w:r>
              <w:lastRenderedPageBreak/>
              <w:t>[Loại đơn] = “Đơn xuất” nếu NSD click “Đơn xuất kho”</w:t>
            </w:r>
          </w:p>
        </w:tc>
      </w:tr>
      <w:tr w:rsidR="0001233E" w:rsidRPr="008F2D5E" w14:paraId="526A3F6A"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4723698" w14:textId="77777777" w:rsidR="0001233E" w:rsidRPr="008F2D5E" w:rsidRDefault="0001233E" w:rsidP="00D97AC0">
            <w:pPr>
              <w:spacing w:before="0"/>
              <w:rPr>
                <w:rFonts w:cs="Arial"/>
                <w:szCs w:val="20"/>
              </w:rPr>
            </w:pPr>
            <w:r>
              <w:rPr>
                <w:rFonts w:cs="Arial"/>
                <w:szCs w:val="20"/>
              </w:rPr>
              <w:lastRenderedPageBreak/>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CA564BF" w14:textId="77777777" w:rsidR="0001233E" w:rsidRPr="00CE1790" w:rsidRDefault="0001233E" w:rsidP="00D97AC0">
            <w:pPr>
              <w:rPr>
                <w:rFonts w:eastAsia="MS PMincho" w:cs="Arial"/>
                <w:lang w:val="vi-VN" w:eastAsia="ja-JP"/>
              </w:rPr>
            </w:pPr>
            <w:r>
              <w:rPr>
                <w:rFonts w:eastAsia="MS PMincho" w:cs="Arial"/>
                <w:lang w:val="en-US" w:eastAsia="ja-JP"/>
              </w:rPr>
              <w:t>SL</w:t>
            </w:r>
            <w:r>
              <w:rPr>
                <w:rFonts w:eastAsia="MS PMincho" w:cs="Arial"/>
                <w:lang w:val="vi-VN" w:eastAsia="ja-JP"/>
              </w:rPr>
              <w:t xml:space="preserve"> thùng 24 lon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016D338" w14:textId="77777777" w:rsidR="0001233E" w:rsidRPr="008F2D5E" w:rsidRDefault="0001233E" w:rsidP="00D97AC0">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6B1F166" w14:textId="77777777" w:rsidR="0001233E" w:rsidRPr="008F2D5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38698AB" w14:textId="77777777" w:rsidR="0001233E" w:rsidRPr="00CE1790" w:rsidRDefault="0001233E" w:rsidP="00D97AC0">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D9B9DF5"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6077E91" w14:textId="77777777" w:rsidR="0001233E" w:rsidRDefault="0001233E" w:rsidP="00D97AC0">
            <w:pPr>
              <w:pStyle w:val="BulletList1"/>
            </w:pPr>
            <w:r>
              <w:t>Auto generated</w:t>
            </w:r>
          </w:p>
          <w:p w14:paraId="188F7438" w14:textId="77777777" w:rsidR="0001233E" w:rsidRPr="00FE1C60" w:rsidRDefault="0001233E" w:rsidP="00D97AC0">
            <w:pPr>
              <w:pStyle w:val="BulletList1"/>
            </w:pPr>
            <w:r>
              <w:rPr>
                <w:rFonts w:ascii="docs-Calibri" w:hAnsi="docs-Calibri"/>
                <w:color w:val="000000"/>
                <w:szCs w:val="20"/>
              </w:rPr>
              <w:t xml:space="preserve">Value = [SL </w:t>
            </w:r>
            <w:proofErr w:type="spellStart"/>
            <w:r>
              <w:rPr>
                <w:rFonts w:ascii="docs-Calibri" w:hAnsi="docs-Calibri"/>
                <w:color w:val="000000"/>
                <w:szCs w:val="20"/>
              </w:rPr>
              <w:t>thùng</w:t>
            </w:r>
            <w:proofErr w:type="spellEnd"/>
            <w:r>
              <w:rPr>
                <w:rFonts w:ascii="docs-Calibri" w:hAnsi="docs-Calibri"/>
                <w:color w:val="000000"/>
                <w:szCs w:val="20"/>
              </w:rPr>
              <w:t xml:space="preserve"> 24 </w:t>
            </w:r>
            <w:proofErr w:type="spellStart"/>
            <w:r>
              <w:rPr>
                <w:rFonts w:ascii="docs-Calibri" w:hAnsi="docs-Calibri"/>
                <w:color w:val="000000"/>
                <w:szCs w:val="20"/>
              </w:rPr>
              <w:t>lon</w:t>
            </w:r>
            <w:proofErr w:type="spellEnd"/>
            <w:r>
              <w:rPr>
                <w:rFonts w:ascii="docs-Calibri" w:hAnsi="docs-Calibri"/>
                <w:color w:val="000000"/>
                <w:szCs w:val="20"/>
              </w:rPr>
              <w:t xml:space="preserve">] </w:t>
            </w:r>
            <w:proofErr w:type="spellStart"/>
            <w:r>
              <w:rPr>
                <w:rFonts w:ascii="docs-Calibri" w:hAnsi="docs-Calibri"/>
                <w:color w:val="000000"/>
                <w:szCs w:val="20"/>
              </w:rPr>
              <w:t>của</w:t>
            </w:r>
            <w:proofErr w:type="spellEnd"/>
            <w:r>
              <w:rPr>
                <w:rFonts w:ascii="docs-Calibri" w:hAnsi="docs-Calibri"/>
                <w:color w:val="000000"/>
                <w:szCs w:val="20"/>
              </w:rPr>
              <w:t xml:space="preserve"> "</w:t>
            </w:r>
            <w:proofErr w:type="spellStart"/>
            <w:r>
              <w:rPr>
                <w:rFonts w:ascii="docs-Calibri" w:hAnsi="docs-Calibri"/>
                <w:color w:val="000000"/>
                <w:szCs w:val="20"/>
              </w:rPr>
              <w:t>Đơn</w:t>
            </w:r>
            <w:proofErr w:type="spellEnd"/>
            <w:r>
              <w:rPr>
                <w:rFonts w:ascii="docs-Calibri" w:hAnsi="docs-Calibri"/>
                <w:color w:val="000000"/>
                <w:szCs w:val="20"/>
              </w:rPr>
              <w:t xml:space="preserve"> </w:t>
            </w:r>
            <w:proofErr w:type="spellStart"/>
            <w:r>
              <w:rPr>
                <w:rFonts w:ascii="docs-Calibri" w:hAnsi="docs-Calibri"/>
                <w:color w:val="000000"/>
                <w:szCs w:val="20"/>
              </w:rPr>
              <w:t>yêu</w:t>
            </w:r>
            <w:proofErr w:type="spellEnd"/>
            <w:r>
              <w:rPr>
                <w:rFonts w:ascii="docs-Calibri" w:hAnsi="docs-Calibri"/>
                <w:color w:val="000000"/>
                <w:szCs w:val="20"/>
              </w:rPr>
              <w:t xml:space="preserve"> </w:t>
            </w:r>
            <w:proofErr w:type="spellStart"/>
            <w:r>
              <w:rPr>
                <w:rFonts w:ascii="docs-Calibri" w:hAnsi="docs-Calibri"/>
                <w:color w:val="000000"/>
                <w:szCs w:val="20"/>
              </w:rPr>
              <w:t>cầu</w:t>
            </w:r>
            <w:proofErr w:type="spellEnd"/>
            <w:r>
              <w:rPr>
                <w:rFonts w:ascii="docs-Calibri" w:hAnsi="docs-Calibri"/>
                <w:color w:val="000000"/>
                <w:szCs w:val="20"/>
              </w:rPr>
              <w:t xml:space="preserve"> </w:t>
            </w:r>
            <w:proofErr w:type="spellStart"/>
            <w:r>
              <w:rPr>
                <w:rFonts w:ascii="docs-Calibri" w:hAnsi="docs-Calibri"/>
                <w:color w:val="000000"/>
                <w:szCs w:val="20"/>
              </w:rPr>
              <w:t>vận</w:t>
            </w:r>
            <w:proofErr w:type="spellEnd"/>
            <w:r>
              <w:rPr>
                <w:rFonts w:ascii="docs-Calibri" w:hAnsi="docs-Calibri"/>
                <w:color w:val="000000"/>
                <w:szCs w:val="20"/>
              </w:rPr>
              <w:t xml:space="preserve"> </w:t>
            </w:r>
            <w:proofErr w:type="spellStart"/>
            <w:r>
              <w:rPr>
                <w:rFonts w:ascii="docs-Calibri" w:hAnsi="docs-Calibri"/>
                <w:color w:val="000000"/>
                <w:szCs w:val="20"/>
              </w:rPr>
              <w:t>chuyển</w:t>
            </w:r>
            <w:proofErr w:type="spellEnd"/>
            <w:r>
              <w:rPr>
                <w:rFonts w:ascii="docs-Calibri" w:hAnsi="docs-Calibri"/>
                <w:color w:val="000000"/>
                <w:szCs w:val="20"/>
              </w:rPr>
              <w:t xml:space="preserve">" </w:t>
            </w:r>
            <w:proofErr w:type="spellStart"/>
            <w:r>
              <w:rPr>
                <w:rFonts w:ascii="docs-Calibri" w:hAnsi="docs-Calibri"/>
                <w:color w:val="000000"/>
                <w:szCs w:val="20"/>
              </w:rPr>
              <w:t>thỏa</w:t>
            </w:r>
            <w:proofErr w:type="spellEnd"/>
            <w:r>
              <w:rPr>
                <w:rFonts w:ascii="docs-Calibri" w:hAnsi="docs-Calibri"/>
                <w:color w:val="000000"/>
                <w:szCs w:val="20"/>
              </w:rPr>
              <w:t xml:space="preserve"> </w:t>
            </w:r>
            <w:proofErr w:type="spellStart"/>
            <w:r>
              <w:rPr>
                <w:rFonts w:ascii="docs-Calibri" w:hAnsi="docs-Calibri"/>
                <w:color w:val="000000"/>
                <w:szCs w:val="20"/>
              </w:rPr>
              <w:t>mãn</w:t>
            </w:r>
            <w:proofErr w:type="spellEnd"/>
            <w:r>
              <w:rPr>
                <w:rFonts w:ascii="docs-Calibri" w:hAnsi="docs-Calibri"/>
                <w:color w:val="000000"/>
                <w:szCs w:val="20"/>
              </w:rPr>
              <w:t xml:space="preserve"> [</w:t>
            </w:r>
            <w:proofErr w:type="spellStart"/>
            <w:r>
              <w:rPr>
                <w:rFonts w:ascii="docs-Calibri" w:hAnsi="docs-Calibri"/>
                <w:color w:val="000000"/>
                <w:szCs w:val="20"/>
              </w:rPr>
              <w:t>Mã</w:t>
            </w:r>
            <w:proofErr w:type="spellEnd"/>
            <w:r>
              <w:rPr>
                <w:rFonts w:ascii="docs-Calibri" w:hAnsi="docs-Calibri"/>
                <w:color w:val="000000"/>
                <w:szCs w:val="20"/>
              </w:rPr>
              <w:t xml:space="preserve"> </w:t>
            </w:r>
            <w:proofErr w:type="spellStart"/>
            <w:r>
              <w:rPr>
                <w:rFonts w:ascii="docs-Calibri" w:hAnsi="docs-Calibri"/>
                <w:color w:val="000000"/>
                <w:szCs w:val="20"/>
              </w:rPr>
              <w:t>đơn</w:t>
            </w:r>
            <w:proofErr w:type="spellEnd"/>
            <w:r>
              <w:rPr>
                <w:rFonts w:ascii="docs-Calibri" w:hAnsi="docs-Calibri"/>
                <w:color w:val="000000"/>
                <w:szCs w:val="20"/>
              </w:rPr>
              <w:t xml:space="preserve"> </w:t>
            </w:r>
            <w:proofErr w:type="spellStart"/>
            <w:r>
              <w:rPr>
                <w:rFonts w:ascii="docs-Calibri" w:hAnsi="docs-Calibri"/>
                <w:color w:val="000000"/>
                <w:szCs w:val="20"/>
              </w:rPr>
              <w:t>yêu</w:t>
            </w:r>
            <w:proofErr w:type="spellEnd"/>
            <w:r>
              <w:rPr>
                <w:rFonts w:ascii="docs-Calibri" w:hAnsi="docs-Calibri"/>
                <w:color w:val="000000"/>
                <w:szCs w:val="20"/>
              </w:rPr>
              <w:t xml:space="preserve"> </w:t>
            </w:r>
            <w:proofErr w:type="spellStart"/>
            <w:r>
              <w:rPr>
                <w:rFonts w:ascii="docs-Calibri" w:hAnsi="docs-Calibri"/>
                <w:color w:val="000000"/>
                <w:szCs w:val="20"/>
              </w:rPr>
              <w:t>cầu</w:t>
            </w:r>
            <w:proofErr w:type="spellEnd"/>
            <w:r>
              <w:rPr>
                <w:rFonts w:ascii="docs-Calibri" w:hAnsi="docs-Calibri"/>
                <w:color w:val="000000"/>
                <w:szCs w:val="20"/>
              </w:rPr>
              <w:t xml:space="preserve"> </w:t>
            </w:r>
            <w:proofErr w:type="spellStart"/>
            <w:r>
              <w:rPr>
                <w:rFonts w:ascii="docs-Calibri" w:hAnsi="docs-Calibri"/>
                <w:color w:val="000000"/>
                <w:szCs w:val="20"/>
              </w:rPr>
              <w:t>vận</w:t>
            </w:r>
            <w:proofErr w:type="spellEnd"/>
            <w:r>
              <w:rPr>
                <w:rFonts w:ascii="docs-Calibri" w:hAnsi="docs-Calibri"/>
                <w:color w:val="000000"/>
                <w:szCs w:val="20"/>
              </w:rPr>
              <w:t xml:space="preserve"> </w:t>
            </w:r>
            <w:proofErr w:type="spellStart"/>
            <w:r>
              <w:rPr>
                <w:rFonts w:ascii="docs-Calibri" w:hAnsi="docs-Calibri"/>
                <w:color w:val="000000"/>
                <w:szCs w:val="20"/>
              </w:rPr>
              <w:t>chuyển</w:t>
            </w:r>
            <w:proofErr w:type="spellEnd"/>
            <w:r>
              <w:rPr>
                <w:rFonts w:ascii="docs-Calibri" w:hAnsi="docs-Calibri"/>
                <w:color w:val="000000"/>
                <w:szCs w:val="20"/>
              </w:rPr>
              <w:t>] = [</w:t>
            </w:r>
            <w:proofErr w:type="spellStart"/>
            <w:r>
              <w:rPr>
                <w:rFonts w:ascii="docs-Calibri" w:hAnsi="docs-Calibri"/>
                <w:color w:val="000000"/>
                <w:szCs w:val="20"/>
              </w:rPr>
              <w:t>Mã</w:t>
            </w:r>
            <w:proofErr w:type="spellEnd"/>
            <w:r>
              <w:rPr>
                <w:rFonts w:ascii="docs-Calibri" w:hAnsi="docs-Calibri"/>
                <w:color w:val="000000"/>
                <w:szCs w:val="20"/>
              </w:rPr>
              <w:t xml:space="preserve"> </w:t>
            </w:r>
            <w:proofErr w:type="spellStart"/>
            <w:r>
              <w:rPr>
                <w:rFonts w:ascii="docs-Calibri" w:hAnsi="docs-Calibri"/>
                <w:color w:val="000000"/>
                <w:szCs w:val="20"/>
              </w:rPr>
              <w:t>đơn</w:t>
            </w:r>
            <w:proofErr w:type="spellEnd"/>
            <w:r>
              <w:rPr>
                <w:rFonts w:ascii="docs-Calibri" w:hAnsi="docs-Calibri"/>
                <w:color w:val="000000"/>
                <w:szCs w:val="20"/>
              </w:rPr>
              <w:t xml:space="preserve"> </w:t>
            </w:r>
            <w:proofErr w:type="spellStart"/>
            <w:r>
              <w:rPr>
                <w:rFonts w:ascii="docs-Calibri" w:hAnsi="docs-Calibri"/>
                <w:color w:val="000000"/>
                <w:szCs w:val="20"/>
              </w:rPr>
              <w:t>yêu</w:t>
            </w:r>
            <w:proofErr w:type="spellEnd"/>
            <w:r>
              <w:rPr>
                <w:rFonts w:ascii="docs-Calibri" w:hAnsi="docs-Calibri"/>
                <w:color w:val="000000"/>
                <w:szCs w:val="20"/>
              </w:rPr>
              <w:t xml:space="preserve"> </w:t>
            </w:r>
            <w:proofErr w:type="spellStart"/>
            <w:r>
              <w:rPr>
                <w:rFonts w:ascii="docs-Calibri" w:hAnsi="docs-Calibri"/>
                <w:color w:val="000000"/>
                <w:szCs w:val="20"/>
              </w:rPr>
              <w:t>cầu</w:t>
            </w:r>
            <w:proofErr w:type="spellEnd"/>
            <w:r>
              <w:rPr>
                <w:rFonts w:ascii="docs-Calibri" w:hAnsi="docs-Calibri"/>
                <w:color w:val="000000"/>
                <w:szCs w:val="20"/>
              </w:rPr>
              <w:t xml:space="preserve"> </w:t>
            </w:r>
            <w:proofErr w:type="spellStart"/>
            <w:r>
              <w:rPr>
                <w:rFonts w:ascii="docs-Calibri" w:hAnsi="docs-Calibri"/>
                <w:color w:val="000000"/>
                <w:szCs w:val="20"/>
              </w:rPr>
              <w:t>vận</w:t>
            </w:r>
            <w:proofErr w:type="spellEnd"/>
            <w:r>
              <w:rPr>
                <w:rFonts w:ascii="docs-Calibri" w:hAnsi="docs-Calibri"/>
                <w:color w:val="000000"/>
                <w:szCs w:val="20"/>
              </w:rPr>
              <w:t xml:space="preserve"> </w:t>
            </w:r>
            <w:proofErr w:type="spellStart"/>
            <w:r>
              <w:rPr>
                <w:rFonts w:ascii="docs-Calibri" w:hAnsi="docs-Calibri"/>
                <w:color w:val="000000"/>
                <w:szCs w:val="20"/>
              </w:rPr>
              <w:t>chuyển</w:t>
            </w:r>
            <w:proofErr w:type="spellEnd"/>
            <w:r>
              <w:rPr>
                <w:rFonts w:ascii="docs-Calibri" w:hAnsi="docs-Calibri"/>
                <w:color w:val="000000"/>
                <w:szCs w:val="20"/>
              </w:rPr>
              <w:t xml:space="preserve">] </w:t>
            </w:r>
            <w:proofErr w:type="spellStart"/>
            <w:r>
              <w:rPr>
                <w:rFonts w:ascii="docs-Calibri" w:hAnsi="docs-Calibri"/>
                <w:color w:val="000000"/>
                <w:szCs w:val="20"/>
              </w:rPr>
              <w:t>của</w:t>
            </w:r>
            <w:proofErr w:type="spellEnd"/>
            <w:r>
              <w:rPr>
                <w:rFonts w:ascii="docs-Calibri" w:hAnsi="docs-Calibri"/>
                <w:color w:val="000000"/>
                <w:szCs w:val="20"/>
              </w:rPr>
              <w:t xml:space="preserve"> </w:t>
            </w:r>
            <w:proofErr w:type="spellStart"/>
            <w:r>
              <w:rPr>
                <w:rFonts w:ascii="docs-Calibri" w:hAnsi="docs-Calibri"/>
                <w:color w:val="000000"/>
                <w:szCs w:val="20"/>
              </w:rPr>
              <w:t>bản</w:t>
            </w:r>
            <w:proofErr w:type="spellEnd"/>
            <w:r>
              <w:rPr>
                <w:rFonts w:ascii="docs-Calibri" w:hAnsi="docs-Calibri"/>
                <w:color w:val="000000"/>
                <w:szCs w:val="20"/>
              </w:rPr>
              <w:t xml:space="preserve"> </w:t>
            </w:r>
            <w:proofErr w:type="spellStart"/>
            <w:r>
              <w:rPr>
                <w:rFonts w:ascii="docs-Calibri" w:hAnsi="docs-Calibri"/>
                <w:color w:val="000000"/>
                <w:szCs w:val="20"/>
              </w:rPr>
              <w:t>ghi</w:t>
            </w:r>
            <w:proofErr w:type="spellEnd"/>
            <w:r>
              <w:rPr>
                <w:rFonts w:ascii="docs-Calibri" w:hAnsi="docs-Calibri"/>
                <w:color w:val="000000"/>
                <w:szCs w:val="20"/>
              </w:rPr>
              <w:t xml:space="preserve"> </w:t>
            </w:r>
            <w:proofErr w:type="spellStart"/>
            <w:r>
              <w:rPr>
                <w:rFonts w:ascii="docs-Calibri" w:hAnsi="docs-Calibri"/>
                <w:color w:val="000000"/>
                <w:szCs w:val="20"/>
              </w:rPr>
              <w:t>hiện</w:t>
            </w:r>
            <w:proofErr w:type="spellEnd"/>
            <w:r>
              <w:rPr>
                <w:rFonts w:ascii="docs-Calibri" w:hAnsi="docs-Calibri"/>
                <w:color w:val="000000"/>
                <w:szCs w:val="20"/>
              </w:rPr>
              <w:t xml:space="preserve"> </w:t>
            </w:r>
            <w:proofErr w:type="spellStart"/>
            <w:r>
              <w:rPr>
                <w:rFonts w:ascii="docs-Calibri" w:hAnsi="docs-Calibri"/>
                <w:color w:val="000000"/>
                <w:szCs w:val="20"/>
              </w:rPr>
              <w:t>tại</w:t>
            </w:r>
            <w:proofErr w:type="spellEnd"/>
          </w:p>
        </w:tc>
      </w:tr>
      <w:tr w:rsidR="0001233E" w:rsidRPr="008F2D5E" w14:paraId="70D73171"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10FB2C1" w14:textId="77777777" w:rsidR="0001233E" w:rsidRDefault="0001233E" w:rsidP="00D97AC0">
            <w:pPr>
              <w:spacing w:before="0"/>
              <w:rPr>
                <w:rFonts w:cs="Arial"/>
                <w:szCs w:val="20"/>
              </w:rPr>
            </w:pPr>
            <w:r>
              <w:rPr>
                <w:rFonts w:cs="Arial"/>
                <w:szCs w:val="20"/>
              </w:rPr>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2496982" w14:textId="77777777" w:rsidR="0001233E" w:rsidRDefault="0001233E" w:rsidP="00D97AC0">
            <w:pPr>
              <w:rPr>
                <w:rFonts w:eastAsia="MS PMincho" w:cs="Arial"/>
                <w:lang w:val="en-US" w:eastAsia="ja-JP"/>
              </w:rPr>
            </w:pPr>
            <w:r>
              <w:rPr>
                <w:rFonts w:eastAsia="MS PMincho" w:cs="Arial"/>
                <w:lang w:val="en-US" w:eastAsia="ja-JP"/>
              </w:rPr>
              <w:t>SL</w:t>
            </w:r>
            <w:r>
              <w:rPr>
                <w:rFonts w:eastAsia="MS PMincho" w:cs="Arial"/>
                <w:lang w:val="vi-VN" w:eastAsia="ja-JP"/>
              </w:rPr>
              <w:t xml:space="preserve"> thùng 24 lon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561806F" w14:textId="77777777" w:rsidR="0001233E" w:rsidRPr="00D13718" w:rsidRDefault="0001233E" w:rsidP="00D97AC0">
            <w:pPr>
              <w:rPr>
                <w:rFonts w:eastAsia="MS PMincho" w:cs="Arial"/>
                <w:lang w:val="vi-VN"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88904DA"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B8C19EE" w14:textId="77777777" w:rsidR="0001233E" w:rsidRPr="00D13718" w:rsidRDefault="0001233E" w:rsidP="00D97AC0">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8CB8752"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3130FB0" w14:textId="77777777" w:rsidR="0001233E" w:rsidRDefault="0001233E" w:rsidP="00D97AC0">
            <w:pPr>
              <w:pStyle w:val="BulletList1"/>
            </w:pPr>
            <w:r>
              <w:t>Auto generated</w:t>
            </w:r>
          </w:p>
          <w:p w14:paraId="0D4D7D93" w14:textId="77777777" w:rsidR="0001233E" w:rsidRDefault="0001233E" w:rsidP="00D97AC0">
            <w:pPr>
              <w:pStyle w:val="BulletList1"/>
            </w:pPr>
            <w:r>
              <w:rPr>
                <w:rFonts w:ascii="docs-Calibri" w:hAnsi="docs-Calibri"/>
                <w:color w:val="000000"/>
                <w:szCs w:val="20"/>
              </w:rPr>
              <w:t xml:space="preserve">Value = [SL </w:t>
            </w:r>
            <w:proofErr w:type="spellStart"/>
            <w:r>
              <w:rPr>
                <w:rFonts w:ascii="docs-Calibri" w:hAnsi="docs-Calibri"/>
                <w:color w:val="000000"/>
                <w:szCs w:val="20"/>
              </w:rPr>
              <w:t>thùng</w:t>
            </w:r>
            <w:proofErr w:type="spellEnd"/>
            <w:r>
              <w:rPr>
                <w:rFonts w:ascii="docs-Calibri" w:hAnsi="docs-Calibri"/>
                <w:color w:val="000000"/>
                <w:szCs w:val="20"/>
              </w:rPr>
              <w:t xml:space="preserve"> 36 </w:t>
            </w:r>
            <w:proofErr w:type="spellStart"/>
            <w:r>
              <w:rPr>
                <w:rFonts w:ascii="docs-Calibri" w:hAnsi="docs-Calibri"/>
                <w:color w:val="000000"/>
                <w:szCs w:val="20"/>
              </w:rPr>
              <w:t>lon</w:t>
            </w:r>
            <w:proofErr w:type="spellEnd"/>
            <w:r>
              <w:rPr>
                <w:rFonts w:ascii="docs-Calibri" w:hAnsi="docs-Calibri"/>
                <w:color w:val="000000"/>
                <w:szCs w:val="20"/>
              </w:rPr>
              <w:t xml:space="preserve">] </w:t>
            </w:r>
            <w:proofErr w:type="spellStart"/>
            <w:r>
              <w:rPr>
                <w:rFonts w:ascii="docs-Calibri" w:hAnsi="docs-Calibri"/>
                <w:color w:val="000000"/>
                <w:szCs w:val="20"/>
              </w:rPr>
              <w:t>của</w:t>
            </w:r>
            <w:proofErr w:type="spellEnd"/>
            <w:r>
              <w:rPr>
                <w:rFonts w:ascii="docs-Calibri" w:hAnsi="docs-Calibri"/>
                <w:color w:val="000000"/>
                <w:szCs w:val="20"/>
              </w:rPr>
              <w:t xml:space="preserve"> "</w:t>
            </w:r>
            <w:proofErr w:type="spellStart"/>
            <w:r>
              <w:rPr>
                <w:rFonts w:ascii="docs-Calibri" w:hAnsi="docs-Calibri"/>
                <w:color w:val="000000"/>
                <w:szCs w:val="20"/>
              </w:rPr>
              <w:t>Đơn</w:t>
            </w:r>
            <w:proofErr w:type="spellEnd"/>
            <w:r>
              <w:rPr>
                <w:rFonts w:ascii="docs-Calibri" w:hAnsi="docs-Calibri"/>
                <w:color w:val="000000"/>
                <w:szCs w:val="20"/>
              </w:rPr>
              <w:t xml:space="preserve"> </w:t>
            </w:r>
            <w:proofErr w:type="spellStart"/>
            <w:r>
              <w:rPr>
                <w:rFonts w:ascii="docs-Calibri" w:hAnsi="docs-Calibri"/>
                <w:color w:val="000000"/>
                <w:szCs w:val="20"/>
              </w:rPr>
              <w:t>yêu</w:t>
            </w:r>
            <w:proofErr w:type="spellEnd"/>
            <w:r>
              <w:rPr>
                <w:rFonts w:ascii="docs-Calibri" w:hAnsi="docs-Calibri"/>
                <w:color w:val="000000"/>
                <w:szCs w:val="20"/>
              </w:rPr>
              <w:t xml:space="preserve"> </w:t>
            </w:r>
            <w:proofErr w:type="spellStart"/>
            <w:r>
              <w:rPr>
                <w:rFonts w:ascii="docs-Calibri" w:hAnsi="docs-Calibri"/>
                <w:color w:val="000000"/>
                <w:szCs w:val="20"/>
              </w:rPr>
              <w:t>cầu</w:t>
            </w:r>
            <w:proofErr w:type="spellEnd"/>
            <w:r>
              <w:rPr>
                <w:rFonts w:ascii="docs-Calibri" w:hAnsi="docs-Calibri"/>
                <w:color w:val="000000"/>
                <w:szCs w:val="20"/>
              </w:rPr>
              <w:t xml:space="preserve"> </w:t>
            </w:r>
            <w:proofErr w:type="spellStart"/>
            <w:r>
              <w:rPr>
                <w:rFonts w:ascii="docs-Calibri" w:hAnsi="docs-Calibri"/>
                <w:color w:val="000000"/>
                <w:szCs w:val="20"/>
              </w:rPr>
              <w:t>vận</w:t>
            </w:r>
            <w:proofErr w:type="spellEnd"/>
            <w:r>
              <w:rPr>
                <w:rFonts w:ascii="docs-Calibri" w:hAnsi="docs-Calibri"/>
                <w:color w:val="000000"/>
                <w:szCs w:val="20"/>
              </w:rPr>
              <w:t xml:space="preserve"> </w:t>
            </w:r>
            <w:proofErr w:type="spellStart"/>
            <w:r>
              <w:rPr>
                <w:rFonts w:ascii="docs-Calibri" w:hAnsi="docs-Calibri"/>
                <w:color w:val="000000"/>
                <w:szCs w:val="20"/>
              </w:rPr>
              <w:t>chuyển</w:t>
            </w:r>
            <w:proofErr w:type="spellEnd"/>
            <w:r>
              <w:rPr>
                <w:rFonts w:ascii="docs-Calibri" w:hAnsi="docs-Calibri"/>
                <w:color w:val="000000"/>
                <w:szCs w:val="20"/>
              </w:rPr>
              <w:t xml:space="preserve">" </w:t>
            </w:r>
            <w:proofErr w:type="spellStart"/>
            <w:r>
              <w:rPr>
                <w:rFonts w:ascii="docs-Calibri" w:hAnsi="docs-Calibri"/>
                <w:color w:val="000000"/>
                <w:szCs w:val="20"/>
              </w:rPr>
              <w:t>thỏa</w:t>
            </w:r>
            <w:proofErr w:type="spellEnd"/>
            <w:r>
              <w:rPr>
                <w:rFonts w:ascii="docs-Calibri" w:hAnsi="docs-Calibri"/>
                <w:color w:val="000000"/>
                <w:szCs w:val="20"/>
              </w:rPr>
              <w:t xml:space="preserve"> </w:t>
            </w:r>
            <w:proofErr w:type="spellStart"/>
            <w:r>
              <w:rPr>
                <w:rFonts w:ascii="docs-Calibri" w:hAnsi="docs-Calibri"/>
                <w:color w:val="000000"/>
                <w:szCs w:val="20"/>
              </w:rPr>
              <w:t>mãn</w:t>
            </w:r>
            <w:proofErr w:type="spellEnd"/>
            <w:r>
              <w:rPr>
                <w:rFonts w:ascii="docs-Calibri" w:hAnsi="docs-Calibri"/>
                <w:color w:val="000000"/>
                <w:szCs w:val="20"/>
              </w:rPr>
              <w:t xml:space="preserve"> [</w:t>
            </w:r>
            <w:proofErr w:type="spellStart"/>
            <w:r>
              <w:rPr>
                <w:rFonts w:ascii="docs-Calibri" w:hAnsi="docs-Calibri"/>
                <w:color w:val="000000"/>
                <w:szCs w:val="20"/>
              </w:rPr>
              <w:t>Mã</w:t>
            </w:r>
            <w:proofErr w:type="spellEnd"/>
            <w:r>
              <w:rPr>
                <w:rFonts w:ascii="docs-Calibri" w:hAnsi="docs-Calibri"/>
                <w:color w:val="000000"/>
                <w:szCs w:val="20"/>
              </w:rPr>
              <w:t xml:space="preserve"> </w:t>
            </w:r>
            <w:proofErr w:type="spellStart"/>
            <w:r>
              <w:rPr>
                <w:rFonts w:ascii="docs-Calibri" w:hAnsi="docs-Calibri"/>
                <w:color w:val="000000"/>
                <w:szCs w:val="20"/>
              </w:rPr>
              <w:t>đơn</w:t>
            </w:r>
            <w:proofErr w:type="spellEnd"/>
            <w:r>
              <w:rPr>
                <w:rFonts w:ascii="docs-Calibri" w:hAnsi="docs-Calibri"/>
                <w:color w:val="000000"/>
                <w:szCs w:val="20"/>
              </w:rPr>
              <w:t xml:space="preserve"> </w:t>
            </w:r>
            <w:proofErr w:type="spellStart"/>
            <w:r>
              <w:rPr>
                <w:rFonts w:ascii="docs-Calibri" w:hAnsi="docs-Calibri"/>
                <w:color w:val="000000"/>
                <w:szCs w:val="20"/>
              </w:rPr>
              <w:t>yêu</w:t>
            </w:r>
            <w:proofErr w:type="spellEnd"/>
            <w:r>
              <w:rPr>
                <w:rFonts w:ascii="docs-Calibri" w:hAnsi="docs-Calibri"/>
                <w:color w:val="000000"/>
                <w:szCs w:val="20"/>
              </w:rPr>
              <w:t xml:space="preserve"> </w:t>
            </w:r>
            <w:proofErr w:type="spellStart"/>
            <w:r>
              <w:rPr>
                <w:rFonts w:ascii="docs-Calibri" w:hAnsi="docs-Calibri"/>
                <w:color w:val="000000"/>
                <w:szCs w:val="20"/>
              </w:rPr>
              <w:t>cầu</w:t>
            </w:r>
            <w:proofErr w:type="spellEnd"/>
            <w:r>
              <w:rPr>
                <w:rFonts w:ascii="docs-Calibri" w:hAnsi="docs-Calibri"/>
                <w:color w:val="000000"/>
                <w:szCs w:val="20"/>
              </w:rPr>
              <w:t xml:space="preserve"> </w:t>
            </w:r>
            <w:proofErr w:type="spellStart"/>
            <w:r>
              <w:rPr>
                <w:rFonts w:ascii="docs-Calibri" w:hAnsi="docs-Calibri"/>
                <w:color w:val="000000"/>
                <w:szCs w:val="20"/>
              </w:rPr>
              <w:t>vận</w:t>
            </w:r>
            <w:proofErr w:type="spellEnd"/>
            <w:r>
              <w:rPr>
                <w:rFonts w:ascii="docs-Calibri" w:hAnsi="docs-Calibri"/>
                <w:color w:val="000000"/>
                <w:szCs w:val="20"/>
              </w:rPr>
              <w:t xml:space="preserve"> </w:t>
            </w:r>
            <w:proofErr w:type="spellStart"/>
            <w:r>
              <w:rPr>
                <w:rFonts w:ascii="docs-Calibri" w:hAnsi="docs-Calibri"/>
                <w:color w:val="000000"/>
                <w:szCs w:val="20"/>
              </w:rPr>
              <w:t>chuyển</w:t>
            </w:r>
            <w:proofErr w:type="spellEnd"/>
            <w:r>
              <w:rPr>
                <w:rFonts w:ascii="docs-Calibri" w:hAnsi="docs-Calibri"/>
                <w:color w:val="000000"/>
                <w:szCs w:val="20"/>
              </w:rPr>
              <w:t>] = [</w:t>
            </w:r>
            <w:proofErr w:type="spellStart"/>
            <w:r>
              <w:rPr>
                <w:rFonts w:ascii="docs-Calibri" w:hAnsi="docs-Calibri"/>
                <w:color w:val="000000"/>
                <w:szCs w:val="20"/>
              </w:rPr>
              <w:t>Mã</w:t>
            </w:r>
            <w:proofErr w:type="spellEnd"/>
            <w:r>
              <w:rPr>
                <w:rFonts w:ascii="docs-Calibri" w:hAnsi="docs-Calibri"/>
                <w:color w:val="000000"/>
                <w:szCs w:val="20"/>
              </w:rPr>
              <w:t xml:space="preserve"> </w:t>
            </w:r>
            <w:proofErr w:type="spellStart"/>
            <w:r>
              <w:rPr>
                <w:rFonts w:ascii="docs-Calibri" w:hAnsi="docs-Calibri"/>
                <w:color w:val="000000"/>
                <w:szCs w:val="20"/>
              </w:rPr>
              <w:t>đơn</w:t>
            </w:r>
            <w:proofErr w:type="spellEnd"/>
            <w:r>
              <w:rPr>
                <w:rFonts w:ascii="docs-Calibri" w:hAnsi="docs-Calibri"/>
                <w:color w:val="000000"/>
                <w:szCs w:val="20"/>
              </w:rPr>
              <w:t xml:space="preserve"> </w:t>
            </w:r>
            <w:proofErr w:type="spellStart"/>
            <w:r>
              <w:rPr>
                <w:rFonts w:ascii="docs-Calibri" w:hAnsi="docs-Calibri"/>
                <w:color w:val="000000"/>
                <w:szCs w:val="20"/>
              </w:rPr>
              <w:t>yêu</w:t>
            </w:r>
            <w:proofErr w:type="spellEnd"/>
            <w:r>
              <w:rPr>
                <w:rFonts w:ascii="docs-Calibri" w:hAnsi="docs-Calibri"/>
                <w:color w:val="000000"/>
                <w:szCs w:val="20"/>
              </w:rPr>
              <w:t xml:space="preserve"> </w:t>
            </w:r>
            <w:proofErr w:type="spellStart"/>
            <w:r>
              <w:rPr>
                <w:rFonts w:ascii="docs-Calibri" w:hAnsi="docs-Calibri"/>
                <w:color w:val="000000"/>
                <w:szCs w:val="20"/>
              </w:rPr>
              <w:t>cầu</w:t>
            </w:r>
            <w:proofErr w:type="spellEnd"/>
            <w:r>
              <w:rPr>
                <w:rFonts w:ascii="docs-Calibri" w:hAnsi="docs-Calibri"/>
                <w:color w:val="000000"/>
                <w:szCs w:val="20"/>
              </w:rPr>
              <w:t xml:space="preserve"> </w:t>
            </w:r>
            <w:proofErr w:type="spellStart"/>
            <w:r>
              <w:rPr>
                <w:rFonts w:ascii="docs-Calibri" w:hAnsi="docs-Calibri"/>
                <w:color w:val="000000"/>
                <w:szCs w:val="20"/>
              </w:rPr>
              <w:t>vận</w:t>
            </w:r>
            <w:proofErr w:type="spellEnd"/>
            <w:r>
              <w:rPr>
                <w:rFonts w:ascii="docs-Calibri" w:hAnsi="docs-Calibri"/>
                <w:color w:val="000000"/>
                <w:szCs w:val="20"/>
              </w:rPr>
              <w:t xml:space="preserve"> </w:t>
            </w:r>
            <w:proofErr w:type="spellStart"/>
            <w:r>
              <w:rPr>
                <w:rFonts w:ascii="docs-Calibri" w:hAnsi="docs-Calibri"/>
                <w:color w:val="000000"/>
                <w:szCs w:val="20"/>
              </w:rPr>
              <w:t>chuyển</w:t>
            </w:r>
            <w:proofErr w:type="spellEnd"/>
            <w:r>
              <w:rPr>
                <w:rFonts w:ascii="docs-Calibri" w:hAnsi="docs-Calibri"/>
                <w:color w:val="000000"/>
                <w:szCs w:val="20"/>
              </w:rPr>
              <w:t xml:space="preserve">] </w:t>
            </w:r>
            <w:proofErr w:type="spellStart"/>
            <w:r>
              <w:rPr>
                <w:rFonts w:ascii="docs-Calibri" w:hAnsi="docs-Calibri"/>
                <w:color w:val="000000"/>
                <w:szCs w:val="20"/>
              </w:rPr>
              <w:t>của</w:t>
            </w:r>
            <w:proofErr w:type="spellEnd"/>
            <w:r>
              <w:rPr>
                <w:rFonts w:ascii="docs-Calibri" w:hAnsi="docs-Calibri"/>
                <w:color w:val="000000"/>
                <w:szCs w:val="20"/>
              </w:rPr>
              <w:t xml:space="preserve"> </w:t>
            </w:r>
            <w:proofErr w:type="spellStart"/>
            <w:r>
              <w:rPr>
                <w:rFonts w:ascii="docs-Calibri" w:hAnsi="docs-Calibri"/>
                <w:color w:val="000000"/>
                <w:szCs w:val="20"/>
              </w:rPr>
              <w:t>bản</w:t>
            </w:r>
            <w:proofErr w:type="spellEnd"/>
            <w:r>
              <w:rPr>
                <w:rFonts w:ascii="docs-Calibri" w:hAnsi="docs-Calibri"/>
                <w:color w:val="000000"/>
                <w:szCs w:val="20"/>
              </w:rPr>
              <w:t xml:space="preserve"> </w:t>
            </w:r>
            <w:proofErr w:type="spellStart"/>
            <w:r>
              <w:rPr>
                <w:rFonts w:ascii="docs-Calibri" w:hAnsi="docs-Calibri"/>
                <w:color w:val="000000"/>
                <w:szCs w:val="20"/>
              </w:rPr>
              <w:t>ghi</w:t>
            </w:r>
            <w:proofErr w:type="spellEnd"/>
            <w:r>
              <w:rPr>
                <w:rFonts w:ascii="docs-Calibri" w:hAnsi="docs-Calibri"/>
                <w:color w:val="000000"/>
                <w:szCs w:val="20"/>
              </w:rPr>
              <w:t xml:space="preserve"> </w:t>
            </w:r>
            <w:proofErr w:type="spellStart"/>
            <w:r>
              <w:rPr>
                <w:rFonts w:ascii="docs-Calibri" w:hAnsi="docs-Calibri"/>
                <w:color w:val="000000"/>
                <w:szCs w:val="20"/>
              </w:rPr>
              <w:t>hiện</w:t>
            </w:r>
            <w:proofErr w:type="spellEnd"/>
            <w:r>
              <w:rPr>
                <w:rFonts w:ascii="docs-Calibri" w:hAnsi="docs-Calibri"/>
                <w:color w:val="000000"/>
                <w:szCs w:val="20"/>
              </w:rPr>
              <w:t xml:space="preserve"> </w:t>
            </w:r>
            <w:proofErr w:type="spellStart"/>
            <w:r>
              <w:rPr>
                <w:rFonts w:ascii="docs-Calibri" w:hAnsi="docs-Calibri"/>
                <w:color w:val="000000"/>
                <w:szCs w:val="20"/>
              </w:rPr>
              <w:t>tại</w:t>
            </w:r>
            <w:proofErr w:type="spellEnd"/>
          </w:p>
        </w:tc>
      </w:tr>
      <w:tr w:rsidR="0001233E" w:rsidRPr="008F2D5E" w14:paraId="29A073E0"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A90A000" w14:textId="77777777" w:rsidR="0001233E" w:rsidRDefault="0001233E" w:rsidP="00D97AC0">
            <w:pPr>
              <w:spacing w:before="0"/>
              <w:rPr>
                <w:rFonts w:cs="Arial"/>
                <w:szCs w:val="20"/>
              </w:rPr>
            </w:pPr>
            <w:r>
              <w:rPr>
                <w:rFonts w:cs="Arial"/>
                <w:szCs w:val="20"/>
              </w:rPr>
              <w:t>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956D02D" w14:textId="77777777" w:rsidR="0001233E" w:rsidRPr="00D13718" w:rsidRDefault="0001233E" w:rsidP="00D97AC0">
            <w:pPr>
              <w:rPr>
                <w:rFonts w:eastAsia="MS PMincho" w:cs="Arial"/>
                <w:lang w:val="vi-VN" w:eastAsia="ja-JP"/>
              </w:rPr>
            </w:pPr>
            <w:proofErr w:type="spellStart"/>
            <w:r>
              <w:rPr>
                <w:rFonts w:eastAsia="MS PMincho" w:cs="Arial"/>
                <w:lang w:val="en-US" w:eastAsia="ja-JP"/>
              </w:rPr>
              <w:t>Tên</w:t>
            </w:r>
            <w:proofErr w:type="spellEnd"/>
            <w:r>
              <w:rPr>
                <w:rFonts w:eastAsia="MS PMincho" w:cs="Arial"/>
                <w:lang w:val="vi-VN" w:eastAsia="ja-JP"/>
              </w:rPr>
              <w:t xml:space="preserve"> nhân viên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27D46AF" w14:textId="77777777" w:rsidR="0001233E" w:rsidRPr="00D13718" w:rsidRDefault="0001233E" w:rsidP="00D97AC0">
            <w:pPr>
              <w:rPr>
                <w:rFonts w:eastAsia="MS PMincho" w:cs="Arial"/>
                <w:lang w:val="vi-VN"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B0D7679"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E86E410"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7E80711"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B63D510" w14:textId="77777777" w:rsidR="0001233E" w:rsidRPr="00D13718" w:rsidRDefault="0001233E" w:rsidP="00D97AC0">
            <w:pPr>
              <w:pStyle w:val="BulletList1"/>
            </w:pPr>
            <w:r>
              <w:t>Auto</w:t>
            </w:r>
            <w:r>
              <w:rPr>
                <w:lang w:val="vi-VN"/>
              </w:rPr>
              <w:t xml:space="preserve"> generated</w:t>
            </w:r>
          </w:p>
          <w:p w14:paraId="6FF1C85C" w14:textId="77777777" w:rsidR="0001233E" w:rsidRDefault="0001233E" w:rsidP="00D97AC0">
            <w:pPr>
              <w:pStyle w:val="BulletList1"/>
            </w:pPr>
            <w:r>
              <w:rPr>
                <w:rFonts w:ascii="docs-Calibri" w:hAnsi="docs-Calibri"/>
                <w:color w:val="000000"/>
                <w:szCs w:val="20"/>
              </w:rPr>
              <w:t>Value = [</w:t>
            </w:r>
            <w:proofErr w:type="spellStart"/>
            <w:r>
              <w:rPr>
                <w:rFonts w:ascii="docs-Calibri" w:hAnsi="docs-Calibri"/>
                <w:color w:val="000000"/>
                <w:szCs w:val="20"/>
              </w:rPr>
              <w:t>Tên</w:t>
            </w:r>
            <w:proofErr w:type="spellEnd"/>
            <w:r>
              <w:rPr>
                <w:rFonts w:ascii="docs-Calibri" w:hAnsi="docs-Calibri"/>
                <w:color w:val="000000"/>
                <w:szCs w:val="20"/>
              </w:rPr>
              <w:t xml:space="preserve"> </w:t>
            </w:r>
            <w:proofErr w:type="spellStart"/>
            <w:r>
              <w:rPr>
                <w:rFonts w:ascii="docs-Calibri" w:hAnsi="docs-Calibri"/>
                <w:color w:val="000000"/>
                <w:szCs w:val="20"/>
              </w:rPr>
              <w:t>nhân</w:t>
            </w:r>
            <w:proofErr w:type="spellEnd"/>
            <w:r>
              <w:rPr>
                <w:rFonts w:ascii="docs-Calibri" w:hAnsi="docs-Calibri"/>
                <w:color w:val="000000"/>
                <w:szCs w:val="20"/>
              </w:rPr>
              <w:t xml:space="preserve"> </w:t>
            </w:r>
            <w:proofErr w:type="spellStart"/>
            <w:r>
              <w:rPr>
                <w:rFonts w:ascii="docs-Calibri" w:hAnsi="docs-Calibri"/>
                <w:color w:val="000000"/>
                <w:szCs w:val="20"/>
              </w:rPr>
              <w:t>viên</w:t>
            </w:r>
            <w:proofErr w:type="spellEnd"/>
            <w:r>
              <w:rPr>
                <w:rFonts w:ascii="docs-Calibri" w:hAnsi="docs-Calibri"/>
                <w:color w:val="000000"/>
                <w:szCs w:val="20"/>
              </w:rPr>
              <w:t xml:space="preserve">] </w:t>
            </w:r>
            <w:proofErr w:type="spellStart"/>
            <w:r>
              <w:rPr>
                <w:rFonts w:ascii="docs-Calibri" w:hAnsi="docs-Calibri"/>
                <w:color w:val="000000"/>
                <w:szCs w:val="20"/>
              </w:rPr>
              <w:t>của</w:t>
            </w:r>
            <w:proofErr w:type="spellEnd"/>
            <w:r>
              <w:rPr>
                <w:rFonts w:ascii="docs-Calibri" w:hAnsi="docs-Calibri"/>
                <w:color w:val="000000"/>
                <w:szCs w:val="20"/>
              </w:rPr>
              <w:t xml:space="preserve"> current user </w:t>
            </w:r>
            <w:proofErr w:type="spellStart"/>
            <w:r>
              <w:rPr>
                <w:rFonts w:ascii="docs-Calibri" w:hAnsi="docs-Calibri"/>
                <w:color w:val="000000"/>
                <w:szCs w:val="20"/>
              </w:rPr>
              <w:t>từ</w:t>
            </w:r>
            <w:proofErr w:type="spellEnd"/>
            <w:r>
              <w:rPr>
                <w:rFonts w:ascii="docs-Calibri" w:hAnsi="docs-Calibri"/>
                <w:color w:val="000000"/>
                <w:szCs w:val="20"/>
              </w:rPr>
              <w:t xml:space="preserve"> "</w:t>
            </w:r>
            <w:proofErr w:type="spellStart"/>
            <w:r>
              <w:rPr>
                <w:rFonts w:ascii="docs-Calibri" w:hAnsi="docs-Calibri"/>
                <w:color w:val="000000"/>
                <w:szCs w:val="20"/>
              </w:rPr>
              <w:t>Hồ</w:t>
            </w:r>
            <w:proofErr w:type="spellEnd"/>
            <w:r>
              <w:rPr>
                <w:rFonts w:ascii="docs-Calibri" w:hAnsi="docs-Calibri"/>
                <w:color w:val="000000"/>
                <w:szCs w:val="20"/>
              </w:rPr>
              <w:t xml:space="preserve"> </w:t>
            </w:r>
            <w:proofErr w:type="spellStart"/>
            <w:r>
              <w:rPr>
                <w:rFonts w:ascii="docs-Calibri" w:hAnsi="docs-Calibri"/>
                <w:color w:val="000000"/>
                <w:szCs w:val="20"/>
              </w:rPr>
              <w:t>sơ</w:t>
            </w:r>
            <w:proofErr w:type="spellEnd"/>
            <w:r>
              <w:rPr>
                <w:rFonts w:ascii="docs-Calibri" w:hAnsi="docs-Calibri"/>
                <w:color w:val="000000"/>
                <w:szCs w:val="20"/>
              </w:rPr>
              <w:t xml:space="preserve"> </w:t>
            </w:r>
            <w:proofErr w:type="spellStart"/>
            <w:r>
              <w:rPr>
                <w:rFonts w:ascii="docs-Calibri" w:hAnsi="docs-Calibri"/>
                <w:color w:val="000000"/>
                <w:szCs w:val="20"/>
              </w:rPr>
              <w:t>nhân</w:t>
            </w:r>
            <w:proofErr w:type="spellEnd"/>
            <w:r>
              <w:rPr>
                <w:rFonts w:ascii="docs-Calibri" w:hAnsi="docs-Calibri"/>
                <w:color w:val="000000"/>
                <w:szCs w:val="20"/>
              </w:rPr>
              <w:t xml:space="preserve"> </w:t>
            </w:r>
            <w:proofErr w:type="spellStart"/>
            <w:r>
              <w:rPr>
                <w:rFonts w:ascii="docs-Calibri" w:hAnsi="docs-Calibri"/>
                <w:color w:val="000000"/>
                <w:szCs w:val="20"/>
              </w:rPr>
              <w:t>viên</w:t>
            </w:r>
            <w:proofErr w:type="spellEnd"/>
            <w:r>
              <w:rPr>
                <w:rFonts w:ascii="docs-Calibri" w:hAnsi="docs-Calibri"/>
                <w:color w:val="000000"/>
                <w:szCs w:val="20"/>
              </w:rPr>
              <w:t>"</w:t>
            </w:r>
          </w:p>
        </w:tc>
      </w:tr>
      <w:tr w:rsidR="0001233E" w:rsidRPr="008F2D5E" w14:paraId="5B79AACD"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B8A14FF" w14:textId="77777777" w:rsidR="0001233E" w:rsidRDefault="0001233E" w:rsidP="00D97AC0">
            <w:pPr>
              <w:spacing w:before="0"/>
              <w:rPr>
                <w:rFonts w:cs="Arial"/>
                <w:szCs w:val="20"/>
              </w:rPr>
            </w:pPr>
            <w:r>
              <w:rPr>
                <w:rFonts w:cs="Arial"/>
                <w:szCs w:val="20"/>
              </w:rPr>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B542C17" w14:textId="77777777" w:rsidR="0001233E" w:rsidRPr="00D13718" w:rsidRDefault="0001233E" w:rsidP="00D97AC0">
            <w:pPr>
              <w:rPr>
                <w:rFonts w:eastAsia="MS PMincho" w:cs="Arial"/>
                <w:lang w:val="vi-VN" w:eastAsia="ja-JP"/>
              </w:rPr>
            </w:pPr>
            <w:proofErr w:type="spellStart"/>
            <w:r>
              <w:rPr>
                <w:rFonts w:eastAsia="MS PMincho" w:cs="Arial"/>
                <w:lang w:val="en-US" w:eastAsia="ja-JP"/>
              </w:rPr>
              <w:t>Số</w:t>
            </w:r>
            <w:proofErr w:type="spellEnd"/>
            <w:r>
              <w:rPr>
                <w:rFonts w:eastAsia="MS PMincho" w:cs="Arial"/>
                <w:lang w:val="vi-VN" w:eastAsia="ja-JP"/>
              </w:rPr>
              <w:t xml:space="preserve"> điện thoại</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72C43B2" w14:textId="77777777" w:rsidR="0001233E" w:rsidRDefault="0001233E" w:rsidP="00D97AC0">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82DFF98"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7B354D8"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5CAA83A"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AA49707" w14:textId="77777777" w:rsidR="0001233E" w:rsidRPr="00D13718" w:rsidRDefault="0001233E" w:rsidP="00D97AC0">
            <w:pPr>
              <w:pStyle w:val="BulletList1"/>
            </w:pPr>
            <w:r>
              <w:t>Auto</w:t>
            </w:r>
            <w:r>
              <w:rPr>
                <w:lang w:val="vi-VN"/>
              </w:rPr>
              <w:t xml:space="preserve"> generated</w:t>
            </w:r>
          </w:p>
          <w:p w14:paraId="7742DF33" w14:textId="77777777" w:rsidR="0001233E" w:rsidRDefault="0001233E" w:rsidP="00D97AC0">
            <w:pPr>
              <w:pStyle w:val="BulletList1"/>
            </w:pPr>
            <w:r>
              <w:rPr>
                <w:rFonts w:ascii="docs-Calibri" w:hAnsi="docs-Calibri"/>
                <w:color w:val="000000"/>
                <w:szCs w:val="20"/>
              </w:rPr>
              <w:t>Value = [</w:t>
            </w:r>
            <w:proofErr w:type="spellStart"/>
            <w:r>
              <w:rPr>
                <w:rFonts w:ascii="docs-Calibri" w:hAnsi="docs-Calibri"/>
                <w:color w:val="000000"/>
                <w:szCs w:val="20"/>
              </w:rPr>
              <w:t>Số</w:t>
            </w:r>
            <w:proofErr w:type="spellEnd"/>
            <w:r>
              <w:rPr>
                <w:rFonts w:ascii="docs-Calibri" w:hAnsi="docs-Calibri"/>
                <w:color w:val="000000"/>
                <w:szCs w:val="20"/>
              </w:rPr>
              <w:t xml:space="preserve"> </w:t>
            </w:r>
            <w:proofErr w:type="spellStart"/>
            <w:r>
              <w:rPr>
                <w:rFonts w:ascii="docs-Calibri" w:hAnsi="docs-Calibri"/>
                <w:color w:val="000000"/>
                <w:szCs w:val="20"/>
              </w:rPr>
              <w:t>điện</w:t>
            </w:r>
            <w:proofErr w:type="spellEnd"/>
            <w:r>
              <w:rPr>
                <w:rFonts w:ascii="docs-Calibri" w:hAnsi="docs-Calibri"/>
                <w:color w:val="000000"/>
                <w:szCs w:val="20"/>
              </w:rPr>
              <w:t xml:space="preserve"> </w:t>
            </w:r>
            <w:proofErr w:type="spellStart"/>
            <w:r>
              <w:rPr>
                <w:rFonts w:ascii="docs-Calibri" w:hAnsi="docs-Calibri"/>
                <w:color w:val="000000"/>
                <w:szCs w:val="20"/>
              </w:rPr>
              <w:t>thoại</w:t>
            </w:r>
            <w:proofErr w:type="spellEnd"/>
            <w:r>
              <w:rPr>
                <w:rFonts w:ascii="docs-Calibri" w:hAnsi="docs-Calibri"/>
                <w:color w:val="000000"/>
                <w:szCs w:val="20"/>
              </w:rPr>
              <w:t xml:space="preserve">] </w:t>
            </w:r>
            <w:proofErr w:type="spellStart"/>
            <w:r>
              <w:rPr>
                <w:rFonts w:ascii="docs-Calibri" w:hAnsi="docs-Calibri"/>
                <w:color w:val="000000"/>
                <w:szCs w:val="20"/>
              </w:rPr>
              <w:t>của</w:t>
            </w:r>
            <w:proofErr w:type="spellEnd"/>
            <w:r>
              <w:rPr>
                <w:rFonts w:ascii="docs-Calibri" w:hAnsi="docs-Calibri"/>
                <w:color w:val="000000"/>
                <w:szCs w:val="20"/>
              </w:rPr>
              <w:t xml:space="preserve"> current user </w:t>
            </w:r>
            <w:proofErr w:type="spellStart"/>
            <w:r>
              <w:rPr>
                <w:rFonts w:ascii="docs-Calibri" w:hAnsi="docs-Calibri"/>
                <w:color w:val="000000"/>
                <w:szCs w:val="20"/>
              </w:rPr>
              <w:t>từ</w:t>
            </w:r>
            <w:proofErr w:type="spellEnd"/>
            <w:r>
              <w:rPr>
                <w:rFonts w:ascii="docs-Calibri" w:hAnsi="docs-Calibri"/>
                <w:color w:val="000000"/>
                <w:szCs w:val="20"/>
              </w:rPr>
              <w:t xml:space="preserve"> "</w:t>
            </w:r>
            <w:proofErr w:type="spellStart"/>
            <w:r>
              <w:rPr>
                <w:rFonts w:ascii="docs-Calibri" w:hAnsi="docs-Calibri"/>
                <w:color w:val="000000"/>
                <w:szCs w:val="20"/>
              </w:rPr>
              <w:t>Hồ</w:t>
            </w:r>
            <w:proofErr w:type="spellEnd"/>
            <w:r>
              <w:rPr>
                <w:rFonts w:ascii="docs-Calibri" w:hAnsi="docs-Calibri"/>
                <w:color w:val="000000"/>
                <w:szCs w:val="20"/>
              </w:rPr>
              <w:t xml:space="preserve"> </w:t>
            </w:r>
            <w:proofErr w:type="spellStart"/>
            <w:r>
              <w:rPr>
                <w:rFonts w:ascii="docs-Calibri" w:hAnsi="docs-Calibri"/>
                <w:color w:val="000000"/>
                <w:szCs w:val="20"/>
              </w:rPr>
              <w:t>sơ</w:t>
            </w:r>
            <w:proofErr w:type="spellEnd"/>
            <w:r>
              <w:rPr>
                <w:rFonts w:ascii="docs-Calibri" w:hAnsi="docs-Calibri"/>
                <w:color w:val="000000"/>
                <w:szCs w:val="20"/>
              </w:rPr>
              <w:t xml:space="preserve"> </w:t>
            </w:r>
            <w:proofErr w:type="spellStart"/>
            <w:r>
              <w:rPr>
                <w:rFonts w:ascii="docs-Calibri" w:hAnsi="docs-Calibri"/>
                <w:color w:val="000000"/>
                <w:szCs w:val="20"/>
              </w:rPr>
              <w:t>nhân</w:t>
            </w:r>
            <w:proofErr w:type="spellEnd"/>
            <w:r>
              <w:rPr>
                <w:rFonts w:ascii="docs-Calibri" w:hAnsi="docs-Calibri"/>
                <w:color w:val="000000"/>
                <w:szCs w:val="20"/>
              </w:rPr>
              <w:t xml:space="preserve"> </w:t>
            </w:r>
            <w:proofErr w:type="spellStart"/>
            <w:r>
              <w:rPr>
                <w:rFonts w:ascii="docs-Calibri" w:hAnsi="docs-Calibri"/>
                <w:color w:val="000000"/>
                <w:szCs w:val="20"/>
              </w:rPr>
              <w:t>viên</w:t>
            </w:r>
            <w:proofErr w:type="spellEnd"/>
            <w:r>
              <w:rPr>
                <w:rFonts w:ascii="docs-Calibri" w:hAnsi="docs-Calibri"/>
                <w:color w:val="000000"/>
                <w:szCs w:val="20"/>
              </w:rPr>
              <w:t>"</w:t>
            </w:r>
          </w:p>
        </w:tc>
      </w:tr>
      <w:tr w:rsidR="0001233E" w:rsidRPr="008F2D5E" w14:paraId="2D45AF46"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59A5D4D" w14:textId="77777777" w:rsidR="0001233E" w:rsidRDefault="0001233E" w:rsidP="00D97AC0">
            <w:pPr>
              <w:spacing w:before="0"/>
              <w:rPr>
                <w:rFonts w:cs="Arial"/>
                <w:szCs w:val="20"/>
              </w:rPr>
            </w:pPr>
            <w:r>
              <w:rPr>
                <w:rFonts w:cs="Arial"/>
                <w:szCs w:val="20"/>
              </w:rPr>
              <w:t>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DFA4336" w14:textId="77777777" w:rsidR="0001233E" w:rsidRPr="00D7053F" w:rsidRDefault="0001233E" w:rsidP="00D97AC0">
            <w:pPr>
              <w:rPr>
                <w:rFonts w:eastAsia="MS PMincho" w:cs="Arial"/>
                <w:lang w:val="vi-VN" w:eastAsia="ja-JP"/>
              </w:rPr>
            </w:pPr>
            <w:proofErr w:type="spellStart"/>
            <w:r>
              <w:rPr>
                <w:rFonts w:eastAsia="MS PMincho" w:cs="Arial"/>
                <w:lang w:val="en-US" w:eastAsia="ja-JP"/>
              </w:rPr>
              <w:t>Mã</w:t>
            </w:r>
            <w:proofErr w:type="spellEnd"/>
            <w:r>
              <w:rPr>
                <w:rFonts w:eastAsia="MS PMincho" w:cs="Arial"/>
                <w:lang w:val="vi-VN" w:eastAsia="ja-JP"/>
              </w:rPr>
              <w:t xml:space="preserve"> chi tiết đơn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4F17291" w14:textId="77777777" w:rsidR="0001233E" w:rsidRDefault="0001233E" w:rsidP="00D97AC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DC4F992"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8A72828"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FBC89BB"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EFCA6DF" w14:textId="77777777" w:rsidR="0001233E" w:rsidRPr="00D7053F" w:rsidRDefault="0001233E" w:rsidP="00D97AC0">
            <w:pPr>
              <w:pStyle w:val="BulletList1"/>
            </w:pPr>
            <w:r>
              <w:t>Auto</w:t>
            </w:r>
            <w:r>
              <w:rPr>
                <w:lang w:val="vi-VN"/>
              </w:rPr>
              <w:t xml:space="preserve"> generated</w:t>
            </w:r>
          </w:p>
          <w:p w14:paraId="7D9A8DFA" w14:textId="77777777" w:rsidR="0001233E" w:rsidRDefault="0001233E" w:rsidP="00D97AC0">
            <w:pPr>
              <w:pStyle w:val="BulletList1"/>
            </w:pPr>
            <w:r>
              <w:rPr>
                <w:rFonts w:ascii="docs-Calibri" w:hAnsi="docs-Calibri"/>
                <w:color w:val="000000"/>
                <w:szCs w:val="20"/>
                <w:shd w:val="clear" w:color="auto" w:fill="FFFFFF"/>
              </w:rPr>
              <w:t>Value =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sao</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cho</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thuộc</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hiện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tại</w:t>
            </w:r>
            <w:proofErr w:type="spellEnd"/>
          </w:p>
        </w:tc>
      </w:tr>
      <w:tr w:rsidR="0001233E" w:rsidRPr="008F2D5E" w14:paraId="1530A3F7"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561E938" w14:textId="77777777" w:rsidR="0001233E" w:rsidRDefault="0001233E" w:rsidP="00D97AC0">
            <w:pPr>
              <w:spacing w:before="0"/>
              <w:rPr>
                <w:rFonts w:cs="Arial"/>
                <w:szCs w:val="20"/>
              </w:rPr>
            </w:pPr>
            <w:r>
              <w:rPr>
                <w:rFonts w:cs="Arial"/>
                <w:szCs w:val="20"/>
              </w:rPr>
              <w:t>7</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83CEC8C" w14:textId="77777777" w:rsidR="0001233E" w:rsidRPr="00D13718" w:rsidRDefault="0001233E" w:rsidP="00D97AC0">
            <w:pPr>
              <w:rPr>
                <w:rFonts w:eastAsia="MS PMincho" w:cs="Arial"/>
                <w:lang w:val="vi-VN" w:eastAsia="ja-JP"/>
              </w:rPr>
            </w:pPr>
            <w:r>
              <w:rPr>
                <w:rFonts w:eastAsia="MS PMincho" w:cs="Arial"/>
                <w:lang w:val="en-US" w:eastAsia="ja-JP"/>
              </w:rPr>
              <w:t>Biển</w:t>
            </w:r>
            <w:r>
              <w:rPr>
                <w:rFonts w:eastAsia="MS PMincho" w:cs="Arial"/>
                <w:lang w:val="vi-VN" w:eastAsia="ja-JP"/>
              </w:rPr>
              <w:t xml:space="preserve"> số xe</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44BA394" w14:textId="77777777" w:rsidR="0001233E" w:rsidRDefault="0001233E" w:rsidP="00D97AC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4CF542E"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0DD6CBC"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9A1443C"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AC386C5" w14:textId="77777777" w:rsidR="0001233E" w:rsidRPr="00D7053F" w:rsidRDefault="0001233E" w:rsidP="00D97AC0">
            <w:pPr>
              <w:pStyle w:val="BulletList1"/>
            </w:pPr>
            <w:r>
              <w:t>Auto</w:t>
            </w:r>
            <w:r>
              <w:rPr>
                <w:lang w:val="vi-VN"/>
              </w:rPr>
              <w:t xml:space="preserve"> </w:t>
            </w:r>
            <w:r>
              <w:t>generated</w:t>
            </w:r>
          </w:p>
          <w:p w14:paraId="5A15E64B" w14:textId="77777777" w:rsidR="0001233E" w:rsidRDefault="0001233E" w:rsidP="00D97AC0">
            <w:pPr>
              <w:pStyle w:val="BulletList1"/>
            </w:pPr>
            <w:r>
              <w:rPr>
                <w:rFonts w:ascii="docs-Calibri" w:hAnsi="docs-Calibri"/>
                <w:color w:val="000000"/>
                <w:szCs w:val="20"/>
                <w:shd w:val="clear" w:color="auto" w:fill="FFFFFF"/>
              </w:rPr>
              <w:t xml:space="preserve">Value= [Biển </w:t>
            </w:r>
            <w:proofErr w:type="spellStart"/>
            <w:r>
              <w:rPr>
                <w:rFonts w:ascii="docs-Calibri" w:hAnsi="docs-Calibri"/>
                <w:color w:val="000000"/>
                <w:szCs w:val="20"/>
                <w:shd w:val="clear" w:color="auto" w:fill="FFFFFF"/>
              </w:rPr>
              <w:t>số</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xe</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thỏa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ghi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hiện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tại</w:t>
            </w:r>
            <w:proofErr w:type="spellEnd"/>
          </w:p>
        </w:tc>
      </w:tr>
      <w:tr w:rsidR="0001233E" w:rsidRPr="008F2D5E" w14:paraId="1D75054A"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60EF09C" w14:textId="77777777" w:rsidR="0001233E" w:rsidRDefault="0001233E" w:rsidP="00D97AC0">
            <w:pPr>
              <w:spacing w:before="0"/>
              <w:rPr>
                <w:rFonts w:cs="Arial"/>
                <w:szCs w:val="20"/>
              </w:rPr>
            </w:pPr>
            <w:r>
              <w:rPr>
                <w:rFonts w:cs="Arial"/>
                <w:szCs w:val="20"/>
              </w:rPr>
              <w:t>8</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63134CB" w14:textId="77777777" w:rsidR="0001233E" w:rsidRPr="00D7053F" w:rsidRDefault="0001233E" w:rsidP="00D97AC0">
            <w:pPr>
              <w:rPr>
                <w:rFonts w:eastAsia="MS PMincho" w:cs="Arial"/>
                <w:lang w:val="vi-VN" w:eastAsia="ja-JP"/>
              </w:rPr>
            </w:pPr>
            <w:proofErr w:type="spellStart"/>
            <w:r>
              <w:rPr>
                <w:rFonts w:eastAsia="MS PMincho" w:cs="Arial"/>
                <w:lang w:val="en-US" w:eastAsia="ja-JP"/>
              </w:rPr>
              <w:t>Lái</w:t>
            </w:r>
            <w:proofErr w:type="spellEnd"/>
            <w:r>
              <w:rPr>
                <w:rFonts w:eastAsia="MS PMincho" w:cs="Arial"/>
                <w:lang w:val="vi-VN" w:eastAsia="ja-JP"/>
              </w:rPr>
              <w:t xml:space="preserve"> xe</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8C2F1FD" w14:textId="77777777" w:rsidR="0001233E" w:rsidRDefault="0001233E" w:rsidP="00D97AC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9CA511F"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19706C7"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9EBC513"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4F4605D" w14:textId="77777777" w:rsidR="0001233E" w:rsidRPr="00D7053F" w:rsidRDefault="0001233E" w:rsidP="00D97AC0">
            <w:pPr>
              <w:pStyle w:val="BulletList1"/>
            </w:pPr>
            <w:r>
              <w:t>Auto</w:t>
            </w:r>
            <w:r>
              <w:rPr>
                <w:lang w:val="vi-VN"/>
              </w:rPr>
              <w:t xml:space="preserve"> generated</w:t>
            </w:r>
          </w:p>
          <w:p w14:paraId="6E21B04A" w14:textId="77777777" w:rsidR="0001233E" w:rsidRDefault="0001233E" w:rsidP="00D97AC0">
            <w:pPr>
              <w:pStyle w:val="BulletList1"/>
            </w:pPr>
            <w:r>
              <w:rPr>
                <w:rFonts w:ascii="docs-Calibri" w:hAnsi="docs-Calibri"/>
                <w:color w:val="000000"/>
                <w:szCs w:val="20"/>
                <w:shd w:val="clear" w:color="auto" w:fill="FFFFFF"/>
              </w:rPr>
              <w:t>Value = [</w:t>
            </w:r>
            <w:proofErr w:type="spellStart"/>
            <w:r>
              <w:rPr>
                <w:rFonts w:ascii="docs-Calibri" w:hAnsi="docs-Calibri"/>
                <w:color w:val="000000"/>
                <w:szCs w:val="20"/>
                <w:shd w:val="clear" w:color="auto" w:fill="FFFFFF"/>
              </w:rPr>
              <w:t>Tên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nhân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viên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thỏa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nhân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viên</w:t>
            </w:r>
            <w:proofErr w:type="spellEnd"/>
            <w:r>
              <w:rPr>
                <w:rFonts w:ascii="docs-Calibri" w:hAnsi="docs-Calibri"/>
                <w:color w:val="000000"/>
                <w:szCs w:val="20"/>
                <w:shd w:val="clear" w:color="auto" w:fill="FFFFFF"/>
              </w:rPr>
              <w:t>]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nhân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viên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ghi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hiện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tại</w:t>
            </w:r>
            <w:proofErr w:type="spellEnd"/>
          </w:p>
        </w:tc>
      </w:tr>
      <w:tr w:rsidR="0001233E" w:rsidRPr="008F2D5E" w14:paraId="4CAB94CE"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D58ABD8" w14:textId="77777777" w:rsidR="0001233E" w:rsidRDefault="0001233E" w:rsidP="00D97AC0">
            <w:pPr>
              <w:spacing w:before="0"/>
              <w:rPr>
                <w:rFonts w:cs="Arial"/>
                <w:szCs w:val="20"/>
              </w:rPr>
            </w:pPr>
            <w:r>
              <w:rPr>
                <w:rFonts w:cs="Arial"/>
                <w:szCs w:val="20"/>
              </w:rPr>
              <w:lastRenderedPageBreak/>
              <w:t>9</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DC54DA4" w14:textId="77777777" w:rsidR="0001233E" w:rsidRPr="00D7053F" w:rsidRDefault="0001233E" w:rsidP="00D97AC0">
            <w:pPr>
              <w:rPr>
                <w:rFonts w:eastAsia="MS PMincho" w:cs="Arial"/>
                <w:lang w:val="vi-VN" w:eastAsia="ja-JP"/>
              </w:rPr>
            </w:pPr>
            <w:r>
              <w:rPr>
                <w:rFonts w:eastAsia="MS PMincho" w:cs="Arial"/>
                <w:lang w:val="en-US" w:eastAsia="ja-JP"/>
              </w:rPr>
              <w:t>Thung</w:t>
            </w:r>
            <w:r>
              <w:rPr>
                <w:rFonts w:eastAsia="MS PMincho" w:cs="Arial"/>
                <w:lang w:val="vi-VN" w:eastAsia="ja-JP"/>
              </w:rPr>
              <w:t xml:space="preserve"> 24 lon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540740E" w14:textId="77777777" w:rsidR="0001233E" w:rsidRDefault="0001233E" w:rsidP="00D97AC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4B11102"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7E63DFD"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6E4D899"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4561635" w14:textId="77777777" w:rsidR="0001233E" w:rsidRPr="00D7053F" w:rsidRDefault="0001233E" w:rsidP="00D97AC0">
            <w:pPr>
              <w:pStyle w:val="BulletList1"/>
            </w:pPr>
            <w:r>
              <w:t>Auto</w:t>
            </w:r>
            <w:r>
              <w:rPr>
                <w:lang w:val="vi-VN"/>
              </w:rPr>
              <w:t xml:space="preserve"> generated</w:t>
            </w:r>
          </w:p>
          <w:p w14:paraId="559EEB09" w14:textId="77777777" w:rsidR="0001233E" w:rsidRDefault="0001233E" w:rsidP="00D97AC0">
            <w:pPr>
              <w:pStyle w:val="BulletList1"/>
            </w:pPr>
            <w:r>
              <w:rPr>
                <w:rFonts w:ascii="docs-Calibri" w:hAnsi="docs-Calibri"/>
                <w:color w:val="000000"/>
                <w:szCs w:val="20"/>
                <w:shd w:val="clear" w:color="auto" w:fill="FFFFFF"/>
              </w:rPr>
              <w:t>Value = [</w:t>
            </w:r>
            <w:proofErr w:type="spellStart"/>
            <w:r>
              <w:rPr>
                <w:rFonts w:ascii="docs-Calibri" w:hAnsi="docs-Calibri"/>
                <w:color w:val="000000"/>
                <w:szCs w:val="20"/>
                <w:shd w:val="clear" w:color="auto" w:fill="FFFFFF"/>
              </w:rPr>
              <w:t>Số</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lượng</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thùng</w:t>
            </w:r>
            <w:proofErr w:type="spellEnd"/>
            <w:r>
              <w:rPr>
                <w:rFonts w:ascii="docs-Calibri" w:hAnsi="docs-Calibri"/>
                <w:color w:val="000000"/>
                <w:szCs w:val="20"/>
                <w:shd w:val="clear" w:color="auto" w:fill="FFFFFF"/>
              </w:rPr>
              <w:t xml:space="preserve"> 24 </w:t>
            </w:r>
            <w:proofErr w:type="spellStart"/>
            <w:r>
              <w:rPr>
                <w:rFonts w:ascii="docs-Calibri" w:hAnsi="docs-Calibri"/>
                <w:color w:val="000000"/>
                <w:szCs w:val="20"/>
                <w:shd w:val="clear" w:color="auto" w:fill="FFFFFF"/>
              </w:rPr>
              <w:t>lon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thỏa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ghi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hiện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tại</w:t>
            </w:r>
            <w:proofErr w:type="spellEnd"/>
          </w:p>
        </w:tc>
      </w:tr>
      <w:tr w:rsidR="0001233E" w:rsidRPr="008F2D5E" w14:paraId="1AD6CD9F"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D78892F" w14:textId="77777777" w:rsidR="0001233E" w:rsidRDefault="0001233E" w:rsidP="00D97AC0">
            <w:pPr>
              <w:spacing w:before="0"/>
              <w:rPr>
                <w:rFonts w:cs="Arial"/>
                <w:szCs w:val="20"/>
              </w:rPr>
            </w:pPr>
            <w:r>
              <w:rPr>
                <w:rFonts w:cs="Arial"/>
                <w:szCs w:val="20"/>
              </w:rPr>
              <w:t>10</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433D4EC" w14:textId="77777777" w:rsidR="0001233E" w:rsidRPr="00D7053F" w:rsidRDefault="0001233E" w:rsidP="00D97AC0">
            <w:pPr>
              <w:rPr>
                <w:rFonts w:eastAsia="MS PMincho" w:cs="Arial"/>
                <w:lang w:val="vi-VN" w:eastAsia="ja-JP"/>
              </w:rPr>
            </w:pPr>
            <w:proofErr w:type="spellStart"/>
            <w:r>
              <w:rPr>
                <w:rFonts w:eastAsia="MS PMincho" w:cs="Arial"/>
                <w:lang w:val="en-US" w:eastAsia="ja-JP"/>
              </w:rPr>
              <w:t>Thùng</w:t>
            </w:r>
            <w:proofErr w:type="spellEnd"/>
            <w:r>
              <w:rPr>
                <w:rFonts w:eastAsia="MS PMincho" w:cs="Arial"/>
                <w:lang w:val="vi-VN" w:eastAsia="ja-JP"/>
              </w:rPr>
              <w:t xml:space="preserve"> 36 lon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37C3D86" w14:textId="77777777" w:rsidR="0001233E" w:rsidRDefault="0001233E" w:rsidP="00D97AC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05104B7"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F2E9B73"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A0E62BF"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4EEF64E" w14:textId="77777777" w:rsidR="0001233E" w:rsidRPr="00D7053F" w:rsidRDefault="0001233E" w:rsidP="00D97AC0">
            <w:pPr>
              <w:pStyle w:val="BulletList1"/>
            </w:pPr>
            <w:r>
              <w:t>Auto</w:t>
            </w:r>
            <w:r>
              <w:rPr>
                <w:lang w:val="vi-VN"/>
              </w:rPr>
              <w:t xml:space="preserve"> generated</w:t>
            </w:r>
          </w:p>
          <w:p w14:paraId="4E6BDBA9" w14:textId="77777777" w:rsidR="0001233E" w:rsidRDefault="0001233E" w:rsidP="00D97AC0">
            <w:pPr>
              <w:pStyle w:val="BulletList1"/>
            </w:pPr>
            <w:r>
              <w:rPr>
                <w:rFonts w:ascii="docs-Calibri" w:hAnsi="docs-Calibri"/>
                <w:color w:val="000000"/>
                <w:szCs w:val="20"/>
                <w:shd w:val="clear" w:color="auto" w:fill="FFFFFF"/>
              </w:rPr>
              <w:t>Value = [</w:t>
            </w:r>
            <w:proofErr w:type="spellStart"/>
            <w:r>
              <w:rPr>
                <w:rFonts w:ascii="docs-Calibri" w:hAnsi="docs-Calibri"/>
                <w:color w:val="000000"/>
                <w:szCs w:val="20"/>
                <w:shd w:val="clear" w:color="auto" w:fill="FFFFFF"/>
              </w:rPr>
              <w:t>Số</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lượng</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thùng</w:t>
            </w:r>
            <w:proofErr w:type="spellEnd"/>
            <w:r>
              <w:rPr>
                <w:rFonts w:ascii="docs-Calibri" w:hAnsi="docs-Calibri"/>
                <w:color w:val="000000"/>
                <w:szCs w:val="20"/>
                <w:shd w:val="clear" w:color="auto" w:fill="FFFFFF"/>
              </w:rPr>
              <w:t xml:space="preserve"> 36 </w:t>
            </w:r>
            <w:proofErr w:type="spellStart"/>
            <w:r>
              <w:rPr>
                <w:rFonts w:ascii="docs-Calibri" w:hAnsi="docs-Calibri"/>
                <w:color w:val="000000"/>
                <w:szCs w:val="20"/>
                <w:shd w:val="clear" w:color="auto" w:fill="FFFFFF"/>
              </w:rPr>
              <w:t>lon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thỏa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ghi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hiện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tại</w:t>
            </w:r>
            <w:proofErr w:type="spellEnd"/>
          </w:p>
        </w:tc>
      </w:tr>
      <w:tr w:rsidR="0001233E" w:rsidRPr="008F2D5E" w14:paraId="46F60741"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D9AFD77" w14:textId="77777777" w:rsidR="0001233E" w:rsidRDefault="0001233E" w:rsidP="00D97AC0">
            <w:pPr>
              <w:spacing w:before="0"/>
              <w:rPr>
                <w:rFonts w:cs="Arial"/>
                <w:szCs w:val="20"/>
              </w:rPr>
            </w:pPr>
            <w:r>
              <w:rPr>
                <w:rFonts w:cs="Arial"/>
                <w:szCs w:val="20"/>
              </w:rPr>
              <w:t>11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DFA9A9D" w14:textId="77777777" w:rsidR="0001233E" w:rsidRPr="00D7053F" w:rsidRDefault="0001233E" w:rsidP="00D97AC0">
            <w:pPr>
              <w:rPr>
                <w:rFonts w:eastAsia="MS PMincho" w:cs="Arial"/>
                <w:lang w:val="vi-VN" w:eastAsia="ja-JP"/>
              </w:rPr>
            </w:pPr>
            <w:proofErr w:type="spellStart"/>
            <w:r>
              <w:rPr>
                <w:rFonts w:eastAsia="MS PMincho" w:cs="Arial"/>
                <w:lang w:val="en-US" w:eastAsia="ja-JP"/>
              </w:rPr>
              <w:t>Thùng</w:t>
            </w:r>
            <w:proofErr w:type="spellEnd"/>
            <w:r>
              <w:rPr>
                <w:rFonts w:eastAsia="MS PMincho" w:cs="Arial"/>
                <w:lang w:val="vi-VN" w:eastAsia="ja-JP"/>
              </w:rPr>
              <w:t xml:space="preserve"> 24 lon TT</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20A77D1" w14:textId="77777777" w:rsidR="0001233E" w:rsidRDefault="0001233E" w:rsidP="00D97AC0">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6A34D4A" w14:textId="77777777" w:rsidR="0001233E" w:rsidRDefault="0001233E" w:rsidP="00D97AC0">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1D8EAD9" w14:textId="77777777" w:rsidR="0001233E" w:rsidRDefault="0001233E" w:rsidP="00D97AC0">
            <w:pPr>
              <w:rPr>
                <w:rFonts w:eastAsia="MS PMincho" w:cs="Arial"/>
                <w:lang w:val="en-US" w:eastAsia="ja-JP"/>
              </w:rPr>
            </w:pPr>
            <w:r>
              <w:rPr>
                <w:rFonts w:eastAsia="MS PMincho" w:cs="Arial"/>
                <w:lang w:val="en-US"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9B64DF0"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1D8D87E" w14:textId="77777777" w:rsidR="0001233E" w:rsidRDefault="0001233E" w:rsidP="00D97AC0">
            <w:pPr>
              <w:pStyle w:val="BulletList1"/>
            </w:pPr>
            <w:r>
              <w:rPr>
                <w:rFonts w:ascii="docs-Calibri" w:hAnsi="docs-Calibri"/>
                <w:color w:val="000000"/>
                <w:szCs w:val="20"/>
                <w:shd w:val="clear" w:color="auto" w:fill="FFFFFF"/>
              </w:rPr>
              <w:t xml:space="preserve">Value = </w:t>
            </w:r>
            <w:proofErr w:type="spellStart"/>
            <w:r>
              <w:rPr>
                <w:rFonts w:ascii="docs-Calibri" w:hAnsi="docs-Calibri"/>
                <w:color w:val="000000"/>
                <w:szCs w:val="20"/>
                <w:shd w:val="clear" w:color="auto" w:fill="FFFFFF"/>
              </w:rPr>
              <w:t>Giá</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trị</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được</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nhập</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bởi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quản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lý</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kho</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khi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hàng</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đến</w:t>
            </w:r>
            <w:proofErr w:type="spellEnd"/>
          </w:p>
        </w:tc>
      </w:tr>
      <w:tr w:rsidR="0001233E" w:rsidRPr="008F2D5E" w14:paraId="682F49D9"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7812C44" w14:textId="77777777" w:rsidR="0001233E" w:rsidRDefault="0001233E" w:rsidP="00D97AC0">
            <w:pPr>
              <w:spacing w:before="0"/>
              <w:rPr>
                <w:rFonts w:cs="Arial"/>
                <w:szCs w:val="20"/>
              </w:rPr>
            </w:pPr>
            <w:r>
              <w:rPr>
                <w:rFonts w:cs="Arial"/>
                <w:szCs w:val="20"/>
              </w:rPr>
              <w:t>12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18C1CDE" w14:textId="77777777" w:rsidR="0001233E" w:rsidRPr="00D7053F" w:rsidRDefault="0001233E" w:rsidP="00D97AC0">
            <w:pPr>
              <w:rPr>
                <w:rFonts w:eastAsia="MS PMincho" w:cs="Arial"/>
                <w:lang w:val="vi-VN" w:eastAsia="ja-JP"/>
              </w:rPr>
            </w:pPr>
            <w:proofErr w:type="spellStart"/>
            <w:r>
              <w:rPr>
                <w:rFonts w:eastAsia="MS PMincho" w:cs="Arial"/>
                <w:lang w:val="en-US" w:eastAsia="ja-JP"/>
              </w:rPr>
              <w:t>Thùng</w:t>
            </w:r>
            <w:proofErr w:type="spellEnd"/>
            <w:r>
              <w:rPr>
                <w:rFonts w:eastAsia="MS PMincho" w:cs="Arial"/>
                <w:lang w:val="vi-VN" w:eastAsia="ja-JP"/>
              </w:rPr>
              <w:t xml:space="preserve"> 36 lon TT</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73C6DA1" w14:textId="77777777" w:rsidR="0001233E" w:rsidRDefault="0001233E" w:rsidP="00D97AC0">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446926E" w14:textId="77777777" w:rsidR="0001233E" w:rsidRDefault="0001233E" w:rsidP="00D97AC0">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26C50BD" w14:textId="77777777" w:rsidR="0001233E" w:rsidRDefault="0001233E" w:rsidP="00D97AC0">
            <w:pPr>
              <w:rPr>
                <w:rFonts w:eastAsia="MS PMincho" w:cs="Arial"/>
                <w:lang w:val="en-US" w:eastAsia="ja-JP"/>
              </w:rPr>
            </w:pPr>
            <w:r>
              <w:rPr>
                <w:rFonts w:eastAsia="MS PMincho" w:cs="Arial"/>
                <w:lang w:val="en-US"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0624723"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54FF9D0" w14:textId="77777777" w:rsidR="0001233E" w:rsidRDefault="0001233E" w:rsidP="00D97AC0">
            <w:pPr>
              <w:pStyle w:val="BulletList1"/>
            </w:pPr>
            <w:r>
              <w:rPr>
                <w:rFonts w:ascii="docs-Calibri" w:hAnsi="docs-Calibri"/>
                <w:color w:val="000000"/>
                <w:szCs w:val="20"/>
                <w:shd w:val="clear" w:color="auto" w:fill="FFFFFF"/>
              </w:rPr>
              <w:t xml:space="preserve">Value = </w:t>
            </w:r>
            <w:proofErr w:type="spellStart"/>
            <w:r>
              <w:rPr>
                <w:rFonts w:ascii="docs-Calibri" w:hAnsi="docs-Calibri"/>
                <w:color w:val="000000"/>
                <w:szCs w:val="20"/>
                <w:shd w:val="clear" w:color="auto" w:fill="FFFFFF"/>
              </w:rPr>
              <w:t>Giá</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trị</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được</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nhập</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bởi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quản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lý</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kho</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khi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hàng</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đến</w:t>
            </w:r>
            <w:proofErr w:type="spellEnd"/>
          </w:p>
        </w:tc>
      </w:tr>
      <w:tr w:rsidR="0001233E" w:rsidRPr="008F2D5E" w14:paraId="735E6D0E"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930E6E4" w14:textId="77777777" w:rsidR="0001233E" w:rsidRDefault="0001233E" w:rsidP="00D97AC0">
            <w:pPr>
              <w:spacing w:before="0"/>
              <w:rPr>
                <w:rFonts w:cs="Arial"/>
                <w:szCs w:val="20"/>
              </w:rPr>
            </w:pPr>
            <w:r>
              <w:rPr>
                <w:rFonts w:cs="Arial"/>
                <w:szCs w:val="20"/>
              </w:rPr>
              <w:t>13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416A998" w14:textId="77777777" w:rsidR="0001233E" w:rsidRPr="00B42B23" w:rsidRDefault="0001233E" w:rsidP="00D97AC0">
            <w:pPr>
              <w:rPr>
                <w:rFonts w:eastAsia="MS PMincho" w:cs="Arial"/>
                <w:lang w:val="vi-VN" w:eastAsia="ja-JP"/>
              </w:rPr>
            </w:pPr>
            <w:r>
              <w:rPr>
                <w:rFonts w:eastAsia="MS PMincho" w:cs="Arial"/>
                <w:lang w:val="vi-VN" w:eastAsia="ja-JP"/>
              </w:rPr>
              <w:t>Trạng thái</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475144B" w14:textId="77777777" w:rsidR="0001233E" w:rsidRPr="00B42B23" w:rsidRDefault="0001233E" w:rsidP="00D97AC0">
            <w:pPr>
              <w:rPr>
                <w:rFonts w:eastAsia="MS PMincho" w:cs="Arial"/>
                <w:lang w:val="vi-VN" w:eastAsia="ja-JP"/>
              </w:rPr>
            </w:pPr>
            <w:r>
              <w:rPr>
                <w:rFonts w:eastAsia="MS PMincho" w:cs="Arial"/>
                <w:lang w:val="vi-VN"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A98668D"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3A2F8E1"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E32986C"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60E220E" w14:textId="77777777" w:rsidR="0001233E" w:rsidRPr="00B42B23" w:rsidRDefault="0001233E" w:rsidP="00D97AC0">
            <w:pPr>
              <w:pStyle w:val="BulletList1"/>
            </w:pPr>
            <w:r>
              <w:t>Value</w:t>
            </w:r>
            <w:r>
              <w:rPr>
                <w:lang w:val="vi-VN"/>
              </w:rPr>
              <w:t xml:space="preserve"> = [Trạng thái] của “Chi tiết đơn yêu cầu vận chuyển” thỏa mãn [Mã đơn chi tiết yêu cầu vận chuyển] = [Mã đơn chi tiết yêu cầu vận chuyển] của đơn hiện tại</w:t>
            </w:r>
          </w:p>
          <w:p w14:paraId="273D3D1E" w14:textId="77777777" w:rsidR="0001233E" w:rsidRDefault="0001233E" w:rsidP="00D97AC0">
            <w:pPr>
              <w:pStyle w:val="BulletList1"/>
            </w:pPr>
            <w:r>
              <w:rPr>
                <w:rFonts w:ascii="docs-Calibri" w:hAnsi="docs-Calibri"/>
                <w:color w:val="000000"/>
                <w:szCs w:val="20"/>
                <w:shd w:val="clear" w:color="auto" w:fill="FFFFFF"/>
              </w:rPr>
              <w:t>Value list: "</w:t>
            </w:r>
            <w:proofErr w:type="spellStart"/>
            <w:r>
              <w:rPr>
                <w:rFonts w:ascii="docs-Calibri" w:hAnsi="docs-Calibri"/>
                <w:color w:val="000000"/>
                <w:szCs w:val="20"/>
                <w:shd w:val="clear" w:color="auto" w:fill="FFFFFF"/>
              </w:rPr>
              <w:t>Đang</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w:t>
            </w:r>
            <w:proofErr w:type="spellStart"/>
            <w:r>
              <w:rPr>
                <w:rFonts w:ascii="docs-Calibri" w:hAnsi="docs-Calibri"/>
                <w:color w:val="000000"/>
                <w:szCs w:val="20"/>
                <w:shd w:val="clear" w:color="auto" w:fill="FFFFFF"/>
              </w:rPr>
              <w:t>Chờ</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lái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xe</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xác</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nhận</w:t>
            </w:r>
            <w:proofErr w:type="spellEnd"/>
            <w:r>
              <w:rPr>
                <w:rFonts w:ascii="docs-Calibri" w:hAnsi="docs-Calibri"/>
                <w:color w:val="000000"/>
                <w:szCs w:val="20"/>
                <w:shd w:val="clear" w:color="auto" w:fill="FFFFFF"/>
              </w:rPr>
              <w:t>" "</w:t>
            </w:r>
            <w:proofErr w:type="spellStart"/>
            <w:r>
              <w:rPr>
                <w:rFonts w:ascii="docs-Calibri" w:hAnsi="docs-Calibri"/>
                <w:color w:val="000000"/>
                <w:szCs w:val="20"/>
                <w:shd w:val="clear" w:color="auto" w:fill="FFFFFF"/>
              </w:rPr>
              <w:t>Đã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từ</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chối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bởi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lái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xe</w:t>
            </w:r>
            <w:proofErr w:type="spellEnd"/>
            <w:r>
              <w:rPr>
                <w:rFonts w:ascii="docs-Calibri" w:hAnsi="docs-Calibri"/>
                <w:color w:val="000000"/>
                <w:szCs w:val="20"/>
                <w:shd w:val="clear" w:color="auto" w:fill="FFFFFF"/>
              </w:rPr>
              <w:t>" "</w:t>
            </w:r>
            <w:proofErr w:type="spellStart"/>
            <w:r>
              <w:rPr>
                <w:rFonts w:ascii="docs-Calibri" w:hAnsi="docs-Calibri"/>
                <w:color w:val="000000"/>
                <w:szCs w:val="20"/>
                <w:shd w:val="clear" w:color="auto" w:fill="FFFFFF"/>
              </w:rPr>
              <w:t>Đã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xác</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bởi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lái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xe</w:t>
            </w:r>
            <w:proofErr w:type="spellEnd"/>
            <w:r>
              <w:rPr>
                <w:rFonts w:ascii="docs-Calibri" w:hAnsi="docs-Calibri"/>
                <w:color w:val="000000"/>
                <w:szCs w:val="20"/>
                <w:shd w:val="clear" w:color="auto" w:fill="FFFFFF"/>
              </w:rPr>
              <w:t>"</w:t>
            </w:r>
          </w:p>
        </w:tc>
      </w:tr>
      <w:tr w:rsidR="0001233E" w:rsidRPr="008F2D5E" w14:paraId="0351CC99"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88AA508" w14:textId="77777777" w:rsidR="0001233E" w:rsidRDefault="0001233E" w:rsidP="00D97AC0">
            <w:pPr>
              <w:spacing w:before="0"/>
              <w:rPr>
                <w:rFonts w:cs="Arial"/>
                <w:szCs w:val="20"/>
              </w:rPr>
            </w:pPr>
            <w:r>
              <w:rPr>
                <w:rFonts w:cs="Arial"/>
                <w:szCs w:val="20"/>
              </w:rPr>
              <w:t>14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9E9C998" w14:textId="77777777" w:rsidR="0001233E" w:rsidRDefault="0001233E" w:rsidP="00D97AC0">
            <w:pPr>
              <w:rPr>
                <w:rFonts w:eastAsia="MS PMincho" w:cs="Arial"/>
                <w:lang w:val="vi-VN" w:eastAsia="ja-JP"/>
              </w:rPr>
            </w:pPr>
            <w:r>
              <w:rPr>
                <w:rFonts w:eastAsia="MS PMincho" w:cs="Arial"/>
                <w:lang w:val="vi-VN" w:eastAsia="ja-JP"/>
              </w:rPr>
              <w:t>Tổng</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8E7B412" w14:textId="77777777" w:rsidR="0001233E" w:rsidRDefault="0001233E" w:rsidP="00D97AC0">
            <w:pPr>
              <w:rPr>
                <w:rFonts w:eastAsia="MS PMincho" w:cs="Arial"/>
                <w:lang w:val="vi-VN" w:eastAsia="ja-JP"/>
              </w:rPr>
            </w:pPr>
            <w:r>
              <w:rPr>
                <w:rFonts w:eastAsia="MS PMincho" w:cs="Arial"/>
                <w:lang w:val="vi-VN"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BF3E6F0"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6EF5B35"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78AC7D0"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2203BF2" w14:textId="77777777" w:rsidR="0001233E" w:rsidRPr="001F3E51" w:rsidRDefault="0001233E" w:rsidP="00D97AC0">
            <w:pPr>
              <w:pStyle w:val="BulletList1"/>
            </w:pPr>
            <w:r>
              <w:t>Auto</w:t>
            </w:r>
            <w:r>
              <w:rPr>
                <w:lang w:val="vi-VN"/>
              </w:rPr>
              <w:t xml:space="preserve"> generated</w:t>
            </w:r>
          </w:p>
          <w:p w14:paraId="69A89465" w14:textId="77777777" w:rsidR="0001233E" w:rsidRDefault="0001233E" w:rsidP="00D97AC0">
            <w:pPr>
              <w:pStyle w:val="BulletList1"/>
            </w:pPr>
            <w:proofErr w:type="spellStart"/>
            <w:r>
              <w:t>Hệ</w:t>
            </w:r>
            <w:proofErr w:type="spellEnd"/>
            <w:r>
              <w:rPr>
                <w:lang w:val="vi-VN"/>
              </w:rPr>
              <w:t xml:space="preserve"> thống tự động tính tổng số lượng thùng 24 lon, thùng 36 lon, thùng 24 lon thực tế, thùng 36 lon thực tế và generate ra kết quả</w:t>
            </w:r>
          </w:p>
        </w:tc>
      </w:tr>
      <w:tr w:rsidR="0001233E" w:rsidRPr="008F2D5E" w14:paraId="35CB221A"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422BE41" w14:textId="77777777" w:rsidR="0001233E" w:rsidRDefault="0001233E" w:rsidP="00D97AC0">
            <w:pPr>
              <w:spacing w:before="0"/>
              <w:rPr>
                <w:rFonts w:cs="Arial"/>
                <w:szCs w:val="20"/>
              </w:rPr>
            </w:pPr>
            <w:r>
              <w:rPr>
                <w:rFonts w:cs="Arial"/>
                <w:szCs w:val="20"/>
              </w:rPr>
              <w:t>15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3E9B80D" w14:textId="77777777" w:rsidR="0001233E" w:rsidRDefault="0001233E" w:rsidP="00D97AC0">
            <w:pPr>
              <w:jc w:val="center"/>
              <w:rPr>
                <w:rFonts w:eastAsia="MS PMincho" w:cs="Arial"/>
                <w:lang w:val="en-US" w:eastAsia="ja-JP"/>
              </w:rPr>
            </w:pPr>
            <w:r w:rsidRPr="00497907">
              <w:rPr>
                <w:rFonts w:eastAsia="MS PMincho" w:cs="Arial"/>
                <w:noProof/>
                <w:lang w:val="en-US" w:eastAsia="ja-JP"/>
              </w:rPr>
              <w:drawing>
                <wp:inline distT="0" distB="0" distL="0" distR="0" wp14:anchorId="3A8F8F95" wp14:editId="308416A1">
                  <wp:extent cx="214314" cy="204789"/>
                  <wp:effectExtent l="0" t="0" r="0" b="5080"/>
                  <wp:docPr id="605967106" name="Picture 605967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39000" name=""/>
                          <pic:cNvPicPr/>
                        </pic:nvPicPr>
                        <pic:blipFill>
                          <a:blip r:embed="rId72"/>
                          <a:stretch>
                            <a:fillRect/>
                          </a:stretch>
                        </pic:blipFill>
                        <pic:spPr>
                          <a:xfrm>
                            <a:off x="0" y="0"/>
                            <a:ext cx="214314" cy="204789"/>
                          </a:xfrm>
                          <a:prstGeom prst="rect">
                            <a:avLst/>
                          </a:prstGeom>
                        </pic:spPr>
                      </pic:pic>
                    </a:graphicData>
                  </a:graphic>
                </wp:inline>
              </w:drawing>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846C5FA" w14:textId="77777777" w:rsidR="0001233E" w:rsidRPr="00497907" w:rsidRDefault="0001233E" w:rsidP="00D97AC0">
            <w:pPr>
              <w:rPr>
                <w:rFonts w:eastAsia="MS PMincho" w:cs="Arial"/>
                <w:lang w:val="vi-VN" w:eastAsia="ja-JP"/>
              </w:rPr>
            </w:pPr>
            <w:r>
              <w:rPr>
                <w:rFonts w:eastAsia="MS PMincho" w:cs="Arial"/>
                <w:lang w:val="vi-VN"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E260060" w14:textId="77777777" w:rsidR="0001233E" w:rsidRPr="00497907"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2E96D0C" w14:textId="77777777" w:rsidR="0001233E" w:rsidRPr="00497907"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00916BD"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7BA1F0A" w14:textId="6862B3B9" w:rsidR="0001233E" w:rsidRPr="00CC7633" w:rsidRDefault="0001233E" w:rsidP="00D97AC0">
            <w:pPr>
              <w:pStyle w:val="BulletList1"/>
            </w:pPr>
            <w:r>
              <w:t>Refer</w:t>
            </w:r>
            <w:r>
              <w:rPr>
                <w:lang w:val="vi-VN"/>
              </w:rPr>
              <w:t xml:space="preserve"> </w:t>
            </w:r>
            <w:r>
              <w:rPr>
                <w:lang w:val="vi-VN"/>
              </w:rPr>
              <w:fldChar w:fldCharType="begin"/>
            </w:r>
            <w:r>
              <w:rPr>
                <w:lang w:val="vi-VN"/>
              </w:rPr>
              <w:instrText xml:space="preserve"> REF _Ref151965983 \h </w:instrText>
            </w:r>
            <w:r>
              <w:rPr>
                <w:lang w:val="vi-VN"/>
              </w:rPr>
            </w:r>
            <w:r>
              <w:rPr>
                <w:lang w:val="vi-VN"/>
              </w:rPr>
              <w:fldChar w:fldCharType="separate"/>
            </w:r>
            <w:r w:rsidR="00201D76" w:rsidRPr="00516C12">
              <w:rPr>
                <w:szCs w:val="20"/>
              </w:rPr>
              <w:t xml:space="preserve">UC </w:t>
            </w:r>
            <w:r w:rsidR="00201D76">
              <w:rPr>
                <w:noProof/>
                <w:szCs w:val="20"/>
              </w:rPr>
              <w:t>1</w:t>
            </w:r>
            <w:r w:rsidR="00201D76" w:rsidRPr="00516C12">
              <w:rPr>
                <w:szCs w:val="20"/>
              </w:rPr>
              <w:t xml:space="preserve">: </w:t>
            </w:r>
            <w:proofErr w:type="spellStart"/>
            <w:r w:rsidR="00201D76">
              <w:rPr>
                <w:szCs w:val="20"/>
              </w:rPr>
              <w:t>Xác</w:t>
            </w:r>
            <w:proofErr w:type="spellEnd"/>
            <w:r w:rsidR="00201D76">
              <w:rPr>
                <w:szCs w:val="20"/>
                <w:lang w:val="vi-VN"/>
              </w:rPr>
              <w:t xml:space="preserve"> nhận bởi nhân viên quản lý kho</w:t>
            </w:r>
            <w:r>
              <w:rPr>
                <w:lang w:val="vi-VN"/>
              </w:rPr>
              <w:fldChar w:fldCharType="end"/>
            </w:r>
          </w:p>
          <w:p w14:paraId="5A4575F5" w14:textId="77777777" w:rsidR="0001233E" w:rsidRDefault="0001233E" w:rsidP="00D97AC0">
            <w:pPr>
              <w:pStyle w:val="BulletList1"/>
            </w:pPr>
            <w:r>
              <w:t>Hiển</w:t>
            </w:r>
            <w:r>
              <w:rPr>
                <w:lang w:val="vi-VN"/>
              </w:rPr>
              <w:t xml:space="preserve"> thị khi [Trạng thái] của chi tiết đơn =”Đã lưu nháp” OR “Đã từ chối bởi lái xe”</w:t>
            </w:r>
          </w:p>
        </w:tc>
      </w:tr>
      <w:tr w:rsidR="0001233E" w:rsidRPr="008F2D5E" w14:paraId="21182528"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CE82114" w14:textId="77777777" w:rsidR="0001233E" w:rsidRDefault="0001233E" w:rsidP="00D97AC0">
            <w:pPr>
              <w:spacing w:before="0"/>
              <w:rPr>
                <w:rFonts w:cs="Arial"/>
                <w:szCs w:val="20"/>
              </w:rPr>
            </w:pPr>
            <w:r>
              <w:rPr>
                <w:rFonts w:cs="Arial"/>
                <w:szCs w:val="20"/>
              </w:rPr>
              <w:lastRenderedPageBreak/>
              <w:t>16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049C9BF" w14:textId="77777777" w:rsidR="0001233E" w:rsidRPr="00497907" w:rsidRDefault="0001233E" w:rsidP="00D97AC0">
            <w:pPr>
              <w:jc w:val="center"/>
              <w:rPr>
                <w:rFonts w:eastAsia="MS PMincho" w:cs="Arial"/>
                <w:lang w:val="en-US" w:eastAsia="ja-JP"/>
              </w:rPr>
            </w:pPr>
            <w:r w:rsidRPr="00497907">
              <w:rPr>
                <w:rFonts w:eastAsia="MS PMincho" w:cs="Arial"/>
                <w:noProof/>
                <w:lang w:val="en-US" w:eastAsia="ja-JP"/>
              </w:rPr>
              <w:drawing>
                <wp:inline distT="0" distB="0" distL="0" distR="0" wp14:anchorId="5664ED9D" wp14:editId="78FC72AE">
                  <wp:extent cx="304802" cy="309565"/>
                  <wp:effectExtent l="0" t="0" r="0" b="0"/>
                  <wp:docPr id="246838753" name="Picture 246838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05475" name=""/>
                          <pic:cNvPicPr/>
                        </pic:nvPicPr>
                        <pic:blipFill>
                          <a:blip r:embed="rId73"/>
                          <a:stretch>
                            <a:fillRect/>
                          </a:stretch>
                        </pic:blipFill>
                        <pic:spPr>
                          <a:xfrm>
                            <a:off x="0" y="0"/>
                            <a:ext cx="304802" cy="309565"/>
                          </a:xfrm>
                          <a:prstGeom prst="rect">
                            <a:avLst/>
                          </a:prstGeom>
                        </pic:spPr>
                      </pic:pic>
                    </a:graphicData>
                  </a:graphic>
                </wp:inline>
              </w:drawing>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9CD50D2" w14:textId="77777777" w:rsidR="0001233E" w:rsidRPr="00497907" w:rsidRDefault="0001233E" w:rsidP="00D97AC0">
            <w:pPr>
              <w:rPr>
                <w:rFonts w:eastAsia="MS PMincho" w:cs="Arial"/>
                <w:lang w:val="vi-VN" w:eastAsia="ja-JP"/>
              </w:rPr>
            </w:pPr>
            <w:r>
              <w:rPr>
                <w:rFonts w:eastAsia="MS PMincho" w:cs="Arial"/>
                <w:lang w:val="vi-VN"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4A2571D" w14:textId="77777777" w:rsidR="0001233E" w:rsidRPr="00497907"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2F4DF0F" w14:textId="77777777" w:rsidR="0001233E" w:rsidRPr="00497907"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71E0F07"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7334B72" w14:textId="0E6183F5" w:rsidR="0001233E" w:rsidRPr="00497907" w:rsidRDefault="0001233E" w:rsidP="00D97AC0">
            <w:pPr>
              <w:pStyle w:val="BulletList1"/>
            </w:pPr>
            <w:r>
              <w:t>Refer</w:t>
            </w:r>
            <w:r>
              <w:rPr>
                <w:lang w:val="vi-VN"/>
              </w:rPr>
              <w:t xml:space="preserve"> </w:t>
            </w:r>
            <w:r>
              <w:rPr>
                <w:lang w:val="vi-VN"/>
              </w:rPr>
              <w:fldChar w:fldCharType="begin"/>
            </w:r>
            <w:r>
              <w:rPr>
                <w:lang w:val="vi-VN"/>
              </w:rPr>
              <w:instrText xml:space="preserve"> REF _Ref151966008 \h </w:instrText>
            </w:r>
            <w:r>
              <w:rPr>
                <w:lang w:val="vi-VN"/>
              </w:rPr>
            </w:r>
            <w:r>
              <w:rPr>
                <w:lang w:val="vi-VN"/>
              </w:rPr>
              <w:fldChar w:fldCharType="separate"/>
            </w:r>
            <w:r w:rsidR="00201D76">
              <w:t>UC</w:t>
            </w:r>
            <w:r w:rsidR="00201D76">
              <w:rPr>
                <w:lang w:val="vi-VN"/>
              </w:rPr>
              <w:t xml:space="preserve"> 2: </w:t>
            </w:r>
            <w:proofErr w:type="spellStart"/>
            <w:r w:rsidR="00201D76" w:rsidRPr="001F3E51">
              <w:t>Hủy</w:t>
            </w:r>
            <w:proofErr w:type="spellEnd"/>
            <w:r w:rsidR="00201D76" w:rsidRPr="001F3E51">
              <w:t xml:space="preserve"> </w:t>
            </w:r>
            <w:proofErr w:type="spellStart"/>
            <w:r w:rsidR="00201D76" w:rsidRPr="001F3E51">
              <w:t>xác</w:t>
            </w:r>
            <w:proofErr w:type="spellEnd"/>
            <w:r w:rsidR="00201D76" w:rsidRPr="001F3E51">
              <w:t xml:space="preserve"> </w:t>
            </w:r>
            <w:proofErr w:type="spellStart"/>
            <w:r w:rsidR="00201D76" w:rsidRPr="001F3E51">
              <w:t>nhận</w:t>
            </w:r>
            <w:proofErr w:type="spellEnd"/>
            <w:r w:rsidR="00201D76" w:rsidRPr="001F3E51">
              <w:t xml:space="preserve"> </w:t>
            </w:r>
            <w:proofErr w:type="spellStart"/>
            <w:r w:rsidR="00201D76" w:rsidRPr="001F3E51">
              <w:t>bởi</w:t>
            </w:r>
            <w:proofErr w:type="spellEnd"/>
            <w:r w:rsidR="00201D76" w:rsidRPr="001F3E51">
              <w:t xml:space="preserve"> </w:t>
            </w:r>
            <w:proofErr w:type="spellStart"/>
            <w:r w:rsidR="00201D76" w:rsidRPr="001F3E51">
              <w:t>nhân</w:t>
            </w:r>
            <w:proofErr w:type="spellEnd"/>
            <w:r w:rsidR="00201D76" w:rsidRPr="001F3E51">
              <w:t xml:space="preserve"> </w:t>
            </w:r>
            <w:proofErr w:type="spellStart"/>
            <w:r w:rsidR="00201D76" w:rsidRPr="001F3E51">
              <w:t>viên</w:t>
            </w:r>
            <w:proofErr w:type="spellEnd"/>
            <w:r w:rsidR="00201D76" w:rsidRPr="001F3E51">
              <w:t xml:space="preserve"> </w:t>
            </w:r>
            <w:proofErr w:type="spellStart"/>
            <w:r w:rsidR="00201D76" w:rsidRPr="001F3E51">
              <w:t>quản</w:t>
            </w:r>
            <w:proofErr w:type="spellEnd"/>
            <w:r w:rsidR="00201D76" w:rsidRPr="001F3E51">
              <w:t xml:space="preserve"> </w:t>
            </w:r>
            <w:proofErr w:type="spellStart"/>
            <w:r w:rsidR="00201D76" w:rsidRPr="001F3E51">
              <w:t>lý</w:t>
            </w:r>
            <w:proofErr w:type="spellEnd"/>
            <w:r w:rsidR="00201D76" w:rsidRPr="001F3E51">
              <w:t xml:space="preserve"> </w:t>
            </w:r>
            <w:proofErr w:type="spellStart"/>
            <w:r w:rsidR="00201D76" w:rsidRPr="001F3E51">
              <w:t>kho</w:t>
            </w:r>
            <w:proofErr w:type="spellEnd"/>
            <w:r>
              <w:rPr>
                <w:lang w:val="vi-VN"/>
              </w:rPr>
              <w:fldChar w:fldCharType="end"/>
            </w:r>
          </w:p>
          <w:p w14:paraId="15E22E55" w14:textId="77777777" w:rsidR="0001233E" w:rsidRDefault="0001233E" w:rsidP="00D97AC0">
            <w:pPr>
              <w:pStyle w:val="BulletList1"/>
            </w:pPr>
            <w:proofErr w:type="spellStart"/>
            <w:r>
              <w:t>Hiện</w:t>
            </w:r>
            <w:proofErr w:type="spellEnd"/>
            <w:r>
              <w:rPr>
                <w:lang w:val="vi-VN"/>
              </w:rPr>
              <w:t xml:space="preserve"> thị khi [Trạng thái] của chi tiết đơn = “Chờ lái xe xác nhận”</w:t>
            </w:r>
          </w:p>
        </w:tc>
      </w:tr>
      <w:tr w:rsidR="0001233E" w:rsidRPr="008F2D5E" w14:paraId="4FF922AC"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65644CD" w14:textId="77777777" w:rsidR="0001233E" w:rsidRDefault="0001233E" w:rsidP="00D97AC0">
            <w:pPr>
              <w:spacing w:before="0"/>
              <w:rPr>
                <w:rFonts w:cs="Arial"/>
                <w:szCs w:val="20"/>
              </w:rPr>
            </w:pPr>
            <w:r>
              <w:rPr>
                <w:rFonts w:cs="Arial"/>
                <w:szCs w:val="20"/>
              </w:rPr>
              <w:t>17</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69A3B13" w14:textId="77777777" w:rsidR="0001233E" w:rsidRPr="00497907" w:rsidRDefault="0001233E" w:rsidP="00D97AC0">
            <w:pPr>
              <w:jc w:val="center"/>
              <w:rPr>
                <w:rFonts w:eastAsia="MS PMincho" w:cs="Arial"/>
                <w:lang w:val="en-US" w:eastAsia="ja-JP"/>
              </w:rPr>
            </w:pPr>
            <w:r>
              <w:rPr>
                <w:rFonts w:eastAsia="MS PMincho" w:cs="Arial"/>
                <w:lang w:val="en-US" w:eastAsia="ja-JP"/>
              </w:rPr>
              <w:t>In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5D91023" w14:textId="77777777" w:rsidR="0001233E" w:rsidRDefault="0001233E" w:rsidP="00D97AC0">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34CC616" w14:textId="77777777" w:rsidR="0001233E" w:rsidRPr="008206F6"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3581CBF" w14:textId="77777777" w:rsidR="0001233E" w:rsidRPr="008206F6"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653B4D0"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44C58D8" w14:textId="534281EF" w:rsidR="0001233E" w:rsidRDefault="0001233E" w:rsidP="00D97AC0">
            <w:pPr>
              <w:pStyle w:val="BulletList1"/>
            </w:pPr>
            <w:r>
              <w:t>Refer</w:t>
            </w:r>
            <w:r>
              <w:rPr>
                <w:lang w:val="vi-VN"/>
              </w:rPr>
              <w:t xml:space="preserve"> </w:t>
            </w:r>
            <w:r>
              <w:rPr>
                <w:lang w:val="vi-VN"/>
              </w:rPr>
              <w:fldChar w:fldCharType="begin"/>
            </w:r>
            <w:r>
              <w:rPr>
                <w:lang w:val="vi-VN"/>
              </w:rPr>
              <w:instrText xml:space="preserve"> REF _Ref151966033 \h </w:instrText>
            </w:r>
            <w:r>
              <w:rPr>
                <w:lang w:val="vi-VN"/>
              </w:rPr>
            </w:r>
            <w:r>
              <w:rPr>
                <w:lang w:val="vi-VN"/>
              </w:rPr>
              <w:fldChar w:fldCharType="separate"/>
            </w:r>
            <w:r w:rsidR="00201D76">
              <w:t xml:space="preserve">UC 9: </w:t>
            </w:r>
            <w:proofErr w:type="spellStart"/>
            <w:r w:rsidR="00201D76">
              <w:t>Xuất</w:t>
            </w:r>
            <w:proofErr w:type="spellEnd"/>
            <w:r w:rsidR="00201D76">
              <w:t xml:space="preserve"> </w:t>
            </w:r>
            <w:proofErr w:type="spellStart"/>
            <w:r w:rsidR="00201D76">
              <w:t>thông</w:t>
            </w:r>
            <w:proofErr w:type="spellEnd"/>
            <w:r w:rsidR="00201D76">
              <w:rPr>
                <w:lang w:val="vi-VN"/>
              </w:rPr>
              <w:t xml:space="preserve"> tin</w:t>
            </w:r>
            <w:r>
              <w:rPr>
                <w:lang w:val="vi-VN"/>
              </w:rPr>
              <w:fldChar w:fldCharType="end"/>
            </w:r>
          </w:p>
        </w:tc>
      </w:tr>
      <w:tr w:rsidR="0001233E" w:rsidRPr="008F2D5E" w14:paraId="04F06F0F"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3B3EFE9" w14:textId="77777777" w:rsidR="0001233E" w:rsidRDefault="0001233E" w:rsidP="00D97AC0">
            <w:pPr>
              <w:spacing w:before="0"/>
              <w:rPr>
                <w:rFonts w:cs="Arial"/>
                <w:szCs w:val="20"/>
              </w:rPr>
            </w:pPr>
            <w:r>
              <w:rPr>
                <w:rFonts w:cs="Arial"/>
                <w:szCs w:val="20"/>
              </w:rPr>
              <w:t>18</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90785CD" w14:textId="1214638F" w:rsidR="0001233E" w:rsidRPr="001F3E51" w:rsidRDefault="0001233E" w:rsidP="00D97AC0">
            <w:pPr>
              <w:jc w:val="center"/>
              <w:rPr>
                <w:rFonts w:eastAsia="MS PMincho" w:cs="Arial"/>
                <w:lang w:val="vi-VN" w:eastAsia="ja-JP"/>
              </w:rPr>
            </w:pPr>
            <w:r>
              <w:rPr>
                <w:rFonts w:eastAsia="MS PMincho" w:cs="Arial"/>
                <w:lang w:val="en-US" w:eastAsia="ja-JP"/>
              </w:rPr>
              <w:t>Lưu</w:t>
            </w:r>
            <w:r>
              <w:rPr>
                <w:rFonts w:eastAsia="MS PMincho" w:cs="Arial"/>
                <w:lang w:val="vi-VN" w:eastAsia="ja-JP"/>
              </w:rPr>
              <w:t xml:space="preserve"> </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0A4E03D" w14:textId="77777777" w:rsidR="0001233E" w:rsidRPr="00497907" w:rsidRDefault="0001233E" w:rsidP="00D97AC0">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03B6B0A" w14:textId="77777777" w:rsidR="0001233E" w:rsidRPr="001F3E51"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286212B" w14:textId="77777777" w:rsidR="0001233E" w:rsidRPr="001F3E51"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EB353D9"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0A494E2" w14:textId="6DF6F2CE" w:rsidR="0001233E" w:rsidRDefault="0001233E" w:rsidP="00D97AC0">
            <w:pPr>
              <w:pStyle w:val="BulletList1"/>
            </w:pPr>
            <w:proofErr w:type="spellStart"/>
            <w:r>
              <w:t>Refer</w:t>
            </w:r>
            <w:r>
              <w:rPr>
                <w:lang w:val="vi-VN"/>
              </w:rPr>
              <w:fldChar w:fldCharType="begin"/>
            </w:r>
            <w:r>
              <w:instrText xml:space="preserve"> REF _Ref151966969 \h </w:instrText>
            </w:r>
            <w:r>
              <w:rPr>
                <w:lang w:val="vi-VN"/>
              </w:rPr>
            </w:r>
            <w:r>
              <w:rPr>
                <w:lang w:val="vi-VN"/>
              </w:rPr>
              <w:fldChar w:fldCharType="separate"/>
            </w:r>
            <w:r w:rsidR="00201D76" w:rsidRPr="00516C12">
              <w:rPr>
                <w:szCs w:val="20"/>
              </w:rPr>
              <w:t>UC</w:t>
            </w:r>
            <w:proofErr w:type="spellEnd"/>
            <w:r w:rsidR="00201D76">
              <w:rPr>
                <w:szCs w:val="20"/>
                <w:lang w:val="vi-VN"/>
              </w:rPr>
              <w:t xml:space="preserve"> 7</w:t>
            </w:r>
            <w:r w:rsidR="00201D76" w:rsidRPr="00516C12">
              <w:rPr>
                <w:szCs w:val="20"/>
              </w:rPr>
              <w:t xml:space="preserve">: </w:t>
            </w:r>
            <w:proofErr w:type="spellStart"/>
            <w:r w:rsidR="00201D76">
              <w:rPr>
                <w:szCs w:val="20"/>
              </w:rPr>
              <w:t>Cập</w:t>
            </w:r>
            <w:proofErr w:type="spellEnd"/>
            <w:r w:rsidR="00201D76">
              <w:rPr>
                <w:szCs w:val="20"/>
              </w:rPr>
              <w:t xml:space="preserve"> </w:t>
            </w:r>
            <w:proofErr w:type="spellStart"/>
            <w:r w:rsidR="00201D76">
              <w:rPr>
                <w:szCs w:val="20"/>
              </w:rPr>
              <w:t>nhật</w:t>
            </w:r>
            <w:proofErr w:type="spellEnd"/>
            <w:r w:rsidR="00201D76">
              <w:rPr>
                <w:szCs w:val="20"/>
              </w:rPr>
              <w:t xml:space="preserve"> </w:t>
            </w:r>
            <w:proofErr w:type="spellStart"/>
            <w:r w:rsidR="00201D76">
              <w:rPr>
                <w:szCs w:val="20"/>
              </w:rPr>
              <w:t>đơn</w:t>
            </w:r>
            <w:proofErr w:type="spellEnd"/>
            <w:r w:rsidR="00201D76">
              <w:rPr>
                <w:szCs w:val="20"/>
              </w:rPr>
              <w:t xml:space="preserve"> </w:t>
            </w:r>
            <w:proofErr w:type="spellStart"/>
            <w:r w:rsidR="00201D76">
              <w:rPr>
                <w:szCs w:val="20"/>
              </w:rPr>
              <w:t>xuất</w:t>
            </w:r>
            <w:proofErr w:type="spellEnd"/>
            <w:r w:rsidR="00201D76">
              <w:rPr>
                <w:szCs w:val="20"/>
              </w:rPr>
              <w:t>/</w:t>
            </w:r>
            <w:proofErr w:type="spellStart"/>
            <w:r w:rsidR="00201D76">
              <w:rPr>
                <w:szCs w:val="20"/>
              </w:rPr>
              <w:t>nhập</w:t>
            </w:r>
            <w:proofErr w:type="spellEnd"/>
            <w:r w:rsidR="00201D76">
              <w:rPr>
                <w:szCs w:val="20"/>
              </w:rPr>
              <w:t xml:space="preserve"> </w:t>
            </w:r>
            <w:proofErr w:type="spellStart"/>
            <w:r w:rsidR="00201D76">
              <w:rPr>
                <w:szCs w:val="20"/>
              </w:rPr>
              <w:t>kho</w:t>
            </w:r>
            <w:proofErr w:type="spellEnd"/>
            <w:r>
              <w:rPr>
                <w:lang w:val="vi-VN"/>
              </w:rPr>
              <w:fldChar w:fldCharType="end"/>
            </w:r>
            <w:r>
              <w:t xml:space="preserve"> </w:t>
            </w:r>
          </w:p>
        </w:tc>
      </w:tr>
      <w:tr w:rsidR="0001233E" w:rsidRPr="008F2D5E" w14:paraId="593AA9C3"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6E13478" w14:textId="77777777" w:rsidR="0001233E" w:rsidRDefault="0001233E" w:rsidP="00D97AC0">
            <w:pPr>
              <w:spacing w:before="0"/>
              <w:rPr>
                <w:rFonts w:cs="Arial"/>
                <w:szCs w:val="20"/>
              </w:rPr>
            </w:pPr>
            <w:r>
              <w:rPr>
                <w:rFonts w:cs="Arial"/>
                <w:szCs w:val="20"/>
              </w:rPr>
              <w:t>19</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8A6A4E7" w14:textId="77777777" w:rsidR="0001233E" w:rsidRPr="001F3E51" w:rsidRDefault="0001233E" w:rsidP="00D97AC0">
            <w:pPr>
              <w:jc w:val="center"/>
              <w:rPr>
                <w:rFonts w:eastAsia="MS PMincho" w:cs="Arial"/>
                <w:lang w:val="vi-VN" w:eastAsia="ja-JP"/>
              </w:rPr>
            </w:pPr>
            <w:proofErr w:type="spellStart"/>
            <w:r>
              <w:rPr>
                <w:rFonts w:eastAsia="MS PMincho" w:cs="Arial"/>
                <w:lang w:val="en-US" w:eastAsia="ja-JP"/>
              </w:rPr>
              <w:t>Xác</w:t>
            </w:r>
            <w:proofErr w:type="spellEnd"/>
            <w:r>
              <w:rPr>
                <w:rFonts w:eastAsia="MS PMincho" w:cs="Arial"/>
                <w:lang w:val="vi-VN" w:eastAsia="ja-JP"/>
              </w:rPr>
              <w:t xml:space="preserve"> nhận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C110C6F" w14:textId="77777777" w:rsidR="0001233E" w:rsidRPr="00497907" w:rsidRDefault="0001233E" w:rsidP="00D97AC0">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516C1FD" w14:textId="77777777" w:rsidR="0001233E" w:rsidRPr="001F3E51"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51CBB36" w14:textId="77777777" w:rsidR="0001233E" w:rsidRPr="001F3E51"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A46D837"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AE18867" w14:textId="724274BD" w:rsidR="0001233E" w:rsidRDefault="0001233E" w:rsidP="00D97AC0">
            <w:pPr>
              <w:pStyle w:val="BulletList1"/>
            </w:pPr>
            <w:r>
              <w:t>Refer</w:t>
            </w:r>
            <w:r>
              <w:rPr>
                <w:lang w:val="vi-VN"/>
              </w:rPr>
              <w:t xml:space="preserve"> </w:t>
            </w:r>
            <w:r>
              <w:rPr>
                <w:lang w:val="vi-VN"/>
              </w:rPr>
              <w:fldChar w:fldCharType="begin"/>
            </w:r>
            <w:r>
              <w:rPr>
                <w:lang w:val="vi-VN"/>
              </w:rPr>
              <w:instrText xml:space="preserve"> REF _Ref151965983 \h </w:instrText>
            </w:r>
            <w:r>
              <w:rPr>
                <w:lang w:val="vi-VN"/>
              </w:rPr>
            </w:r>
            <w:r>
              <w:rPr>
                <w:lang w:val="vi-VN"/>
              </w:rPr>
              <w:fldChar w:fldCharType="separate"/>
            </w:r>
            <w:r w:rsidR="00201D76" w:rsidRPr="00516C12">
              <w:rPr>
                <w:szCs w:val="20"/>
              </w:rPr>
              <w:t xml:space="preserve">UC </w:t>
            </w:r>
            <w:r w:rsidR="00201D76">
              <w:rPr>
                <w:noProof/>
                <w:szCs w:val="20"/>
              </w:rPr>
              <w:t>1</w:t>
            </w:r>
            <w:r w:rsidR="00201D76" w:rsidRPr="00516C12">
              <w:rPr>
                <w:szCs w:val="20"/>
              </w:rPr>
              <w:t xml:space="preserve">: </w:t>
            </w:r>
            <w:proofErr w:type="spellStart"/>
            <w:r w:rsidR="00201D76">
              <w:rPr>
                <w:szCs w:val="20"/>
              </w:rPr>
              <w:t>Xác</w:t>
            </w:r>
            <w:proofErr w:type="spellEnd"/>
            <w:r w:rsidR="00201D76">
              <w:rPr>
                <w:szCs w:val="20"/>
                <w:lang w:val="vi-VN"/>
              </w:rPr>
              <w:t xml:space="preserve"> nhận bởi nhân viên quản lý kho</w:t>
            </w:r>
            <w:r>
              <w:rPr>
                <w:lang w:val="vi-VN"/>
              </w:rPr>
              <w:fldChar w:fldCharType="end"/>
            </w:r>
          </w:p>
        </w:tc>
      </w:tr>
      <w:tr w:rsidR="0001233E" w:rsidRPr="008F2D5E" w14:paraId="6A2DD8A0"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8728BF1" w14:textId="0A3ECAF8" w:rsidR="0001233E" w:rsidRDefault="0001233E" w:rsidP="00D97AC0">
            <w:pPr>
              <w:spacing w:before="0"/>
              <w:rPr>
                <w:rFonts w:cs="Arial"/>
                <w:szCs w:val="20"/>
              </w:rPr>
            </w:pPr>
            <w:r>
              <w:rPr>
                <w:rFonts w:cs="Arial"/>
                <w:szCs w:val="20"/>
              </w:rPr>
              <w:t>20</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D6F76B0" w14:textId="25F0B2AE" w:rsidR="0001233E" w:rsidRPr="0001233E" w:rsidRDefault="0001233E" w:rsidP="00D97AC0">
            <w:pPr>
              <w:jc w:val="center"/>
              <w:rPr>
                <w:rFonts w:eastAsia="MS PMincho" w:cs="Arial"/>
                <w:lang w:val="vi-VN" w:eastAsia="ja-JP"/>
              </w:rPr>
            </w:pPr>
            <w:proofErr w:type="spellStart"/>
            <w:r>
              <w:rPr>
                <w:rFonts w:eastAsia="MS PMincho" w:cs="Arial"/>
                <w:lang w:val="en-US" w:eastAsia="ja-JP"/>
              </w:rPr>
              <w:t>Xóa</w:t>
            </w:r>
            <w:proofErr w:type="spellEnd"/>
            <w:r>
              <w:rPr>
                <w:rFonts w:eastAsia="MS PMincho" w:cs="Arial"/>
                <w:lang w:val="vi-VN" w:eastAsia="ja-JP"/>
              </w:rPr>
              <w:t xml:space="preserve"> đơn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8292B7C" w14:textId="5F132828" w:rsidR="0001233E" w:rsidRDefault="0001233E" w:rsidP="00D97AC0">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E75FCF3" w14:textId="1E4D7009" w:rsidR="0001233E" w:rsidRPr="0001233E"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F75EC5D" w14:textId="58120BE3" w:rsidR="0001233E" w:rsidRPr="0001233E"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9F98FD1"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60F0B35" w14:textId="007A17AC" w:rsidR="0001233E" w:rsidRDefault="0001233E" w:rsidP="00D97AC0">
            <w:pPr>
              <w:pStyle w:val="BulletList1"/>
            </w:pPr>
            <w:r>
              <w:t>Refer</w:t>
            </w:r>
            <w:r>
              <w:rPr>
                <w:lang w:val="vi-VN"/>
              </w:rPr>
              <w:t xml:space="preserve"> </w:t>
            </w:r>
            <w:r>
              <w:rPr>
                <w:lang w:val="vi-VN"/>
              </w:rPr>
              <w:fldChar w:fldCharType="begin"/>
            </w:r>
            <w:r>
              <w:rPr>
                <w:lang w:val="vi-VN"/>
              </w:rPr>
              <w:instrText xml:space="preserve"> REF _Ref151967093 \h </w:instrText>
            </w:r>
            <w:r>
              <w:rPr>
                <w:lang w:val="vi-VN"/>
              </w:rPr>
            </w:r>
            <w:r>
              <w:rPr>
                <w:lang w:val="vi-VN"/>
              </w:rPr>
              <w:fldChar w:fldCharType="separate"/>
            </w:r>
            <w:r w:rsidR="00201D76" w:rsidRPr="00516C12">
              <w:rPr>
                <w:szCs w:val="20"/>
              </w:rPr>
              <w:t>UC</w:t>
            </w:r>
            <w:r w:rsidR="00201D76">
              <w:rPr>
                <w:szCs w:val="20"/>
                <w:lang w:val="vi-VN"/>
              </w:rPr>
              <w:t xml:space="preserve"> 8</w:t>
            </w:r>
            <w:r w:rsidR="00201D76" w:rsidRPr="00516C12">
              <w:rPr>
                <w:szCs w:val="20"/>
              </w:rPr>
              <w:t xml:space="preserve">: </w:t>
            </w:r>
            <w:proofErr w:type="spellStart"/>
            <w:r w:rsidR="00201D76">
              <w:rPr>
                <w:szCs w:val="20"/>
              </w:rPr>
              <w:t>Xóa</w:t>
            </w:r>
            <w:proofErr w:type="spellEnd"/>
            <w:r w:rsidR="00201D76">
              <w:rPr>
                <w:szCs w:val="20"/>
              </w:rPr>
              <w:t xml:space="preserve"> </w:t>
            </w:r>
            <w:proofErr w:type="spellStart"/>
            <w:r w:rsidR="00201D76">
              <w:rPr>
                <w:szCs w:val="20"/>
              </w:rPr>
              <w:t>đơn</w:t>
            </w:r>
            <w:proofErr w:type="spellEnd"/>
            <w:r w:rsidR="00201D76">
              <w:rPr>
                <w:szCs w:val="20"/>
              </w:rPr>
              <w:t xml:space="preserve"> </w:t>
            </w:r>
            <w:proofErr w:type="spellStart"/>
            <w:r w:rsidR="00201D76">
              <w:rPr>
                <w:szCs w:val="20"/>
              </w:rPr>
              <w:t>nhập</w:t>
            </w:r>
            <w:proofErr w:type="spellEnd"/>
            <w:r w:rsidR="00201D76">
              <w:rPr>
                <w:szCs w:val="20"/>
              </w:rPr>
              <w:t>/</w:t>
            </w:r>
            <w:proofErr w:type="spellStart"/>
            <w:r w:rsidR="00201D76">
              <w:rPr>
                <w:szCs w:val="20"/>
              </w:rPr>
              <w:t>xuất</w:t>
            </w:r>
            <w:proofErr w:type="spellEnd"/>
            <w:r w:rsidR="00201D76">
              <w:rPr>
                <w:szCs w:val="20"/>
              </w:rPr>
              <w:t xml:space="preserve"> </w:t>
            </w:r>
            <w:proofErr w:type="spellStart"/>
            <w:r w:rsidR="00201D76">
              <w:rPr>
                <w:szCs w:val="20"/>
              </w:rPr>
              <w:t>kho</w:t>
            </w:r>
            <w:proofErr w:type="spellEnd"/>
            <w:r>
              <w:rPr>
                <w:lang w:val="vi-VN"/>
              </w:rPr>
              <w:fldChar w:fldCharType="end"/>
            </w:r>
          </w:p>
        </w:tc>
      </w:tr>
    </w:tbl>
    <w:p w14:paraId="0AAE8AEA" w14:textId="77777777" w:rsidR="0001233E" w:rsidRDefault="0001233E" w:rsidP="001F3E51">
      <w:pPr>
        <w:rPr>
          <w:lang w:val="en-US" w:eastAsia="en-US"/>
        </w:rPr>
      </w:pPr>
    </w:p>
    <w:p w14:paraId="2F36AE6A" w14:textId="277077F7" w:rsidR="006C5782" w:rsidRDefault="006C5782" w:rsidP="006A4D76">
      <w:pPr>
        <w:pStyle w:val="Heading3"/>
      </w:pPr>
      <w:bookmarkStart w:id="144" w:name="_Ref152185411"/>
      <w:bookmarkStart w:id="145" w:name="_Toc152340796"/>
      <w:proofErr w:type="spellStart"/>
      <w:r>
        <w:t>Màn</w:t>
      </w:r>
      <w:proofErr w:type="spellEnd"/>
      <w:r>
        <w:t xml:space="preserve"> </w:t>
      </w:r>
      <w:proofErr w:type="spellStart"/>
      <w:r>
        <w:t>hình</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đơn</w:t>
      </w:r>
      <w:proofErr w:type="spellEnd"/>
      <w:r>
        <w:t xml:space="preserve"> </w:t>
      </w:r>
      <w:proofErr w:type="spellStart"/>
      <w:r>
        <w:t>xuất</w:t>
      </w:r>
      <w:proofErr w:type="spellEnd"/>
      <w:r>
        <w:t>/</w:t>
      </w:r>
      <w:proofErr w:type="spellStart"/>
      <w:r>
        <w:t>nhập</w:t>
      </w:r>
      <w:proofErr w:type="spellEnd"/>
      <w:r>
        <w:t xml:space="preserve"> </w:t>
      </w:r>
      <w:proofErr w:type="spellStart"/>
      <w:r>
        <w:t>kho</w:t>
      </w:r>
      <w:bookmarkEnd w:id="144"/>
      <w:bookmarkEnd w:id="145"/>
      <w:proofErr w:type="spellEnd"/>
    </w:p>
    <w:p w14:paraId="505CD18B" w14:textId="34C4EB1E" w:rsidR="006C5782" w:rsidRDefault="006C5782" w:rsidP="006C5782">
      <w:pPr>
        <w:rPr>
          <w:lang w:val="en-US" w:eastAsia="en-US"/>
        </w:rPr>
      </w:pPr>
      <w:r w:rsidRPr="006C5782">
        <w:rPr>
          <w:noProof/>
          <w:lang w:val="en-US" w:eastAsia="en-US"/>
        </w:rPr>
        <w:drawing>
          <wp:inline distT="0" distB="0" distL="0" distR="0" wp14:anchorId="017CA263" wp14:editId="33DCD2FC">
            <wp:extent cx="5943600" cy="4823460"/>
            <wp:effectExtent l="0" t="0" r="0" b="0"/>
            <wp:docPr id="459974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74887" name="Picture 1" descr="A screenshot of a computer&#10;&#10;Description automatically generated"/>
                    <pic:cNvPicPr/>
                  </pic:nvPicPr>
                  <pic:blipFill>
                    <a:blip r:embed="rId80"/>
                    <a:stretch>
                      <a:fillRect/>
                    </a:stretch>
                  </pic:blipFill>
                  <pic:spPr>
                    <a:xfrm>
                      <a:off x="0" y="0"/>
                      <a:ext cx="5943600" cy="4823460"/>
                    </a:xfrm>
                    <a:prstGeom prst="rect">
                      <a:avLst/>
                    </a:prstGeom>
                  </pic:spPr>
                </pic:pic>
              </a:graphicData>
            </a:graphic>
          </wp:inline>
        </w:drawing>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39"/>
        <w:gridCol w:w="1327"/>
        <w:gridCol w:w="1484"/>
        <w:gridCol w:w="995"/>
        <w:gridCol w:w="1228"/>
        <w:gridCol w:w="894"/>
        <w:gridCol w:w="2963"/>
      </w:tblGrid>
      <w:tr w:rsidR="0001233E" w:rsidRPr="008F2D5E" w14:paraId="50D175F7" w14:textId="77777777" w:rsidTr="0022531F">
        <w:trPr>
          <w:trHeight w:val="764"/>
        </w:trPr>
        <w:tc>
          <w:tcPr>
            <w:tcW w:w="235"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7D2C119A" w14:textId="77777777" w:rsidR="0001233E" w:rsidRPr="00743D86" w:rsidRDefault="0001233E" w:rsidP="00D97AC0">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1EAC3C34" w14:textId="77777777" w:rsidR="0001233E" w:rsidRPr="008F2D5E" w:rsidRDefault="0001233E" w:rsidP="00D97AC0">
            <w:pPr>
              <w:rPr>
                <w:rFonts w:cs="Arial"/>
                <w:b/>
                <w:szCs w:val="20"/>
                <w:lang w:eastAsia="en-US"/>
              </w:rPr>
            </w:pPr>
            <w:r>
              <w:rPr>
                <w:rFonts w:cs="Arial"/>
                <w:b/>
                <w:szCs w:val="20"/>
                <w:lang w:eastAsia="en-US"/>
              </w:rPr>
              <w:t>Component</w:t>
            </w:r>
          </w:p>
        </w:tc>
        <w:tc>
          <w:tcPr>
            <w:tcW w:w="796"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508E6916" w14:textId="77777777" w:rsidR="0001233E" w:rsidRPr="008F2D5E" w:rsidRDefault="0001233E" w:rsidP="00D97AC0">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026254CD" w14:textId="77777777" w:rsidR="0001233E" w:rsidRPr="00743D86" w:rsidRDefault="0001233E" w:rsidP="00D97AC0">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115BEDDB" w14:textId="77777777" w:rsidR="0001233E" w:rsidRPr="008F2D5E" w:rsidRDefault="0001233E" w:rsidP="00D97AC0">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0EC09293" w14:textId="77777777" w:rsidR="0001233E" w:rsidRPr="00743D86" w:rsidRDefault="0001233E" w:rsidP="00D97AC0">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58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0CC3DBBC" w14:textId="77777777" w:rsidR="0001233E" w:rsidRPr="008F2D5E" w:rsidRDefault="0001233E" w:rsidP="00D97AC0">
            <w:pPr>
              <w:ind w:right="-1110"/>
              <w:rPr>
                <w:rFonts w:cs="Arial"/>
                <w:b/>
                <w:bCs/>
                <w:szCs w:val="20"/>
                <w:lang w:eastAsia="en-US"/>
              </w:rPr>
            </w:pPr>
            <w:r w:rsidRPr="008F2D5E">
              <w:rPr>
                <w:rFonts w:cs="Arial"/>
                <w:b/>
                <w:szCs w:val="20"/>
                <w:lang w:eastAsia="en-US"/>
              </w:rPr>
              <w:t>Description</w:t>
            </w:r>
          </w:p>
        </w:tc>
      </w:tr>
      <w:tr w:rsidR="0001233E" w:rsidRPr="008F2D5E" w14:paraId="38D37BF0"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EA76731" w14:textId="77777777" w:rsidR="0001233E" w:rsidRPr="008F2D5E" w:rsidRDefault="0001233E" w:rsidP="00D97AC0">
            <w:pPr>
              <w:spacing w:before="0"/>
              <w:rPr>
                <w:rFonts w:cs="Arial"/>
                <w:szCs w:val="20"/>
              </w:rPr>
            </w:pPr>
            <w:r>
              <w:rPr>
                <w:rFonts w:cs="Arial"/>
                <w:szCs w:val="20"/>
              </w:rPr>
              <w:lastRenderedPageBreak/>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72E69D7" w14:textId="77777777" w:rsidR="0001233E" w:rsidRPr="00743D86" w:rsidRDefault="0001233E" w:rsidP="00D97AC0">
            <w:pPr>
              <w:rPr>
                <w:rFonts w:eastAsia="MS PMincho" w:cs="Arial"/>
                <w:lang w:val="vi-VN" w:eastAsia="ja-JP"/>
              </w:rPr>
            </w:pPr>
            <w:proofErr w:type="spellStart"/>
            <w:r>
              <w:rPr>
                <w:rFonts w:eastAsia="MS PMincho" w:cs="Arial"/>
                <w:lang w:val="en-US" w:eastAsia="ja-JP"/>
              </w:rPr>
              <w:t>Mã</w:t>
            </w:r>
            <w:proofErr w:type="spellEnd"/>
            <w:r>
              <w:rPr>
                <w:rFonts w:eastAsia="MS PMincho" w:cs="Arial"/>
                <w:lang w:val="vi-VN" w:eastAsia="ja-JP"/>
              </w:rPr>
              <w:t xml:space="preserve"> đơn</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A9F28EE" w14:textId="77777777" w:rsidR="0001233E" w:rsidRPr="00743D86" w:rsidRDefault="0001233E" w:rsidP="00D97AC0">
            <w:pPr>
              <w:rPr>
                <w:rFonts w:eastAsia="MS PMincho" w:cs="Arial"/>
                <w:lang w:val="vi-VN" w:eastAsia="ja-JP"/>
              </w:rPr>
            </w:pPr>
            <w:r>
              <w:rPr>
                <w:rFonts w:eastAsia="MS PMincho" w:cs="Arial"/>
                <w:lang w:val="en-US" w:eastAsia="ja-JP"/>
              </w:rPr>
              <w:t>Dropdown</w:t>
            </w:r>
            <w:r>
              <w:rPr>
                <w:rFonts w:eastAsia="MS PMincho" w:cs="Arial"/>
                <w:lang w:val="vi-VN" w:eastAsia="ja-JP"/>
              </w:rPr>
              <w:t xml:space="preserve"> list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6F22BC6" w14:textId="77777777" w:rsidR="0001233E" w:rsidRPr="008F2D5E" w:rsidRDefault="0001233E" w:rsidP="00D97AC0">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3860154" w14:textId="77777777" w:rsidR="0001233E" w:rsidRPr="008F2D5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6EDC869" w14:textId="77777777" w:rsidR="0001233E" w:rsidRPr="008F2D5E" w:rsidRDefault="0001233E" w:rsidP="00D97AC0">
            <w:pPr>
              <w:rPr>
                <w:rFonts w:eastAsia="MS PMincho" w:cs="Arial"/>
                <w:b/>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B2E3644" w14:textId="77777777" w:rsidR="0001233E" w:rsidRPr="00CE1790" w:rsidRDefault="0001233E" w:rsidP="00D97AC0">
            <w:pPr>
              <w:pStyle w:val="Body"/>
            </w:pPr>
            <w:r>
              <w:t>V</w:t>
            </w:r>
            <w:r w:rsidRPr="00CE1790">
              <w:t>alue = All  [</w:t>
            </w:r>
            <w:proofErr w:type="spellStart"/>
            <w:r w:rsidRPr="00CE1790">
              <w:t>Mã</w:t>
            </w:r>
            <w:proofErr w:type="spellEnd"/>
            <w:r w:rsidRPr="00CE1790">
              <w:t xml:space="preserve"> </w:t>
            </w:r>
            <w:proofErr w:type="spellStart"/>
            <w:r w:rsidRPr="00CE1790">
              <w:t>đơn</w:t>
            </w:r>
            <w:proofErr w:type="spellEnd"/>
            <w:r w:rsidRPr="00CE1790">
              <w:t xml:space="preserve"> y/c </w:t>
            </w:r>
            <w:proofErr w:type="spellStart"/>
            <w:r w:rsidRPr="00CE1790">
              <w:t>vận</w:t>
            </w:r>
            <w:proofErr w:type="spellEnd"/>
            <w:r w:rsidRPr="00CE1790">
              <w:t xml:space="preserve"> </w:t>
            </w:r>
            <w:proofErr w:type="spellStart"/>
            <w:r w:rsidRPr="00CE1790">
              <w:t>chuyển</w:t>
            </w:r>
            <w:proofErr w:type="spellEnd"/>
            <w:r w:rsidRPr="00CE1790">
              <w:t xml:space="preserve">] </w:t>
            </w:r>
            <w:proofErr w:type="spellStart"/>
            <w:r w:rsidRPr="00CE1790">
              <w:t>của</w:t>
            </w:r>
            <w:proofErr w:type="spellEnd"/>
            <w:r w:rsidRPr="00CE1790">
              <w:t xml:space="preserve"> "</w:t>
            </w:r>
            <w:proofErr w:type="spellStart"/>
            <w:r w:rsidRPr="00CE1790">
              <w:t>Đơn</w:t>
            </w:r>
            <w:proofErr w:type="spellEnd"/>
            <w:r w:rsidRPr="00CE1790">
              <w:t xml:space="preserve"> </w:t>
            </w:r>
            <w:proofErr w:type="spellStart"/>
            <w:r w:rsidRPr="00CE1790">
              <w:t>yêu</w:t>
            </w:r>
            <w:proofErr w:type="spellEnd"/>
            <w:r w:rsidRPr="00CE1790">
              <w:t xml:space="preserve"> </w:t>
            </w:r>
            <w:proofErr w:type="spellStart"/>
            <w:r w:rsidRPr="00CE1790">
              <w:t>cầu</w:t>
            </w:r>
            <w:proofErr w:type="spellEnd"/>
            <w:r w:rsidRPr="00CE1790">
              <w:t xml:space="preserve"> </w:t>
            </w:r>
            <w:proofErr w:type="spellStart"/>
            <w:r w:rsidRPr="00CE1790">
              <w:t>vận</w:t>
            </w:r>
            <w:proofErr w:type="spellEnd"/>
            <w:r w:rsidRPr="00CE1790">
              <w:t xml:space="preserve"> </w:t>
            </w:r>
            <w:proofErr w:type="spellStart"/>
            <w:r w:rsidRPr="00CE1790">
              <w:t>chuyển</w:t>
            </w:r>
            <w:proofErr w:type="spellEnd"/>
            <w:r w:rsidRPr="00CE1790">
              <w:t xml:space="preserve">" </w:t>
            </w:r>
            <w:proofErr w:type="spellStart"/>
            <w:r w:rsidRPr="00CE1790">
              <w:t>thỏa</w:t>
            </w:r>
            <w:proofErr w:type="spellEnd"/>
            <w:r w:rsidRPr="00CE1790">
              <w:t xml:space="preserve"> </w:t>
            </w:r>
            <w:proofErr w:type="spellStart"/>
            <w:r w:rsidRPr="00CE1790">
              <w:t>mãn</w:t>
            </w:r>
            <w:proofErr w:type="spellEnd"/>
            <w:r w:rsidRPr="00CE1790">
              <w:t xml:space="preserve">: </w:t>
            </w:r>
          </w:p>
          <w:p w14:paraId="16E4AB8B" w14:textId="77777777" w:rsidR="0001233E" w:rsidRDefault="0001233E" w:rsidP="00D97AC0">
            <w:pPr>
              <w:pStyle w:val="BulletList1"/>
            </w:pPr>
            <w:r w:rsidRPr="00CE1790">
              <w:t>[</w:t>
            </w:r>
            <w:proofErr w:type="spellStart"/>
            <w:r w:rsidRPr="00CE1790">
              <w:t>Trạng</w:t>
            </w:r>
            <w:proofErr w:type="spellEnd"/>
            <w:r w:rsidRPr="00CE1790">
              <w:t xml:space="preserve"> </w:t>
            </w:r>
            <w:proofErr w:type="spellStart"/>
            <w:r w:rsidRPr="00CE1790">
              <w:t>thái</w:t>
            </w:r>
            <w:proofErr w:type="spellEnd"/>
            <w:r w:rsidRPr="00CE1790">
              <w:t xml:space="preserve">] = </w:t>
            </w:r>
            <w:r>
              <w:t>"</w:t>
            </w:r>
            <w:proofErr w:type="spellStart"/>
            <w:r>
              <w:t>Đang</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hàng</w:t>
            </w:r>
            <w:proofErr w:type="spellEnd"/>
            <w:r>
              <w:t>" OR "</w:t>
            </w:r>
            <w:proofErr w:type="spellStart"/>
            <w:r>
              <w:t>Đang</w:t>
            </w:r>
            <w:proofErr w:type="spellEnd"/>
            <w:r>
              <w:t xml:space="preserve"> </w:t>
            </w:r>
            <w:proofErr w:type="spellStart"/>
            <w:r>
              <w:t>vận</w:t>
            </w:r>
            <w:proofErr w:type="spellEnd"/>
            <w:r>
              <w:t xml:space="preserve"> </w:t>
            </w:r>
            <w:proofErr w:type="spellStart"/>
            <w:r>
              <w:t>chuyển</w:t>
            </w:r>
            <w:proofErr w:type="spellEnd"/>
            <w:r>
              <w:t>"</w:t>
            </w:r>
          </w:p>
          <w:p w14:paraId="5D95A8FE" w14:textId="77777777" w:rsidR="0001233E" w:rsidRDefault="0001233E" w:rsidP="00D97AC0">
            <w:pPr>
              <w:pStyle w:val="BulletList1"/>
              <w:rPr>
                <w:lang w:val="vi-VN"/>
              </w:rPr>
            </w:pPr>
            <w:r w:rsidRPr="00CE1790">
              <w:t>VÀ [</w:t>
            </w:r>
            <w:proofErr w:type="spellStart"/>
            <w:r w:rsidRPr="00CE1790">
              <w:t>Loại</w:t>
            </w:r>
            <w:proofErr w:type="spellEnd"/>
            <w:r w:rsidRPr="00CE1790">
              <w:t xml:space="preserve"> </w:t>
            </w:r>
            <w:proofErr w:type="spellStart"/>
            <w:r w:rsidRPr="00CE1790">
              <w:t>đơn</w:t>
            </w:r>
            <w:proofErr w:type="spellEnd"/>
            <w:r w:rsidRPr="00CE1790">
              <w:t xml:space="preserve">] </w:t>
            </w:r>
            <w:proofErr w:type="spellStart"/>
            <w:r w:rsidRPr="00CE1790">
              <w:t>của</w:t>
            </w:r>
            <w:proofErr w:type="spellEnd"/>
            <w:r w:rsidRPr="00CE1790">
              <w:t xml:space="preserve"> "</w:t>
            </w:r>
            <w:proofErr w:type="spellStart"/>
            <w:r w:rsidRPr="00CE1790">
              <w:t>Đơn</w:t>
            </w:r>
            <w:proofErr w:type="spellEnd"/>
            <w:r w:rsidRPr="00CE1790">
              <w:t xml:space="preserve"> </w:t>
            </w:r>
            <w:proofErr w:type="spellStart"/>
            <w:r w:rsidRPr="00CE1790">
              <w:t>yêu</w:t>
            </w:r>
            <w:proofErr w:type="spellEnd"/>
            <w:r w:rsidRPr="00CE1790">
              <w:t xml:space="preserve"> </w:t>
            </w:r>
            <w:proofErr w:type="spellStart"/>
            <w:r w:rsidRPr="00CE1790">
              <w:t>cầu</w:t>
            </w:r>
            <w:proofErr w:type="spellEnd"/>
            <w:r w:rsidRPr="00CE1790">
              <w:t xml:space="preserve"> </w:t>
            </w:r>
            <w:proofErr w:type="spellStart"/>
            <w:r w:rsidRPr="00CE1790">
              <w:t>vận</w:t>
            </w:r>
            <w:proofErr w:type="spellEnd"/>
            <w:r w:rsidRPr="00CE1790">
              <w:t xml:space="preserve"> </w:t>
            </w:r>
            <w:proofErr w:type="spellStart"/>
            <w:r w:rsidRPr="00CE1790">
              <w:t>chuyển</w:t>
            </w:r>
            <w:proofErr w:type="spellEnd"/>
            <w:r w:rsidRPr="00CE1790">
              <w:t>" = [</w:t>
            </w:r>
            <w:proofErr w:type="spellStart"/>
            <w:r w:rsidRPr="00CE1790">
              <w:t>Loại</w:t>
            </w:r>
            <w:proofErr w:type="spellEnd"/>
            <w:r w:rsidRPr="00CE1790">
              <w:t xml:space="preserve"> </w:t>
            </w:r>
            <w:proofErr w:type="spellStart"/>
            <w:r w:rsidRPr="00CE1790">
              <w:t>đơn</w:t>
            </w:r>
            <w:proofErr w:type="spellEnd"/>
            <w:r w:rsidRPr="00CE1790">
              <w:t xml:space="preserve">] </w:t>
            </w:r>
            <w:proofErr w:type="spellStart"/>
            <w:r w:rsidRPr="00CE1790">
              <w:t>của</w:t>
            </w:r>
            <w:proofErr w:type="spellEnd"/>
            <w:r w:rsidRPr="00CE1790">
              <w:t xml:space="preserve"> </w:t>
            </w:r>
            <w:proofErr w:type="spellStart"/>
            <w:r w:rsidRPr="00CE1790">
              <w:t>bản</w:t>
            </w:r>
            <w:proofErr w:type="spellEnd"/>
            <w:r w:rsidRPr="00CE1790">
              <w:t xml:space="preserve"> </w:t>
            </w:r>
            <w:proofErr w:type="spellStart"/>
            <w:r w:rsidRPr="00CE1790">
              <w:t>ghi</w:t>
            </w:r>
            <w:proofErr w:type="spellEnd"/>
            <w:r w:rsidRPr="00CE1790">
              <w:t xml:space="preserve"> </w:t>
            </w:r>
            <w:proofErr w:type="spellStart"/>
            <w:r w:rsidRPr="00CE1790">
              <w:t>hiện</w:t>
            </w:r>
            <w:proofErr w:type="spellEnd"/>
            <w:r w:rsidRPr="00CE1790">
              <w:t xml:space="preserve"> </w:t>
            </w:r>
            <w:proofErr w:type="spellStart"/>
            <w:r>
              <w:t>tại</w:t>
            </w:r>
            <w:proofErr w:type="spellEnd"/>
            <w:r>
              <w:rPr>
                <w:lang w:val="vi-VN"/>
              </w:rPr>
              <w:t>.</w:t>
            </w:r>
          </w:p>
          <w:p w14:paraId="51810CA3" w14:textId="77777777" w:rsidR="0001233E" w:rsidRDefault="0001233E" w:rsidP="00D97AC0">
            <w:pPr>
              <w:pStyle w:val="Level2"/>
            </w:pPr>
            <w:r>
              <w:t>[Loại đơn] = “Đơn nhập” nếu NSD click “Đơn nhập kho”</w:t>
            </w:r>
          </w:p>
          <w:p w14:paraId="5ECEA66D" w14:textId="77777777" w:rsidR="0001233E" w:rsidRPr="00CE1790" w:rsidRDefault="0001233E" w:rsidP="00D97AC0">
            <w:pPr>
              <w:pStyle w:val="Level2"/>
              <w:rPr>
                <w:rFonts w:eastAsia="MS PMincho"/>
              </w:rPr>
            </w:pPr>
            <w:r>
              <w:t>[Loại đơn] = “Đơn xuất” nếu NSD click “Đơn xuất kho”</w:t>
            </w:r>
          </w:p>
        </w:tc>
      </w:tr>
      <w:tr w:rsidR="0001233E" w:rsidRPr="008F2D5E" w14:paraId="2119BB43"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44685F3" w14:textId="77777777" w:rsidR="0001233E" w:rsidRPr="008F2D5E" w:rsidRDefault="0001233E" w:rsidP="00D97AC0">
            <w:pPr>
              <w:spacing w:before="0"/>
              <w:rPr>
                <w:rFonts w:cs="Arial"/>
                <w:szCs w:val="20"/>
              </w:rPr>
            </w:pPr>
            <w:r>
              <w:rPr>
                <w:rFonts w:cs="Arial"/>
                <w:szCs w:val="20"/>
              </w:rPr>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08D7400" w14:textId="77777777" w:rsidR="0001233E" w:rsidRPr="00CE1790" w:rsidRDefault="0001233E" w:rsidP="00D97AC0">
            <w:pPr>
              <w:rPr>
                <w:rFonts w:eastAsia="MS PMincho" w:cs="Arial"/>
                <w:lang w:val="vi-VN" w:eastAsia="ja-JP"/>
              </w:rPr>
            </w:pPr>
            <w:r>
              <w:rPr>
                <w:rFonts w:eastAsia="MS PMincho" w:cs="Arial"/>
                <w:lang w:val="en-US" w:eastAsia="ja-JP"/>
              </w:rPr>
              <w:t>SL</w:t>
            </w:r>
            <w:r>
              <w:rPr>
                <w:rFonts w:eastAsia="MS PMincho" w:cs="Arial"/>
                <w:lang w:val="vi-VN" w:eastAsia="ja-JP"/>
              </w:rPr>
              <w:t xml:space="preserve"> thùng 24 lon</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DA7EABC" w14:textId="77777777" w:rsidR="0001233E" w:rsidRPr="008F2D5E" w:rsidRDefault="0001233E" w:rsidP="00D97AC0">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DE4F3C0" w14:textId="77777777" w:rsidR="0001233E" w:rsidRPr="008F2D5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3681B90" w14:textId="77777777" w:rsidR="0001233E" w:rsidRPr="00CE1790" w:rsidRDefault="0001233E" w:rsidP="00D97AC0">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BF6453E"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1CB44E0" w14:textId="77777777" w:rsidR="0001233E" w:rsidRDefault="0001233E" w:rsidP="00D97AC0">
            <w:pPr>
              <w:pStyle w:val="BulletList1"/>
            </w:pPr>
            <w:r>
              <w:t>Auto generated</w:t>
            </w:r>
          </w:p>
          <w:p w14:paraId="3E1E07B0" w14:textId="77777777" w:rsidR="0001233E" w:rsidRPr="00FE1C60" w:rsidRDefault="0001233E" w:rsidP="00D97AC0">
            <w:pPr>
              <w:pStyle w:val="BulletList1"/>
            </w:pPr>
            <w:r>
              <w:rPr>
                <w:rFonts w:ascii="docs-Calibri" w:hAnsi="docs-Calibri"/>
                <w:color w:val="000000"/>
                <w:szCs w:val="20"/>
              </w:rPr>
              <w:t xml:space="preserve">Value = [SL </w:t>
            </w:r>
            <w:proofErr w:type="spellStart"/>
            <w:r>
              <w:rPr>
                <w:rFonts w:ascii="docs-Calibri" w:hAnsi="docs-Calibri"/>
                <w:color w:val="000000"/>
                <w:szCs w:val="20"/>
              </w:rPr>
              <w:t>thùng</w:t>
            </w:r>
            <w:proofErr w:type="spellEnd"/>
            <w:r>
              <w:rPr>
                <w:rFonts w:ascii="docs-Calibri" w:hAnsi="docs-Calibri"/>
                <w:color w:val="000000"/>
                <w:szCs w:val="20"/>
              </w:rPr>
              <w:t xml:space="preserve"> 24 </w:t>
            </w:r>
            <w:proofErr w:type="spellStart"/>
            <w:r>
              <w:rPr>
                <w:rFonts w:ascii="docs-Calibri" w:hAnsi="docs-Calibri"/>
                <w:color w:val="000000"/>
                <w:szCs w:val="20"/>
              </w:rPr>
              <w:t>lon</w:t>
            </w:r>
            <w:proofErr w:type="spellEnd"/>
            <w:r>
              <w:rPr>
                <w:rFonts w:ascii="docs-Calibri" w:hAnsi="docs-Calibri"/>
                <w:color w:val="000000"/>
                <w:szCs w:val="20"/>
              </w:rPr>
              <w:t xml:space="preserve">] </w:t>
            </w:r>
            <w:proofErr w:type="spellStart"/>
            <w:r>
              <w:rPr>
                <w:rFonts w:ascii="docs-Calibri" w:hAnsi="docs-Calibri"/>
                <w:color w:val="000000"/>
                <w:szCs w:val="20"/>
              </w:rPr>
              <w:t>của</w:t>
            </w:r>
            <w:proofErr w:type="spellEnd"/>
            <w:r>
              <w:rPr>
                <w:rFonts w:ascii="docs-Calibri" w:hAnsi="docs-Calibri"/>
                <w:color w:val="000000"/>
                <w:szCs w:val="20"/>
              </w:rPr>
              <w:t xml:space="preserve"> "</w:t>
            </w:r>
            <w:proofErr w:type="spellStart"/>
            <w:r>
              <w:rPr>
                <w:rFonts w:ascii="docs-Calibri" w:hAnsi="docs-Calibri"/>
                <w:color w:val="000000"/>
                <w:szCs w:val="20"/>
              </w:rPr>
              <w:t>Đơn</w:t>
            </w:r>
            <w:proofErr w:type="spellEnd"/>
            <w:r>
              <w:rPr>
                <w:rFonts w:ascii="docs-Calibri" w:hAnsi="docs-Calibri"/>
                <w:color w:val="000000"/>
                <w:szCs w:val="20"/>
              </w:rPr>
              <w:t xml:space="preserve"> </w:t>
            </w:r>
            <w:proofErr w:type="spellStart"/>
            <w:r>
              <w:rPr>
                <w:rFonts w:ascii="docs-Calibri" w:hAnsi="docs-Calibri"/>
                <w:color w:val="000000"/>
                <w:szCs w:val="20"/>
              </w:rPr>
              <w:t>yêu</w:t>
            </w:r>
            <w:proofErr w:type="spellEnd"/>
            <w:r>
              <w:rPr>
                <w:rFonts w:ascii="docs-Calibri" w:hAnsi="docs-Calibri"/>
                <w:color w:val="000000"/>
                <w:szCs w:val="20"/>
              </w:rPr>
              <w:t xml:space="preserve"> </w:t>
            </w:r>
            <w:proofErr w:type="spellStart"/>
            <w:r>
              <w:rPr>
                <w:rFonts w:ascii="docs-Calibri" w:hAnsi="docs-Calibri"/>
                <w:color w:val="000000"/>
                <w:szCs w:val="20"/>
              </w:rPr>
              <w:t>cầu</w:t>
            </w:r>
            <w:proofErr w:type="spellEnd"/>
            <w:r>
              <w:rPr>
                <w:rFonts w:ascii="docs-Calibri" w:hAnsi="docs-Calibri"/>
                <w:color w:val="000000"/>
                <w:szCs w:val="20"/>
              </w:rPr>
              <w:t xml:space="preserve"> </w:t>
            </w:r>
            <w:proofErr w:type="spellStart"/>
            <w:r>
              <w:rPr>
                <w:rFonts w:ascii="docs-Calibri" w:hAnsi="docs-Calibri"/>
                <w:color w:val="000000"/>
                <w:szCs w:val="20"/>
              </w:rPr>
              <w:t>vận</w:t>
            </w:r>
            <w:proofErr w:type="spellEnd"/>
            <w:r>
              <w:rPr>
                <w:rFonts w:ascii="docs-Calibri" w:hAnsi="docs-Calibri"/>
                <w:color w:val="000000"/>
                <w:szCs w:val="20"/>
              </w:rPr>
              <w:t xml:space="preserve"> </w:t>
            </w:r>
            <w:proofErr w:type="spellStart"/>
            <w:r>
              <w:rPr>
                <w:rFonts w:ascii="docs-Calibri" w:hAnsi="docs-Calibri"/>
                <w:color w:val="000000"/>
                <w:szCs w:val="20"/>
              </w:rPr>
              <w:t>chuyển</w:t>
            </w:r>
            <w:proofErr w:type="spellEnd"/>
            <w:r>
              <w:rPr>
                <w:rFonts w:ascii="docs-Calibri" w:hAnsi="docs-Calibri"/>
                <w:color w:val="000000"/>
                <w:szCs w:val="20"/>
              </w:rPr>
              <w:t xml:space="preserve">" </w:t>
            </w:r>
            <w:proofErr w:type="spellStart"/>
            <w:r>
              <w:rPr>
                <w:rFonts w:ascii="docs-Calibri" w:hAnsi="docs-Calibri"/>
                <w:color w:val="000000"/>
                <w:szCs w:val="20"/>
              </w:rPr>
              <w:t>thỏa</w:t>
            </w:r>
            <w:proofErr w:type="spellEnd"/>
            <w:r>
              <w:rPr>
                <w:rFonts w:ascii="docs-Calibri" w:hAnsi="docs-Calibri"/>
                <w:color w:val="000000"/>
                <w:szCs w:val="20"/>
              </w:rPr>
              <w:t xml:space="preserve"> </w:t>
            </w:r>
            <w:proofErr w:type="spellStart"/>
            <w:r>
              <w:rPr>
                <w:rFonts w:ascii="docs-Calibri" w:hAnsi="docs-Calibri"/>
                <w:color w:val="000000"/>
                <w:szCs w:val="20"/>
              </w:rPr>
              <w:t>mãn</w:t>
            </w:r>
            <w:proofErr w:type="spellEnd"/>
            <w:r>
              <w:rPr>
                <w:rFonts w:ascii="docs-Calibri" w:hAnsi="docs-Calibri"/>
                <w:color w:val="000000"/>
                <w:szCs w:val="20"/>
              </w:rPr>
              <w:t xml:space="preserve"> [</w:t>
            </w:r>
            <w:proofErr w:type="spellStart"/>
            <w:r>
              <w:rPr>
                <w:rFonts w:ascii="docs-Calibri" w:hAnsi="docs-Calibri"/>
                <w:color w:val="000000"/>
                <w:szCs w:val="20"/>
              </w:rPr>
              <w:t>Mã</w:t>
            </w:r>
            <w:proofErr w:type="spellEnd"/>
            <w:r>
              <w:rPr>
                <w:rFonts w:ascii="docs-Calibri" w:hAnsi="docs-Calibri"/>
                <w:color w:val="000000"/>
                <w:szCs w:val="20"/>
              </w:rPr>
              <w:t xml:space="preserve"> </w:t>
            </w:r>
            <w:proofErr w:type="spellStart"/>
            <w:r>
              <w:rPr>
                <w:rFonts w:ascii="docs-Calibri" w:hAnsi="docs-Calibri"/>
                <w:color w:val="000000"/>
                <w:szCs w:val="20"/>
              </w:rPr>
              <w:t>đơn</w:t>
            </w:r>
            <w:proofErr w:type="spellEnd"/>
            <w:r>
              <w:rPr>
                <w:rFonts w:ascii="docs-Calibri" w:hAnsi="docs-Calibri"/>
                <w:color w:val="000000"/>
                <w:szCs w:val="20"/>
              </w:rPr>
              <w:t xml:space="preserve"> </w:t>
            </w:r>
            <w:proofErr w:type="spellStart"/>
            <w:r>
              <w:rPr>
                <w:rFonts w:ascii="docs-Calibri" w:hAnsi="docs-Calibri"/>
                <w:color w:val="000000"/>
                <w:szCs w:val="20"/>
              </w:rPr>
              <w:t>yêu</w:t>
            </w:r>
            <w:proofErr w:type="spellEnd"/>
            <w:r>
              <w:rPr>
                <w:rFonts w:ascii="docs-Calibri" w:hAnsi="docs-Calibri"/>
                <w:color w:val="000000"/>
                <w:szCs w:val="20"/>
              </w:rPr>
              <w:t xml:space="preserve"> </w:t>
            </w:r>
            <w:proofErr w:type="spellStart"/>
            <w:r>
              <w:rPr>
                <w:rFonts w:ascii="docs-Calibri" w:hAnsi="docs-Calibri"/>
                <w:color w:val="000000"/>
                <w:szCs w:val="20"/>
              </w:rPr>
              <w:t>cầu</w:t>
            </w:r>
            <w:proofErr w:type="spellEnd"/>
            <w:r>
              <w:rPr>
                <w:rFonts w:ascii="docs-Calibri" w:hAnsi="docs-Calibri"/>
                <w:color w:val="000000"/>
                <w:szCs w:val="20"/>
              </w:rPr>
              <w:t xml:space="preserve"> </w:t>
            </w:r>
            <w:proofErr w:type="spellStart"/>
            <w:r>
              <w:rPr>
                <w:rFonts w:ascii="docs-Calibri" w:hAnsi="docs-Calibri"/>
                <w:color w:val="000000"/>
                <w:szCs w:val="20"/>
              </w:rPr>
              <w:t>vận</w:t>
            </w:r>
            <w:proofErr w:type="spellEnd"/>
            <w:r>
              <w:rPr>
                <w:rFonts w:ascii="docs-Calibri" w:hAnsi="docs-Calibri"/>
                <w:color w:val="000000"/>
                <w:szCs w:val="20"/>
              </w:rPr>
              <w:t xml:space="preserve"> </w:t>
            </w:r>
            <w:proofErr w:type="spellStart"/>
            <w:r>
              <w:rPr>
                <w:rFonts w:ascii="docs-Calibri" w:hAnsi="docs-Calibri"/>
                <w:color w:val="000000"/>
                <w:szCs w:val="20"/>
              </w:rPr>
              <w:t>chuyển</w:t>
            </w:r>
            <w:proofErr w:type="spellEnd"/>
            <w:r>
              <w:rPr>
                <w:rFonts w:ascii="docs-Calibri" w:hAnsi="docs-Calibri"/>
                <w:color w:val="000000"/>
                <w:szCs w:val="20"/>
              </w:rPr>
              <w:t>] = [</w:t>
            </w:r>
            <w:proofErr w:type="spellStart"/>
            <w:r>
              <w:rPr>
                <w:rFonts w:ascii="docs-Calibri" w:hAnsi="docs-Calibri"/>
                <w:color w:val="000000"/>
                <w:szCs w:val="20"/>
              </w:rPr>
              <w:t>Mã</w:t>
            </w:r>
            <w:proofErr w:type="spellEnd"/>
            <w:r>
              <w:rPr>
                <w:rFonts w:ascii="docs-Calibri" w:hAnsi="docs-Calibri"/>
                <w:color w:val="000000"/>
                <w:szCs w:val="20"/>
              </w:rPr>
              <w:t xml:space="preserve"> </w:t>
            </w:r>
            <w:proofErr w:type="spellStart"/>
            <w:r>
              <w:rPr>
                <w:rFonts w:ascii="docs-Calibri" w:hAnsi="docs-Calibri"/>
                <w:color w:val="000000"/>
                <w:szCs w:val="20"/>
              </w:rPr>
              <w:t>đơn</w:t>
            </w:r>
            <w:proofErr w:type="spellEnd"/>
            <w:r>
              <w:rPr>
                <w:rFonts w:ascii="docs-Calibri" w:hAnsi="docs-Calibri"/>
                <w:color w:val="000000"/>
                <w:szCs w:val="20"/>
              </w:rPr>
              <w:t xml:space="preserve"> </w:t>
            </w:r>
            <w:proofErr w:type="spellStart"/>
            <w:r>
              <w:rPr>
                <w:rFonts w:ascii="docs-Calibri" w:hAnsi="docs-Calibri"/>
                <w:color w:val="000000"/>
                <w:szCs w:val="20"/>
              </w:rPr>
              <w:t>yêu</w:t>
            </w:r>
            <w:proofErr w:type="spellEnd"/>
            <w:r>
              <w:rPr>
                <w:rFonts w:ascii="docs-Calibri" w:hAnsi="docs-Calibri"/>
                <w:color w:val="000000"/>
                <w:szCs w:val="20"/>
              </w:rPr>
              <w:t xml:space="preserve"> </w:t>
            </w:r>
            <w:proofErr w:type="spellStart"/>
            <w:r>
              <w:rPr>
                <w:rFonts w:ascii="docs-Calibri" w:hAnsi="docs-Calibri"/>
                <w:color w:val="000000"/>
                <w:szCs w:val="20"/>
              </w:rPr>
              <w:t>cầu</w:t>
            </w:r>
            <w:proofErr w:type="spellEnd"/>
            <w:r>
              <w:rPr>
                <w:rFonts w:ascii="docs-Calibri" w:hAnsi="docs-Calibri"/>
                <w:color w:val="000000"/>
                <w:szCs w:val="20"/>
              </w:rPr>
              <w:t xml:space="preserve"> </w:t>
            </w:r>
            <w:proofErr w:type="spellStart"/>
            <w:r>
              <w:rPr>
                <w:rFonts w:ascii="docs-Calibri" w:hAnsi="docs-Calibri"/>
                <w:color w:val="000000"/>
                <w:szCs w:val="20"/>
              </w:rPr>
              <w:t>vận</w:t>
            </w:r>
            <w:proofErr w:type="spellEnd"/>
            <w:r>
              <w:rPr>
                <w:rFonts w:ascii="docs-Calibri" w:hAnsi="docs-Calibri"/>
                <w:color w:val="000000"/>
                <w:szCs w:val="20"/>
              </w:rPr>
              <w:t xml:space="preserve"> </w:t>
            </w:r>
            <w:proofErr w:type="spellStart"/>
            <w:r>
              <w:rPr>
                <w:rFonts w:ascii="docs-Calibri" w:hAnsi="docs-Calibri"/>
                <w:color w:val="000000"/>
                <w:szCs w:val="20"/>
              </w:rPr>
              <w:t>chuyển</w:t>
            </w:r>
            <w:proofErr w:type="spellEnd"/>
            <w:r>
              <w:rPr>
                <w:rFonts w:ascii="docs-Calibri" w:hAnsi="docs-Calibri"/>
                <w:color w:val="000000"/>
                <w:szCs w:val="20"/>
              </w:rPr>
              <w:t xml:space="preserve">] </w:t>
            </w:r>
            <w:proofErr w:type="spellStart"/>
            <w:r>
              <w:rPr>
                <w:rFonts w:ascii="docs-Calibri" w:hAnsi="docs-Calibri"/>
                <w:color w:val="000000"/>
                <w:szCs w:val="20"/>
              </w:rPr>
              <w:t>của</w:t>
            </w:r>
            <w:proofErr w:type="spellEnd"/>
            <w:r>
              <w:rPr>
                <w:rFonts w:ascii="docs-Calibri" w:hAnsi="docs-Calibri"/>
                <w:color w:val="000000"/>
                <w:szCs w:val="20"/>
              </w:rPr>
              <w:t xml:space="preserve"> </w:t>
            </w:r>
            <w:proofErr w:type="spellStart"/>
            <w:r>
              <w:rPr>
                <w:rFonts w:ascii="docs-Calibri" w:hAnsi="docs-Calibri"/>
                <w:color w:val="000000"/>
                <w:szCs w:val="20"/>
              </w:rPr>
              <w:t>bản</w:t>
            </w:r>
            <w:proofErr w:type="spellEnd"/>
            <w:r>
              <w:rPr>
                <w:rFonts w:ascii="docs-Calibri" w:hAnsi="docs-Calibri"/>
                <w:color w:val="000000"/>
                <w:szCs w:val="20"/>
              </w:rPr>
              <w:t xml:space="preserve"> </w:t>
            </w:r>
            <w:proofErr w:type="spellStart"/>
            <w:r>
              <w:rPr>
                <w:rFonts w:ascii="docs-Calibri" w:hAnsi="docs-Calibri"/>
                <w:color w:val="000000"/>
                <w:szCs w:val="20"/>
              </w:rPr>
              <w:t>ghi</w:t>
            </w:r>
            <w:proofErr w:type="spellEnd"/>
            <w:r>
              <w:rPr>
                <w:rFonts w:ascii="docs-Calibri" w:hAnsi="docs-Calibri"/>
                <w:color w:val="000000"/>
                <w:szCs w:val="20"/>
              </w:rPr>
              <w:t xml:space="preserve"> </w:t>
            </w:r>
            <w:proofErr w:type="spellStart"/>
            <w:r>
              <w:rPr>
                <w:rFonts w:ascii="docs-Calibri" w:hAnsi="docs-Calibri"/>
                <w:color w:val="000000"/>
                <w:szCs w:val="20"/>
              </w:rPr>
              <w:t>hiện</w:t>
            </w:r>
            <w:proofErr w:type="spellEnd"/>
            <w:r>
              <w:rPr>
                <w:rFonts w:ascii="docs-Calibri" w:hAnsi="docs-Calibri"/>
                <w:color w:val="000000"/>
                <w:szCs w:val="20"/>
              </w:rPr>
              <w:t xml:space="preserve"> </w:t>
            </w:r>
            <w:proofErr w:type="spellStart"/>
            <w:r>
              <w:rPr>
                <w:rFonts w:ascii="docs-Calibri" w:hAnsi="docs-Calibri"/>
                <w:color w:val="000000"/>
                <w:szCs w:val="20"/>
              </w:rPr>
              <w:t>tại</w:t>
            </w:r>
            <w:proofErr w:type="spellEnd"/>
          </w:p>
        </w:tc>
      </w:tr>
      <w:tr w:rsidR="0001233E" w:rsidRPr="008F2D5E" w14:paraId="36B75084"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331C863" w14:textId="77777777" w:rsidR="0001233E" w:rsidRDefault="0001233E" w:rsidP="00D97AC0">
            <w:pPr>
              <w:spacing w:before="0"/>
              <w:rPr>
                <w:rFonts w:cs="Arial"/>
                <w:szCs w:val="20"/>
              </w:rPr>
            </w:pPr>
            <w:r>
              <w:rPr>
                <w:rFonts w:cs="Arial"/>
                <w:szCs w:val="20"/>
              </w:rPr>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7E17001" w14:textId="77777777" w:rsidR="0001233E" w:rsidRDefault="0001233E" w:rsidP="00D97AC0">
            <w:pPr>
              <w:rPr>
                <w:rFonts w:eastAsia="MS PMincho" w:cs="Arial"/>
                <w:lang w:val="en-US" w:eastAsia="ja-JP"/>
              </w:rPr>
            </w:pPr>
            <w:r>
              <w:rPr>
                <w:rFonts w:eastAsia="MS PMincho" w:cs="Arial"/>
                <w:lang w:val="en-US" w:eastAsia="ja-JP"/>
              </w:rPr>
              <w:t>SL</w:t>
            </w:r>
            <w:r>
              <w:rPr>
                <w:rFonts w:eastAsia="MS PMincho" w:cs="Arial"/>
                <w:lang w:val="vi-VN" w:eastAsia="ja-JP"/>
              </w:rPr>
              <w:t xml:space="preserve"> thùng 24 lon</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E92C1E2" w14:textId="77777777" w:rsidR="0001233E" w:rsidRPr="00D13718" w:rsidRDefault="0001233E" w:rsidP="00D97AC0">
            <w:pPr>
              <w:rPr>
                <w:rFonts w:eastAsia="MS PMincho" w:cs="Arial"/>
                <w:lang w:val="vi-VN"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F24EE0A"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6CCE80D" w14:textId="77777777" w:rsidR="0001233E" w:rsidRPr="00D13718" w:rsidRDefault="0001233E" w:rsidP="00D97AC0">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DEEFC36"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44E7403" w14:textId="77777777" w:rsidR="0001233E" w:rsidRDefault="0001233E" w:rsidP="00D97AC0">
            <w:pPr>
              <w:pStyle w:val="BulletList1"/>
            </w:pPr>
            <w:r>
              <w:t>Auto generated</w:t>
            </w:r>
          </w:p>
          <w:p w14:paraId="00C5937A" w14:textId="77777777" w:rsidR="0001233E" w:rsidRDefault="0001233E" w:rsidP="00D97AC0">
            <w:pPr>
              <w:pStyle w:val="BulletList1"/>
            </w:pPr>
            <w:r>
              <w:rPr>
                <w:rFonts w:ascii="docs-Calibri" w:hAnsi="docs-Calibri"/>
                <w:color w:val="000000"/>
                <w:szCs w:val="20"/>
              </w:rPr>
              <w:t xml:space="preserve">Value = [SL </w:t>
            </w:r>
            <w:proofErr w:type="spellStart"/>
            <w:r>
              <w:rPr>
                <w:rFonts w:ascii="docs-Calibri" w:hAnsi="docs-Calibri"/>
                <w:color w:val="000000"/>
                <w:szCs w:val="20"/>
              </w:rPr>
              <w:t>thùng</w:t>
            </w:r>
            <w:proofErr w:type="spellEnd"/>
            <w:r>
              <w:rPr>
                <w:rFonts w:ascii="docs-Calibri" w:hAnsi="docs-Calibri"/>
                <w:color w:val="000000"/>
                <w:szCs w:val="20"/>
              </w:rPr>
              <w:t xml:space="preserve"> 36 </w:t>
            </w:r>
            <w:proofErr w:type="spellStart"/>
            <w:r>
              <w:rPr>
                <w:rFonts w:ascii="docs-Calibri" w:hAnsi="docs-Calibri"/>
                <w:color w:val="000000"/>
                <w:szCs w:val="20"/>
              </w:rPr>
              <w:t>lon</w:t>
            </w:r>
            <w:proofErr w:type="spellEnd"/>
            <w:r>
              <w:rPr>
                <w:rFonts w:ascii="docs-Calibri" w:hAnsi="docs-Calibri"/>
                <w:color w:val="000000"/>
                <w:szCs w:val="20"/>
              </w:rPr>
              <w:t xml:space="preserve">] </w:t>
            </w:r>
            <w:proofErr w:type="spellStart"/>
            <w:r>
              <w:rPr>
                <w:rFonts w:ascii="docs-Calibri" w:hAnsi="docs-Calibri"/>
                <w:color w:val="000000"/>
                <w:szCs w:val="20"/>
              </w:rPr>
              <w:t>của</w:t>
            </w:r>
            <w:proofErr w:type="spellEnd"/>
            <w:r>
              <w:rPr>
                <w:rFonts w:ascii="docs-Calibri" w:hAnsi="docs-Calibri"/>
                <w:color w:val="000000"/>
                <w:szCs w:val="20"/>
              </w:rPr>
              <w:t xml:space="preserve"> "</w:t>
            </w:r>
            <w:proofErr w:type="spellStart"/>
            <w:r>
              <w:rPr>
                <w:rFonts w:ascii="docs-Calibri" w:hAnsi="docs-Calibri"/>
                <w:color w:val="000000"/>
                <w:szCs w:val="20"/>
              </w:rPr>
              <w:t>Đơn</w:t>
            </w:r>
            <w:proofErr w:type="spellEnd"/>
            <w:r>
              <w:rPr>
                <w:rFonts w:ascii="docs-Calibri" w:hAnsi="docs-Calibri"/>
                <w:color w:val="000000"/>
                <w:szCs w:val="20"/>
              </w:rPr>
              <w:t xml:space="preserve"> </w:t>
            </w:r>
            <w:proofErr w:type="spellStart"/>
            <w:r>
              <w:rPr>
                <w:rFonts w:ascii="docs-Calibri" w:hAnsi="docs-Calibri"/>
                <w:color w:val="000000"/>
                <w:szCs w:val="20"/>
              </w:rPr>
              <w:t>yêu</w:t>
            </w:r>
            <w:proofErr w:type="spellEnd"/>
            <w:r>
              <w:rPr>
                <w:rFonts w:ascii="docs-Calibri" w:hAnsi="docs-Calibri"/>
                <w:color w:val="000000"/>
                <w:szCs w:val="20"/>
              </w:rPr>
              <w:t xml:space="preserve"> </w:t>
            </w:r>
            <w:proofErr w:type="spellStart"/>
            <w:r>
              <w:rPr>
                <w:rFonts w:ascii="docs-Calibri" w:hAnsi="docs-Calibri"/>
                <w:color w:val="000000"/>
                <w:szCs w:val="20"/>
              </w:rPr>
              <w:t>cầu</w:t>
            </w:r>
            <w:proofErr w:type="spellEnd"/>
            <w:r>
              <w:rPr>
                <w:rFonts w:ascii="docs-Calibri" w:hAnsi="docs-Calibri"/>
                <w:color w:val="000000"/>
                <w:szCs w:val="20"/>
              </w:rPr>
              <w:t xml:space="preserve"> </w:t>
            </w:r>
            <w:proofErr w:type="spellStart"/>
            <w:r>
              <w:rPr>
                <w:rFonts w:ascii="docs-Calibri" w:hAnsi="docs-Calibri"/>
                <w:color w:val="000000"/>
                <w:szCs w:val="20"/>
              </w:rPr>
              <w:t>vận</w:t>
            </w:r>
            <w:proofErr w:type="spellEnd"/>
            <w:r>
              <w:rPr>
                <w:rFonts w:ascii="docs-Calibri" w:hAnsi="docs-Calibri"/>
                <w:color w:val="000000"/>
                <w:szCs w:val="20"/>
              </w:rPr>
              <w:t xml:space="preserve"> </w:t>
            </w:r>
            <w:proofErr w:type="spellStart"/>
            <w:r>
              <w:rPr>
                <w:rFonts w:ascii="docs-Calibri" w:hAnsi="docs-Calibri"/>
                <w:color w:val="000000"/>
                <w:szCs w:val="20"/>
              </w:rPr>
              <w:t>chuyển</w:t>
            </w:r>
            <w:proofErr w:type="spellEnd"/>
            <w:r>
              <w:rPr>
                <w:rFonts w:ascii="docs-Calibri" w:hAnsi="docs-Calibri"/>
                <w:color w:val="000000"/>
                <w:szCs w:val="20"/>
              </w:rPr>
              <w:t xml:space="preserve">" </w:t>
            </w:r>
            <w:proofErr w:type="spellStart"/>
            <w:r>
              <w:rPr>
                <w:rFonts w:ascii="docs-Calibri" w:hAnsi="docs-Calibri"/>
                <w:color w:val="000000"/>
                <w:szCs w:val="20"/>
              </w:rPr>
              <w:t>thỏa</w:t>
            </w:r>
            <w:proofErr w:type="spellEnd"/>
            <w:r>
              <w:rPr>
                <w:rFonts w:ascii="docs-Calibri" w:hAnsi="docs-Calibri"/>
                <w:color w:val="000000"/>
                <w:szCs w:val="20"/>
              </w:rPr>
              <w:t xml:space="preserve"> </w:t>
            </w:r>
            <w:proofErr w:type="spellStart"/>
            <w:r>
              <w:rPr>
                <w:rFonts w:ascii="docs-Calibri" w:hAnsi="docs-Calibri"/>
                <w:color w:val="000000"/>
                <w:szCs w:val="20"/>
              </w:rPr>
              <w:t>mãn</w:t>
            </w:r>
            <w:proofErr w:type="spellEnd"/>
            <w:r>
              <w:rPr>
                <w:rFonts w:ascii="docs-Calibri" w:hAnsi="docs-Calibri"/>
                <w:color w:val="000000"/>
                <w:szCs w:val="20"/>
              </w:rPr>
              <w:t xml:space="preserve"> [</w:t>
            </w:r>
            <w:proofErr w:type="spellStart"/>
            <w:r>
              <w:rPr>
                <w:rFonts w:ascii="docs-Calibri" w:hAnsi="docs-Calibri"/>
                <w:color w:val="000000"/>
                <w:szCs w:val="20"/>
              </w:rPr>
              <w:t>Mã</w:t>
            </w:r>
            <w:proofErr w:type="spellEnd"/>
            <w:r>
              <w:rPr>
                <w:rFonts w:ascii="docs-Calibri" w:hAnsi="docs-Calibri"/>
                <w:color w:val="000000"/>
                <w:szCs w:val="20"/>
              </w:rPr>
              <w:t xml:space="preserve"> </w:t>
            </w:r>
            <w:proofErr w:type="spellStart"/>
            <w:r>
              <w:rPr>
                <w:rFonts w:ascii="docs-Calibri" w:hAnsi="docs-Calibri"/>
                <w:color w:val="000000"/>
                <w:szCs w:val="20"/>
              </w:rPr>
              <w:t>đơn</w:t>
            </w:r>
            <w:proofErr w:type="spellEnd"/>
            <w:r>
              <w:rPr>
                <w:rFonts w:ascii="docs-Calibri" w:hAnsi="docs-Calibri"/>
                <w:color w:val="000000"/>
                <w:szCs w:val="20"/>
              </w:rPr>
              <w:t xml:space="preserve"> </w:t>
            </w:r>
            <w:proofErr w:type="spellStart"/>
            <w:r>
              <w:rPr>
                <w:rFonts w:ascii="docs-Calibri" w:hAnsi="docs-Calibri"/>
                <w:color w:val="000000"/>
                <w:szCs w:val="20"/>
              </w:rPr>
              <w:t>yêu</w:t>
            </w:r>
            <w:proofErr w:type="spellEnd"/>
            <w:r>
              <w:rPr>
                <w:rFonts w:ascii="docs-Calibri" w:hAnsi="docs-Calibri"/>
                <w:color w:val="000000"/>
                <w:szCs w:val="20"/>
              </w:rPr>
              <w:t xml:space="preserve"> </w:t>
            </w:r>
            <w:proofErr w:type="spellStart"/>
            <w:r>
              <w:rPr>
                <w:rFonts w:ascii="docs-Calibri" w:hAnsi="docs-Calibri"/>
                <w:color w:val="000000"/>
                <w:szCs w:val="20"/>
              </w:rPr>
              <w:t>cầu</w:t>
            </w:r>
            <w:proofErr w:type="spellEnd"/>
            <w:r>
              <w:rPr>
                <w:rFonts w:ascii="docs-Calibri" w:hAnsi="docs-Calibri"/>
                <w:color w:val="000000"/>
                <w:szCs w:val="20"/>
              </w:rPr>
              <w:t xml:space="preserve"> </w:t>
            </w:r>
            <w:proofErr w:type="spellStart"/>
            <w:r>
              <w:rPr>
                <w:rFonts w:ascii="docs-Calibri" w:hAnsi="docs-Calibri"/>
                <w:color w:val="000000"/>
                <w:szCs w:val="20"/>
              </w:rPr>
              <w:t>vận</w:t>
            </w:r>
            <w:proofErr w:type="spellEnd"/>
            <w:r>
              <w:rPr>
                <w:rFonts w:ascii="docs-Calibri" w:hAnsi="docs-Calibri"/>
                <w:color w:val="000000"/>
                <w:szCs w:val="20"/>
              </w:rPr>
              <w:t xml:space="preserve"> </w:t>
            </w:r>
            <w:proofErr w:type="spellStart"/>
            <w:r>
              <w:rPr>
                <w:rFonts w:ascii="docs-Calibri" w:hAnsi="docs-Calibri"/>
                <w:color w:val="000000"/>
                <w:szCs w:val="20"/>
              </w:rPr>
              <w:t>chuyển</w:t>
            </w:r>
            <w:proofErr w:type="spellEnd"/>
            <w:r>
              <w:rPr>
                <w:rFonts w:ascii="docs-Calibri" w:hAnsi="docs-Calibri"/>
                <w:color w:val="000000"/>
                <w:szCs w:val="20"/>
              </w:rPr>
              <w:t>] = [</w:t>
            </w:r>
            <w:proofErr w:type="spellStart"/>
            <w:r>
              <w:rPr>
                <w:rFonts w:ascii="docs-Calibri" w:hAnsi="docs-Calibri"/>
                <w:color w:val="000000"/>
                <w:szCs w:val="20"/>
              </w:rPr>
              <w:t>Mã</w:t>
            </w:r>
            <w:proofErr w:type="spellEnd"/>
            <w:r>
              <w:rPr>
                <w:rFonts w:ascii="docs-Calibri" w:hAnsi="docs-Calibri"/>
                <w:color w:val="000000"/>
                <w:szCs w:val="20"/>
              </w:rPr>
              <w:t xml:space="preserve"> </w:t>
            </w:r>
            <w:proofErr w:type="spellStart"/>
            <w:r>
              <w:rPr>
                <w:rFonts w:ascii="docs-Calibri" w:hAnsi="docs-Calibri"/>
                <w:color w:val="000000"/>
                <w:szCs w:val="20"/>
              </w:rPr>
              <w:t>đơn</w:t>
            </w:r>
            <w:proofErr w:type="spellEnd"/>
            <w:r>
              <w:rPr>
                <w:rFonts w:ascii="docs-Calibri" w:hAnsi="docs-Calibri"/>
                <w:color w:val="000000"/>
                <w:szCs w:val="20"/>
              </w:rPr>
              <w:t xml:space="preserve"> </w:t>
            </w:r>
            <w:proofErr w:type="spellStart"/>
            <w:r>
              <w:rPr>
                <w:rFonts w:ascii="docs-Calibri" w:hAnsi="docs-Calibri"/>
                <w:color w:val="000000"/>
                <w:szCs w:val="20"/>
              </w:rPr>
              <w:t>yêu</w:t>
            </w:r>
            <w:proofErr w:type="spellEnd"/>
            <w:r>
              <w:rPr>
                <w:rFonts w:ascii="docs-Calibri" w:hAnsi="docs-Calibri"/>
                <w:color w:val="000000"/>
                <w:szCs w:val="20"/>
              </w:rPr>
              <w:t xml:space="preserve"> </w:t>
            </w:r>
            <w:proofErr w:type="spellStart"/>
            <w:r>
              <w:rPr>
                <w:rFonts w:ascii="docs-Calibri" w:hAnsi="docs-Calibri"/>
                <w:color w:val="000000"/>
                <w:szCs w:val="20"/>
              </w:rPr>
              <w:t>cầu</w:t>
            </w:r>
            <w:proofErr w:type="spellEnd"/>
            <w:r>
              <w:rPr>
                <w:rFonts w:ascii="docs-Calibri" w:hAnsi="docs-Calibri"/>
                <w:color w:val="000000"/>
                <w:szCs w:val="20"/>
              </w:rPr>
              <w:t xml:space="preserve"> </w:t>
            </w:r>
            <w:proofErr w:type="spellStart"/>
            <w:r>
              <w:rPr>
                <w:rFonts w:ascii="docs-Calibri" w:hAnsi="docs-Calibri"/>
                <w:color w:val="000000"/>
                <w:szCs w:val="20"/>
              </w:rPr>
              <w:t>vận</w:t>
            </w:r>
            <w:proofErr w:type="spellEnd"/>
            <w:r>
              <w:rPr>
                <w:rFonts w:ascii="docs-Calibri" w:hAnsi="docs-Calibri"/>
                <w:color w:val="000000"/>
                <w:szCs w:val="20"/>
              </w:rPr>
              <w:t xml:space="preserve"> </w:t>
            </w:r>
            <w:proofErr w:type="spellStart"/>
            <w:r>
              <w:rPr>
                <w:rFonts w:ascii="docs-Calibri" w:hAnsi="docs-Calibri"/>
                <w:color w:val="000000"/>
                <w:szCs w:val="20"/>
              </w:rPr>
              <w:t>chuyển</w:t>
            </w:r>
            <w:proofErr w:type="spellEnd"/>
            <w:r>
              <w:rPr>
                <w:rFonts w:ascii="docs-Calibri" w:hAnsi="docs-Calibri"/>
                <w:color w:val="000000"/>
                <w:szCs w:val="20"/>
              </w:rPr>
              <w:t xml:space="preserve">] </w:t>
            </w:r>
            <w:proofErr w:type="spellStart"/>
            <w:r>
              <w:rPr>
                <w:rFonts w:ascii="docs-Calibri" w:hAnsi="docs-Calibri"/>
                <w:color w:val="000000"/>
                <w:szCs w:val="20"/>
              </w:rPr>
              <w:t>của</w:t>
            </w:r>
            <w:proofErr w:type="spellEnd"/>
            <w:r>
              <w:rPr>
                <w:rFonts w:ascii="docs-Calibri" w:hAnsi="docs-Calibri"/>
                <w:color w:val="000000"/>
                <w:szCs w:val="20"/>
              </w:rPr>
              <w:t xml:space="preserve"> </w:t>
            </w:r>
            <w:proofErr w:type="spellStart"/>
            <w:r>
              <w:rPr>
                <w:rFonts w:ascii="docs-Calibri" w:hAnsi="docs-Calibri"/>
                <w:color w:val="000000"/>
                <w:szCs w:val="20"/>
              </w:rPr>
              <w:t>bản</w:t>
            </w:r>
            <w:proofErr w:type="spellEnd"/>
            <w:r>
              <w:rPr>
                <w:rFonts w:ascii="docs-Calibri" w:hAnsi="docs-Calibri"/>
                <w:color w:val="000000"/>
                <w:szCs w:val="20"/>
              </w:rPr>
              <w:t xml:space="preserve"> </w:t>
            </w:r>
            <w:proofErr w:type="spellStart"/>
            <w:r>
              <w:rPr>
                <w:rFonts w:ascii="docs-Calibri" w:hAnsi="docs-Calibri"/>
                <w:color w:val="000000"/>
                <w:szCs w:val="20"/>
              </w:rPr>
              <w:t>ghi</w:t>
            </w:r>
            <w:proofErr w:type="spellEnd"/>
            <w:r>
              <w:rPr>
                <w:rFonts w:ascii="docs-Calibri" w:hAnsi="docs-Calibri"/>
                <w:color w:val="000000"/>
                <w:szCs w:val="20"/>
              </w:rPr>
              <w:t xml:space="preserve"> </w:t>
            </w:r>
            <w:proofErr w:type="spellStart"/>
            <w:r>
              <w:rPr>
                <w:rFonts w:ascii="docs-Calibri" w:hAnsi="docs-Calibri"/>
                <w:color w:val="000000"/>
                <w:szCs w:val="20"/>
              </w:rPr>
              <w:t>hiện</w:t>
            </w:r>
            <w:proofErr w:type="spellEnd"/>
            <w:r>
              <w:rPr>
                <w:rFonts w:ascii="docs-Calibri" w:hAnsi="docs-Calibri"/>
                <w:color w:val="000000"/>
                <w:szCs w:val="20"/>
              </w:rPr>
              <w:t xml:space="preserve"> </w:t>
            </w:r>
            <w:proofErr w:type="spellStart"/>
            <w:r>
              <w:rPr>
                <w:rFonts w:ascii="docs-Calibri" w:hAnsi="docs-Calibri"/>
                <w:color w:val="000000"/>
                <w:szCs w:val="20"/>
              </w:rPr>
              <w:t>tại</w:t>
            </w:r>
            <w:proofErr w:type="spellEnd"/>
          </w:p>
        </w:tc>
      </w:tr>
      <w:tr w:rsidR="0001233E" w:rsidRPr="008F2D5E" w14:paraId="3AF62785"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1989D57" w14:textId="77777777" w:rsidR="0001233E" w:rsidRDefault="0001233E" w:rsidP="00D97AC0">
            <w:pPr>
              <w:spacing w:before="0"/>
              <w:rPr>
                <w:rFonts w:cs="Arial"/>
                <w:szCs w:val="20"/>
              </w:rPr>
            </w:pPr>
            <w:r>
              <w:rPr>
                <w:rFonts w:cs="Arial"/>
                <w:szCs w:val="20"/>
              </w:rPr>
              <w:t>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6D8D930" w14:textId="77777777" w:rsidR="0001233E" w:rsidRPr="00D13718" w:rsidRDefault="0001233E" w:rsidP="00D97AC0">
            <w:pPr>
              <w:rPr>
                <w:rFonts w:eastAsia="MS PMincho" w:cs="Arial"/>
                <w:lang w:val="vi-VN" w:eastAsia="ja-JP"/>
              </w:rPr>
            </w:pPr>
            <w:proofErr w:type="spellStart"/>
            <w:r>
              <w:rPr>
                <w:rFonts w:eastAsia="MS PMincho" w:cs="Arial"/>
                <w:lang w:val="en-US" w:eastAsia="ja-JP"/>
              </w:rPr>
              <w:t>Tên</w:t>
            </w:r>
            <w:proofErr w:type="spellEnd"/>
            <w:r>
              <w:rPr>
                <w:rFonts w:eastAsia="MS PMincho" w:cs="Arial"/>
                <w:lang w:val="vi-VN" w:eastAsia="ja-JP"/>
              </w:rPr>
              <w:t xml:space="preserve"> nhân viên</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810E454" w14:textId="77777777" w:rsidR="0001233E" w:rsidRPr="00D13718" w:rsidRDefault="0001233E" w:rsidP="00D97AC0">
            <w:pPr>
              <w:rPr>
                <w:rFonts w:eastAsia="MS PMincho" w:cs="Arial"/>
                <w:lang w:val="vi-VN"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B140E7C"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B7C65B8"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E56FFF1"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AA56797" w14:textId="77777777" w:rsidR="0001233E" w:rsidRPr="00D13718" w:rsidRDefault="0001233E" w:rsidP="00D97AC0">
            <w:pPr>
              <w:pStyle w:val="BulletList1"/>
            </w:pPr>
            <w:r>
              <w:t>Auto</w:t>
            </w:r>
            <w:r>
              <w:rPr>
                <w:lang w:val="vi-VN"/>
              </w:rPr>
              <w:t xml:space="preserve"> generated</w:t>
            </w:r>
          </w:p>
          <w:p w14:paraId="7683D7AE" w14:textId="77777777" w:rsidR="0001233E" w:rsidRDefault="0001233E" w:rsidP="00D97AC0">
            <w:pPr>
              <w:pStyle w:val="BulletList1"/>
            </w:pPr>
            <w:r>
              <w:rPr>
                <w:rFonts w:ascii="docs-Calibri" w:hAnsi="docs-Calibri"/>
                <w:color w:val="000000"/>
                <w:szCs w:val="20"/>
              </w:rPr>
              <w:t>Value = [</w:t>
            </w:r>
            <w:proofErr w:type="spellStart"/>
            <w:r>
              <w:rPr>
                <w:rFonts w:ascii="docs-Calibri" w:hAnsi="docs-Calibri"/>
                <w:color w:val="000000"/>
                <w:szCs w:val="20"/>
              </w:rPr>
              <w:t>Tên</w:t>
            </w:r>
            <w:proofErr w:type="spellEnd"/>
            <w:r>
              <w:rPr>
                <w:rFonts w:ascii="docs-Calibri" w:hAnsi="docs-Calibri"/>
                <w:color w:val="000000"/>
                <w:szCs w:val="20"/>
              </w:rPr>
              <w:t xml:space="preserve"> </w:t>
            </w:r>
            <w:proofErr w:type="spellStart"/>
            <w:r>
              <w:rPr>
                <w:rFonts w:ascii="docs-Calibri" w:hAnsi="docs-Calibri"/>
                <w:color w:val="000000"/>
                <w:szCs w:val="20"/>
              </w:rPr>
              <w:t>nhân</w:t>
            </w:r>
            <w:proofErr w:type="spellEnd"/>
            <w:r>
              <w:rPr>
                <w:rFonts w:ascii="docs-Calibri" w:hAnsi="docs-Calibri"/>
                <w:color w:val="000000"/>
                <w:szCs w:val="20"/>
              </w:rPr>
              <w:t xml:space="preserve"> </w:t>
            </w:r>
            <w:proofErr w:type="spellStart"/>
            <w:r>
              <w:rPr>
                <w:rFonts w:ascii="docs-Calibri" w:hAnsi="docs-Calibri"/>
                <w:color w:val="000000"/>
                <w:szCs w:val="20"/>
              </w:rPr>
              <w:t>viên</w:t>
            </w:r>
            <w:proofErr w:type="spellEnd"/>
            <w:r>
              <w:rPr>
                <w:rFonts w:ascii="docs-Calibri" w:hAnsi="docs-Calibri"/>
                <w:color w:val="000000"/>
                <w:szCs w:val="20"/>
              </w:rPr>
              <w:t xml:space="preserve">] </w:t>
            </w:r>
            <w:proofErr w:type="spellStart"/>
            <w:r>
              <w:rPr>
                <w:rFonts w:ascii="docs-Calibri" w:hAnsi="docs-Calibri"/>
                <w:color w:val="000000"/>
                <w:szCs w:val="20"/>
              </w:rPr>
              <w:t>của</w:t>
            </w:r>
            <w:proofErr w:type="spellEnd"/>
            <w:r>
              <w:rPr>
                <w:rFonts w:ascii="docs-Calibri" w:hAnsi="docs-Calibri"/>
                <w:color w:val="000000"/>
                <w:szCs w:val="20"/>
              </w:rPr>
              <w:t xml:space="preserve"> current user </w:t>
            </w:r>
            <w:proofErr w:type="spellStart"/>
            <w:r>
              <w:rPr>
                <w:rFonts w:ascii="docs-Calibri" w:hAnsi="docs-Calibri"/>
                <w:color w:val="000000"/>
                <w:szCs w:val="20"/>
              </w:rPr>
              <w:t>từ</w:t>
            </w:r>
            <w:proofErr w:type="spellEnd"/>
            <w:r>
              <w:rPr>
                <w:rFonts w:ascii="docs-Calibri" w:hAnsi="docs-Calibri"/>
                <w:color w:val="000000"/>
                <w:szCs w:val="20"/>
              </w:rPr>
              <w:t xml:space="preserve"> "</w:t>
            </w:r>
            <w:proofErr w:type="spellStart"/>
            <w:r>
              <w:rPr>
                <w:rFonts w:ascii="docs-Calibri" w:hAnsi="docs-Calibri"/>
                <w:color w:val="000000"/>
                <w:szCs w:val="20"/>
              </w:rPr>
              <w:t>Hồ</w:t>
            </w:r>
            <w:proofErr w:type="spellEnd"/>
            <w:r>
              <w:rPr>
                <w:rFonts w:ascii="docs-Calibri" w:hAnsi="docs-Calibri"/>
                <w:color w:val="000000"/>
                <w:szCs w:val="20"/>
              </w:rPr>
              <w:t xml:space="preserve"> </w:t>
            </w:r>
            <w:proofErr w:type="spellStart"/>
            <w:r>
              <w:rPr>
                <w:rFonts w:ascii="docs-Calibri" w:hAnsi="docs-Calibri"/>
                <w:color w:val="000000"/>
                <w:szCs w:val="20"/>
              </w:rPr>
              <w:t>sơ</w:t>
            </w:r>
            <w:proofErr w:type="spellEnd"/>
            <w:r>
              <w:rPr>
                <w:rFonts w:ascii="docs-Calibri" w:hAnsi="docs-Calibri"/>
                <w:color w:val="000000"/>
                <w:szCs w:val="20"/>
              </w:rPr>
              <w:t xml:space="preserve"> </w:t>
            </w:r>
            <w:proofErr w:type="spellStart"/>
            <w:r>
              <w:rPr>
                <w:rFonts w:ascii="docs-Calibri" w:hAnsi="docs-Calibri"/>
                <w:color w:val="000000"/>
                <w:szCs w:val="20"/>
              </w:rPr>
              <w:t>nhân</w:t>
            </w:r>
            <w:proofErr w:type="spellEnd"/>
            <w:r>
              <w:rPr>
                <w:rFonts w:ascii="docs-Calibri" w:hAnsi="docs-Calibri"/>
                <w:color w:val="000000"/>
                <w:szCs w:val="20"/>
              </w:rPr>
              <w:t xml:space="preserve"> </w:t>
            </w:r>
            <w:proofErr w:type="spellStart"/>
            <w:r>
              <w:rPr>
                <w:rFonts w:ascii="docs-Calibri" w:hAnsi="docs-Calibri"/>
                <w:color w:val="000000"/>
                <w:szCs w:val="20"/>
              </w:rPr>
              <w:t>viên</w:t>
            </w:r>
            <w:proofErr w:type="spellEnd"/>
            <w:r>
              <w:rPr>
                <w:rFonts w:ascii="docs-Calibri" w:hAnsi="docs-Calibri"/>
                <w:color w:val="000000"/>
                <w:szCs w:val="20"/>
              </w:rPr>
              <w:t>"</w:t>
            </w:r>
          </w:p>
        </w:tc>
      </w:tr>
      <w:tr w:rsidR="0001233E" w:rsidRPr="008F2D5E" w14:paraId="09B59B67"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056F628" w14:textId="77777777" w:rsidR="0001233E" w:rsidRDefault="0001233E" w:rsidP="00D97AC0">
            <w:pPr>
              <w:spacing w:before="0"/>
              <w:rPr>
                <w:rFonts w:cs="Arial"/>
                <w:szCs w:val="20"/>
              </w:rPr>
            </w:pPr>
            <w:r>
              <w:rPr>
                <w:rFonts w:cs="Arial"/>
                <w:szCs w:val="20"/>
              </w:rPr>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32E1207" w14:textId="77777777" w:rsidR="0001233E" w:rsidRPr="00D13718" w:rsidRDefault="0001233E" w:rsidP="00D97AC0">
            <w:pPr>
              <w:rPr>
                <w:rFonts w:eastAsia="MS PMincho" w:cs="Arial"/>
                <w:lang w:val="vi-VN" w:eastAsia="ja-JP"/>
              </w:rPr>
            </w:pPr>
            <w:proofErr w:type="spellStart"/>
            <w:r>
              <w:rPr>
                <w:rFonts w:eastAsia="MS PMincho" w:cs="Arial"/>
                <w:lang w:val="en-US" w:eastAsia="ja-JP"/>
              </w:rPr>
              <w:t>Số</w:t>
            </w:r>
            <w:proofErr w:type="spellEnd"/>
            <w:r>
              <w:rPr>
                <w:rFonts w:eastAsia="MS PMincho" w:cs="Arial"/>
                <w:lang w:val="vi-VN" w:eastAsia="ja-JP"/>
              </w:rPr>
              <w:t xml:space="preserve"> điện thoại</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9768AE8" w14:textId="77777777" w:rsidR="0001233E" w:rsidRDefault="0001233E" w:rsidP="00D97AC0">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3BBC391"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54A70FC"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3DD4F30"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C339D88" w14:textId="77777777" w:rsidR="0001233E" w:rsidRPr="00D13718" w:rsidRDefault="0001233E" w:rsidP="00D97AC0">
            <w:pPr>
              <w:pStyle w:val="BulletList1"/>
            </w:pPr>
            <w:r>
              <w:t>Auto</w:t>
            </w:r>
            <w:r>
              <w:rPr>
                <w:lang w:val="vi-VN"/>
              </w:rPr>
              <w:t xml:space="preserve"> generated</w:t>
            </w:r>
          </w:p>
          <w:p w14:paraId="432F53FB" w14:textId="77777777" w:rsidR="0001233E" w:rsidRDefault="0001233E" w:rsidP="00D97AC0">
            <w:pPr>
              <w:pStyle w:val="BulletList1"/>
            </w:pPr>
            <w:r>
              <w:rPr>
                <w:rFonts w:ascii="docs-Calibri" w:hAnsi="docs-Calibri"/>
                <w:color w:val="000000"/>
                <w:szCs w:val="20"/>
              </w:rPr>
              <w:t>Value = [</w:t>
            </w:r>
            <w:proofErr w:type="spellStart"/>
            <w:r>
              <w:rPr>
                <w:rFonts w:ascii="docs-Calibri" w:hAnsi="docs-Calibri"/>
                <w:color w:val="000000"/>
                <w:szCs w:val="20"/>
              </w:rPr>
              <w:t>Số</w:t>
            </w:r>
            <w:proofErr w:type="spellEnd"/>
            <w:r>
              <w:rPr>
                <w:rFonts w:ascii="docs-Calibri" w:hAnsi="docs-Calibri"/>
                <w:color w:val="000000"/>
                <w:szCs w:val="20"/>
              </w:rPr>
              <w:t xml:space="preserve"> </w:t>
            </w:r>
            <w:proofErr w:type="spellStart"/>
            <w:r>
              <w:rPr>
                <w:rFonts w:ascii="docs-Calibri" w:hAnsi="docs-Calibri"/>
                <w:color w:val="000000"/>
                <w:szCs w:val="20"/>
              </w:rPr>
              <w:t>điện</w:t>
            </w:r>
            <w:proofErr w:type="spellEnd"/>
            <w:r>
              <w:rPr>
                <w:rFonts w:ascii="docs-Calibri" w:hAnsi="docs-Calibri"/>
                <w:color w:val="000000"/>
                <w:szCs w:val="20"/>
              </w:rPr>
              <w:t xml:space="preserve"> </w:t>
            </w:r>
            <w:proofErr w:type="spellStart"/>
            <w:r>
              <w:rPr>
                <w:rFonts w:ascii="docs-Calibri" w:hAnsi="docs-Calibri"/>
                <w:color w:val="000000"/>
                <w:szCs w:val="20"/>
              </w:rPr>
              <w:t>thoại</w:t>
            </w:r>
            <w:proofErr w:type="spellEnd"/>
            <w:r>
              <w:rPr>
                <w:rFonts w:ascii="docs-Calibri" w:hAnsi="docs-Calibri"/>
                <w:color w:val="000000"/>
                <w:szCs w:val="20"/>
              </w:rPr>
              <w:t xml:space="preserve">] </w:t>
            </w:r>
            <w:proofErr w:type="spellStart"/>
            <w:r>
              <w:rPr>
                <w:rFonts w:ascii="docs-Calibri" w:hAnsi="docs-Calibri"/>
                <w:color w:val="000000"/>
                <w:szCs w:val="20"/>
              </w:rPr>
              <w:t>của</w:t>
            </w:r>
            <w:proofErr w:type="spellEnd"/>
            <w:r>
              <w:rPr>
                <w:rFonts w:ascii="docs-Calibri" w:hAnsi="docs-Calibri"/>
                <w:color w:val="000000"/>
                <w:szCs w:val="20"/>
              </w:rPr>
              <w:t xml:space="preserve"> current user </w:t>
            </w:r>
            <w:proofErr w:type="spellStart"/>
            <w:r>
              <w:rPr>
                <w:rFonts w:ascii="docs-Calibri" w:hAnsi="docs-Calibri"/>
                <w:color w:val="000000"/>
                <w:szCs w:val="20"/>
              </w:rPr>
              <w:t>từ</w:t>
            </w:r>
            <w:proofErr w:type="spellEnd"/>
            <w:r>
              <w:rPr>
                <w:rFonts w:ascii="docs-Calibri" w:hAnsi="docs-Calibri"/>
                <w:color w:val="000000"/>
                <w:szCs w:val="20"/>
              </w:rPr>
              <w:t xml:space="preserve"> "</w:t>
            </w:r>
            <w:proofErr w:type="spellStart"/>
            <w:r>
              <w:rPr>
                <w:rFonts w:ascii="docs-Calibri" w:hAnsi="docs-Calibri"/>
                <w:color w:val="000000"/>
                <w:szCs w:val="20"/>
              </w:rPr>
              <w:t>Hồ</w:t>
            </w:r>
            <w:proofErr w:type="spellEnd"/>
            <w:r>
              <w:rPr>
                <w:rFonts w:ascii="docs-Calibri" w:hAnsi="docs-Calibri"/>
                <w:color w:val="000000"/>
                <w:szCs w:val="20"/>
              </w:rPr>
              <w:t xml:space="preserve"> </w:t>
            </w:r>
            <w:proofErr w:type="spellStart"/>
            <w:r>
              <w:rPr>
                <w:rFonts w:ascii="docs-Calibri" w:hAnsi="docs-Calibri"/>
                <w:color w:val="000000"/>
                <w:szCs w:val="20"/>
              </w:rPr>
              <w:t>sơ</w:t>
            </w:r>
            <w:proofErr w:type="spellEnd"/>
            <w:r>
              <w:rPr>
                <w:rFonts w:ascii="docs-Calibri" w:hAnsi="docs-Calibri"/>
                <w:color w:val="000000"/>
                <w:szCs w:val="20"/>
              </w:rPr>
              <w:t xml:space="preserve"> </w:t>
            </w:r>
            <w:proofErr w:type="spellStart"/>
            <w:r>
              <w:rPr>
                <w:rFonts w:ascii="docs-Calibri" w:hAnsi="docs-Calibri"/>
                <w:color w:val="000000"/>
                <w:szCs w:val="20"/>
              </w:rPr>
              <w:t>nhân</w:t>
            </w:r>
            <w:proofErr w:type="spellEnd"/>
            <w:r>
              <w:rPr>
                <w:rFonts w:ascii="docs-Calibri" w:hAnsi="docs-Calibri"/>
                <w:color w:val="000000"/>
                <w:szCs w:val="20"/>
              </w:rPr>
              <w:t xml:space="preserve"> </w:t>
            </w:r>
            <w:proofErr w:type="spellStart"/>
            <w:r>
              <w:rPr>
                <w:rFonts w:ascii="docs-Calibri" w:hAnsi="docs-Calibri"/>
                <w:color w:val="000000"/>
                <w:szCs w:val="20"/>
              </w:rPr>
              <w:t>viên</w:t>
            </w:r>
            <w:proofErr w:type="spellEnd"/>
            <w:r>
              <w:rPr>
                <w:rFonts w:ascii="docs-Calibri" w:hAnsi="docs-Calibri"/>
                <w:color w:val="000000"/>
                <w:szCs w:val="20"/>
              </w:rPr>
              <w:t>"</w:t>
            </w:r>
          </w:p>
        </w:tc>
      </w:tr>
      <w:tr w:rsidR="0001233E" w:rsidRPr="008F2D5E" w14:paraId="4E5C333E"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7178261" w14:textId="77777777" w:rsidR="0001233E" w:rsidRDefault="0001233E" w:rsidP="00D97AC0">
            <w:pPr>
              <w:spacing w:before="0"/>
              <w:rPr>
                <w:rFonts w:cs="Arial"/>
                <w:szCs w:val="20"/>
              </w:rPr>
            </w:pPr>
            <w:r>
              <w:rPr>
                <w:rFonts w:cs="Arial"/>
                <w:szCs w:val="20"/>
              </w:rPr>
              <w:t>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BF19369" w14:textId="77777777" w:rsidR="0001233E" w:rsidRPr="00D7053F" w:rsidRDefault="0001233E" w:rsidP="00D97AC0">
            <w:pPr>
              <w:rPr>
                <w:rFonts w:eastAsia="MS PMincho" w:cs="Arial"/>
                <w:lang w:val="vi-VN" w:eastAsia="ja-JP"/>
              </w:rPr>
            </w:pPr>
            <w:proofErr w:type="spellStart"/>
            <w:r>
              <w:rPr>
                <w:rFonts w:eastAsia="MS PMincho" w:cs="Arial"/>
                <w:lang w:val="en-US" w:eastAsia="ja-JP"/>
              </w:rPr>
              <w:t>Mã</w:t>
            </w:r>
            <w:proofErr w:type="spellEnd"/>
            <w:r>
              <w:rPr>
                <w:rFonts w:eastAsia="MS PMincho" w:cs="Arial"/>
                <w:lang w:val="vi-VN" w:eastAsia="ja-JP"/>
              </w:rPr>
              <w:t xml:space="preserve"> chi tiết đơn</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DB10A9E" w14:textId="77777777" w:rsidR="0001233E" w:rsidRDefault="0001233E" w:rsidP="00D97AC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BF149C3"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2A762C8"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A855B30"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90813AE" w14:textId="77777777" w:rsidR="0001233E" w:rsidRPr="00D7053F" w:rsidRDefault="0001233E" w:rsidP="00D97AC0">
            <w:pPr>
              <w:pStyle w:val="BulletList1"/>
            </w:pPr>
            <w:r>
              <w:t>Auto</w:t>
            </w:r>
            <w:r>
              <w:rPr>
                <w:lang w:val="vi-VN"/>
              </w:rPr>
              <w:t xml:space="preserve"> generated</w:t>
            </w:r>
          </w:p>
          <w:p w14:paraId="25E7F2D9" w14:textId="77777777" w:rsidR="0001233E" w:rsidRDefault="0001233E" w:rsidP="00D97AC0">
            <w:pPr>
              <w:pStyle w:val="BulletList1"/>
            </w:pPr>
            <w:r>
              <w:rPr>
                <w:rFonts w:ascii="docs-Calibri" w:hAnsi="docs-Calibri"/>
                <w:color w:val="000000"/>
                <w:szCs w:val="20"/>
                <w:shd w:val="clear" w:color="auto" w:fill="FFFFFF"/>
              </w:rPr>
              <w:t>Value =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sao</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cho</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lastRenderedPageBreak/>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thuộc</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hiện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tại</w:t>
            </w:r>
            <w:proofErr w:type="spellEnd"/>
          </w:p>
        </w:tc>
      </w:tr>
      <w:tr w:rsidR="0001233E" w:rsidRPr="008F2D5E" w14:paraId="192980B2"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226A525" w14:textId="77777777" w:rsidR="0001233E" w:rsidRDefault="0001233E" w:rsidP="00D97AC0">
            <w:pPr>
              <w:spacing w:before="0"/>
              <w:rPr>
                <w:rFonts w:cs="Arial"/>
                <w:szCs w:val="20"/>
              </w:rPr>
            </w:pPr>
            <w:r>
              <w:rPr>
                <w:rFonts w:cs="Arial"/>
                <w:szCs w:val="20"/>
              </w:rPr>
              <w:lastRenderedPageBreak/>
              <w:t>7</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F9A4B30" w14:textId="77777777" w:rsidR="0001233E" w:rsidRPr="00D13718" w:rsidRDefault="0001233E" w:rsidP="00D97AC0">
            <w:pPr>
              <w:rPr>
                <w:rFonts w:eastAsia="MS PMincho" w:cs="Arial"/>
                <w:lang w:val="vi-VN" w:eastAsia="ja-JP"/>
              </w:rPr>
            </w:pPr>
            <w:r>
              <w:rPr>
                <w:rFonts w:eastAsia="MS PMincho" w:cs="Arial"/>
                <w:lang w:val="en-US" w:eastAsia="ja-JP"/>
              </w:rPr>
              <w:t>Biển</w:t>
            </w:r>
            <w:r>
              <w:rPr>
                <w:rFonts w:eastAsia="MS PMincho" w:cs="Arial"/>
                <w:lang w:val="vi-VN" w:eastAsia="ja-JP"/>
              </w:rPr>
              <w:t xml:space="preserve"> số xe</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D436CF8" w14:textId="77777777" w:rsidR="0001233E" w:rsidRDefault="0001233E" w:rsidP="00D97AC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EB83B96"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CD2CCFF"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E0F34DF"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86C0782" w14:textId="77777777" w:rsidR="0001233E" w:rsidRPr="00D7053F" w:rsidRDefault="0001233E" w:rsidP="00D97AC0">
            <w:pPr>
              <w:pStyle w:val="BulletList1"/>
            </w:pPr>
            <w:r>
              <w:t>Auto</w:t>
            </w:r>
            <w:r>
              <w:rPr>
                <w:lang w:val="vi-VN"/>
              </w:rPr>
              <w:t xml:space="preserve"> </w:t>
            </w:r>
            <w:r>
              <w:t>generated</w:t>
            </w:r>
          </w:p>
          <w:p w14:paraId="7368DE6A" w14:textId="77777777" w:rsidR="0001233E" w:rsidRDefault="0001233E" w:rsidP="00D97AC0">
            <w:pPr>
              <w:pStyle w:val="BulletList1"/>
            </w:pPr>
            <w:r>
              <w:rPr>
                <w:rFonts w:ascii="docs-Calibri" w:hAnsi="docs-Calibri"/>
                <w:color w:val="000000"/>
                <w:szCs w:val="20"/>
                <w:shd w:val="clear" w:color="auto" w:fill="FFFFFF"/>
              </w:rPr>
              <w:t xml:space="preserve">Value= [Biển </w:t>
            </w:r>
            <w:proofErr w:type="spellStart"/>
            <w:r>
              <w:rPr>
                <w:rFonts w:ascii="docs-Calibri" w:hAnsi="docs-Calibri"/>
                <w:color w:val="000000"/>
                <w:szCs w:val="20"/>
                <w:shd w:val="clear" w:color="auto" w:fill="FFFFFF"/>
              </w:rPr>
              <w:t>số</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xe</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thỏa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ghi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hiện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tại</w:t>
            </w:r>
            <w:proofErr w:type="spellEnd"/>
          </w:p>
        </w:tc>
      </w:tr>
      <w:tr w:rsidR="0001233E" w:rsidRPr="008F2D5E" w14:paraId="12088E8C"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83AEDA0" w14:textId="77777777" w:rsidR="0001233E" w:rsidRDefault="0001233E" w:rsidP="00D97AC0">
            <w:pPr>
              <w:spacing w:before="0"/>
              <w:rPr>
                <w:rFonts w:cs="Arial"/>
                <w:szCs w:val="20"/>
              </w:rPr>
            </w:pPr>
            <w:r>
              <w:rPr>
                <w:rFonts w:cs="Arial"/>
                <w:szCs w:val="20"/>
              </w:rPr>
              <w:t>8</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7BAFF79" w14:textId="77777777" w:rsidR="0001233E" w:rsidRPr="00D7053F" w:rsidRDefault="0001233E" w:rsidP="00D97AC0">
            <w:pPr>
              <w:rPr>
                <w:rFonts w:eastAsia="MS PMincho" w:cs="Arial"/>
                <w:lang w:val="vi-VN" w:eastAsia="ja-JP"/>
              </w:rPr>
            </w:pPr>
            <w:proofErr w:type="spellStart"/>
            <w:r>
              <w:rPr>
                <w:rFonts w:eastAsia="MS PMincho" w:cs="Arial"/>
                <w:lang w:val="en-US" w:eastAsia="ja-JP"/>
              </w:rPr>
              <w:t>Lái</w:t>
            </w:r>
            <w:proofErr w:type="spellEnd"/>
            <w:r>
              <w:rPr>
                <w:rFonts w:eastAsia="MS PMincho" w:cs="Arial"/>
                <w:lang w:val="vi-VN" w:eastAsia="ja-JP"/>
              </w:rPr>
              <w:t xml:space="preserve"> xe</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BE79176" w14:textId="77777777" w:rsidR="0001233E" w:rsidRDefault="0001233E" w:rsidP="00D97AC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DC420CE"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82B3683"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CD6F17D"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CFB4790" w14:textId="77777777" w:rsidR="0001233E" w:rsidRPr="00D7053F" w:rsidRDefault="0001233E" w:rsidP="00D97AC0">
            <w:pPr>
              <w:pStyle w:val="BulletList1"/>
            </w:pPr>
            <w:r>
              <w:t>Auto</w:t>
            </w:r>
            <w:r>
              <w:rPr>
                <w:lang w:val="vi-VN"/>
              </w:rPr>
              <w:t xml:space="preserve"> generated</w:t>
            </w:r>
          </w:p>
          <w:p w14:paraId="2EF54298" w14:textId="77777777" w:rsidR="0001233E" w:rsidRDefault="0001233E" w:rsidP="00D97AC0">
            <w:pPr>
              <w:pStyle w:val="BulletList1"/>
            </w:pPr>
            <w:r>
              <w:rPr>
                <w:rFonts w:ascii="docs-Calibri" w:hAnsi="docs-Calibri"/>
                <w:color w:val="000000"/>
                <w:szCs w:val="20"/>
                <w:shd w:val="clear" w:color="auto" w:fill="FFFFFF"/>
              </w:rPr>
              <w:t>Value = [</w:t>
            </w:r>
            <w:proofErr w:type="spellStart"/>
            <w:r>
              <w:rPr>
                <w:rFonts w:ascii="docs-Calibri" w:hAnsi="docs-Calibri"/>
                <w:color w:val="000000"/>
                <w:szCs w:val="20"/>
                <w:shd w:val="clear" w:color="auto" w:fill="FFFFFF"/>
              </w:rPr>
              <w:t>Tên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nhân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viên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thỏa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nhân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viên</w:t>
            </w:r>
            <w:proofErr w:type="spellEnd"/>
            <w:r>
              <w:rPr>
                <w:rFonts w:ascii="docs-Calibri" w:hAnsi="docs-Calibri"/>
                <w:color w:val="000000"/>
                <w:szCs w:val="20"/>
                <w:shd w:val="clear" w:color="auto" w:fill="FFFFFF"/>
              </w:rPr>
              <w:t>]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nhân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viên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ghi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hiện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tại</w:t>
            </w:r>
            <w:proofErr w:type="spellEnd"/>
          </w:p>
        </w:tc>
      </w:tr>
      <w:tr w:rsidR="0001233E" w:rsidRPr="008F2D5E" w14:paraId="760F0FEA"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D5155B7" w14:textId="77777777" w:rsidR="0001233E" w:rsidRDefault="0001233E" w:rsidP="00D97AC0">
            <w:pPr>
              <w:spacing w:before="0"/>
              <w:rPr>
                <w:rFonts w:cs="Arial"/>
                <w:szCs w:val="20"/>
              </w:rPr>
            </w:pPr>
            <w:r>
              <w:rPr>
                <w:rFonts w:cs="Arial"/>
                <w:szCs w:val="20"/>
              </w:rPr>
              <w:t>9</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4524AE9" w14:textId="77777777" w:rsidR="0001233E" w:rsidRPr="00D7053F" w:rsidRDefault="0001233E" w:rsidP="00D97AC0">
            <w:pPr>
              <w:rPr>
                <w:rFonts w:eastAsia="MS PMincho" w:cs="Arial"/>
                <w:lang w:val="vi-VN" w:eastAsia="ja-JP"/>
              </w:rPr>
            </w:pPr>
            <w:r>
              <w:rPr>
                <w:rFonts w:eastAsia="MS PMincho" w:cs="Arial"/>
                <w:lang w:val="en-US" w:eastAsia="ja-JP"/>
              </w:rPr>
              <w:t>Thung</w:t>
            </w:r>
            <w:r>
              <w:rPr>
                <w:rFonts w:eastAsia="MS PMincho" w:cs="Arial"/>
                <w:lang w:val="vi-VN" w:eastAsia="ja-JP"/>
              </w:rPr>
              <w:t xml:space="preserve"> 24 lon</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410A92E" w14:textId="77777777" w:rsidR="0001233E" w:rsidRDefault="0001233E" w:rsidP="00D97AC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E373010"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63BB44C"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B80A353"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1066738" w14:textId="77777777" w:rsidR="0001233E" w:rsidRPr="00D7053F" w:rsidRDefault="0001233E" w:rsidP="00D97AC0">
            <w:pPr>
              <w:pStyle w:val="BulletList1"/>
            </w:pPr>
            <w:r>
              <w:t>Auto</w:t>
            </w:r>
            <w:r>
              <w:rPr>
                <w:lang w:val="vi-VN"/>
              </w:rPr>
              <w:t xml:space="preserve"> generated</w:t>
            </w:r>
          </w:p>
          <w:p w14:paraId="6DB28E6E" w14:textId="77777777" w:rsidR="0001233E" w:rsidRDefault="0001233E" w:rsidP="00D97AC0">
            <w:pPr>
              <w:pStyle w:val="BulletList1"/>
            </w:pPr>
            <w:r>
              <w:rPr>
                <w:rFonts w:ascii="docs-Calibri" w:hAnsi="docs-Calibri"/>
                <w:color w:val="000000"/>
                <w:szCs w:val="20"/>
                <w:shd w:val="clear" w:color="auto" w:fill="FFFFFF"/>
              </w:rPr>
              <w:t>Value = [</w:t>
            </w:r>
            <w:proofErr w:type="spellStart"/>
            <w:r>
              <w:rPr>
                <w:rFonts w:ascii="docs-Calibri" w:hAnsi="docs-Calibri"/>
                <w:color w:val="000000"/>
                <w:szCs w:val="20"/>
                <w:shd w:val="clear" w:color="auto" w:fill="FFFFFF"/>
              </w:rPr>
              <w:t>Số</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lượng</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thùng</w:t>
            </w:r>
            <w:proofErr w:type="spellEnd"/>
            <w:r>
              <w:rPr>
                <w:rFonts w:ascii="docs-Calibri" w:hAnsi="docs-Calibri"/>
                <w:color w:val="000000"/>
                <w:szCs w:val="20"/>
                <w:shd w:val="clear" w:color="auto" w:fill="FFFFFF"/>
              </w:rPr>
              <w:t xml:space="preserve"> 24 </w:t>
            </w:r>
            <w:proofErr w:type="spellStart"/>
            <w:r>
              <w:rPr>
                <w:rFonts w:ascii="docs-Calibri" w:hAnsi="docs-Calibri"/>
                <w:color w:val="000000"/>
                <w:szCs w:val="20"/>
                <w:shd w:val="clear" w:color="auto" w:fill="FFFFFF"/>
              </w:rPr>
              <w:t>lon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thỏa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ghi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hiện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tại</w:t>
            </w:r>
            <w:proofErr w:type="spellEnd"/>
          </w:p>
        </w:tc>
      </w:tr>
      <w:tr w:rsidR="0001233E" w:rsidRPr="008F2D5E" w14:paraId="5F1DFC82"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AE2766D" w14:textId="77777777" w:rsidR="0001233E" w:rsidRDefault="0001233E" w:rsidP="00D97AC0">
            <w:pPr>
              <w:spacing w:before="0"/>
              <w:rPr>
                <w:rFonts w:cs="Arial"/>
                <w:szCs w:val="20"/>
              </w:rPr>
            </w:pPr>
            <w:r>
              <w:rPr>
                <w:rFonts w:cs="Arial"/>
                <w:szCs w:val="20"/>
              </w:rPr>
              <w:t>10</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CE5F52A" w14:textId="77777777" w:rsidR="0001233E" w:rsidRPr="00D7053F" w:rsidRDefault="0001233E" w:rsidP="00D97AC0">
            <w:pPr>
              <w:rPr>
                <w:rFonts w:eastAsia="MS PMincho" w:cs="Arial"/>
                <w:lang w:val="vi-VN" w:eastAsia="ja-JP"/>
              </w:rPr>
            </w:pPr>
            <w:proofErr w:type="spellStart"/>
            <w:r>
              <w:rPr>
                <w:rFonts w:eastAsia="MS PMincho" w:cs="Arial"/>
                <w:lang w:val="en-US" w:eastAsia="ja-JP"/>
              </w:rPr>
              <w:t>Thùng</w:t>
            </w:r>
            <w:proofErr w:type="spellEnd"/>
            <w:r>
              <w:rPr>
                <w:rFonts w:eastAsia="MS PMincho" w:cs="Arial"/>
                <w:lang w:val="vi-VN" w:eastAsia="ja-JP"/>
              </w:rPr>
              <w:t xml:space="preserve"> 36 lon</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CFAFD43" w14:textId="77777777" w:rsidR="0001233E" w:rsidRDefault="0001233E" w:rsidP="00D97AC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3D2C53E"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7E57D17"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9FCC395"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0E7F802" w14:textId="77777777" w:rsidR="0001233E" w:rsidRPr="00D7053F" w:rsidRDefault="0001233E" w:rsidP="00D97AC0">
            <w:pPr>
              <w:pStyle w:val="BulletList1"/>
            </w:pPr>
            <w:r>
              <w:t>Auto</w:t>
            </w:r>
            <w:r>
              <w:rPr>
                <w:lang w:val="vi-VN"/>
              </w:rPr>
              <w:t xml:space="preserve"> generated</w:t>
            </w:r>
          </w:p>
          <w:p w14:paraId="5E222623" w14:textId="77777777" w:rsidR="0001233E" w:rsidRDefault="0001233E" w:rsidP="00D97AC0">
            <w:pPr>
              <w:pStyle w:val="BulletList1"/>
            </w:pPr>
            <w:r>
              <w:rPr>
                <w:rFonts w:ascii="docs-Calibri" w:hAnsi="docs-Calibri"/>
                <w:color w:val="000000"/>
                <w:szCs w:val="20"/>
                <w:shd w:val="clear" w:color="auto" w:fill="FFFFFF"/>
              </w:rPr>
              <w:t>Value = [</w:t>
            </w:r>
            <w:proofErr w:type="spellStart"/>
            <w:r>
              <w:rPr>
                <w:rFonts w:ascii="docs-Calibri" w:hAnsi="docs-Calibri"/>
                <w:color w:val="000000"/>
                <w:szCs w:val="20"/>
                <w:shd w:val="clear" w:color="auto" w:fill="FFFFFF"/>
              </w:rPr>
              <w:t>Số</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lượng</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thùng</w:t>
            </w:r>
            <w:proofErr w:type="spellEnd"/>
            <w:r>
              <w:rPr>
                <w:rFonts w:ascii="docs-Calibri" w:hAnsi="docs-Calibri"/>
                <w:color w:val="000000"/>
                <w:szCs w:val="20"/>
                <w:shd w:val="clear" w:color="auto" w:fill="FFFFFF"/>
              </w:rPr>
              <w:t xml:space="preserve"> 36 </w:t>
            </w:r>
            <w:proofErr w:type="spellStart"/>
            <w:r>
              <w:rPr>
                <w:rFonts w:ascii="docs-Calibri" w:hAnsi="docs-Calibri"/>
                <w:color w:val="000000"/>
                <w:szCs w:val="20"/>
                <w:shd w:val="clear" w:color="auto" w:fill="FFFFFF"/>
              </w:rPr>
              <w:t>lon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thỏa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ghi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hiện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tại</w:t>
            </w:r>
            <w:proofErr w:type="spellEnd"/>
          </w:p>
        </w:tc>
      </w:tr>
      <w:tr w:rsidR="0001233E" w:rsidRPr="008F2D5E" w14:paraId="15BC3FEF"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C6CECD5" w14:textId="77777777" w:rsidR="0001233E" w:rsidRDefault="0001233E" w:rsidP="00D97AC0">
            <w:pPr>
              <w:spacing w:before="0"/>
              <w:rPr>
                <w:rFonts w:cs="Arial"/>
                <w:szCs w:val="20"/>
              </w:rPr>
            </w:pPr>
            <w:r>
              <w:rPr>
                <w:rFonts w:cs="Arial"/>
                <w:szCs w:val="20"/>
              </w:rPr>
              <w:t>11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9C6668C" w14:textId="77777777" w:rsidR="0001233E" w:rsidRPr="00D7053F" w:rsidRDefault="0001233E" w:rsidP="00D97AC0">
            <w:pPr>
              <w:rPr>
                <w:rFonts w:eastAsia="MS PMincho" w:cs="Arial"/>
                <w:lang w:val="vi-VN" w:eastAsia="ja-JP"/>
              </w:rPr>
            </w:pPr>
            <w:proofErr w:type="spellStart"/>
            <w:r>
              <w:rPr>
                <w:rFonts w:eastAsia="MS PMincho" w:cs="Arial"/>
                <w:lang w:val="en-US" w:eastAsia="ja-JP"/>
              </w:rPr>
              <w:t>Thùng</w:t>
            </w:r>
            <w:proofErr w:type="spellEnd"/>
            <w:r>
              <w:rPr>
                <w:rFonts w:eastAsia="MS PMincho" w:cs="Arial"/>
                <w:lang w:val="vi-VN" w:eastAsia="ja-JP"/>
              </w:rPr>
              <w:t xml:space="preserve"> 24 lon TT</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B58C10E" w14:textId="77777777" w:rsidR="0001233E" w:rsidRDefault="0001233E" w:rsidP="00D97AC0">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6F318C4" w14:textId="77777777" w:rsidR="0001233E" w:rsidRDefault="0001233E" w:rsidP="00D97AC0">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709F995" w14:textId="77777777" w:rsidR="0001233E" w:rsidRDefault="0001233E" w:rsidP="00D97AC0">
            <w:pPr>
              <w:rPr>
                <w:rFonts w:eastAsia="MS PMincho" w:cs="Arial"/>
                <w:lang w:val="en-US" w:eastAsia="ja-JP"/>
              </w:rPr>
            </w:pPr>
            <w:r>
              <w:rPr>
                <w:rFonts w:eastAsia="MS PMincho" w:cs="Arial"/>
                <w:lang w:val="en-US"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4B8B5ED"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D28150C" w14:textId="77777777" w:rsidR="0001233E" w:rsidRDefault="0001233E" w:rsidP="00D97AC0">
            <w:pPr>
              <w:pStyle w:val="BulletList1"/>
            </w:pPr>
            <w:r>
              <w:rPr>
                <w:rFonts w:ascii="docs-Calibri" w:hAnsi="docs-Calibri"/>
                <w:color w:val="000000"/>
                <w:szCs w:val="20"/>
                <w:shd w:val="clear" w:color="auto" w:fill="FFFFFF"/>
              </w:rPr>
              <w:t xml:space="preserve">Value = </w:t>
            </w:r>
            <w:proofErr w:type="spellStart"/>
            <w:r>
              <w:rPr>
                <w:rFonts w:ascii="docs-Calibri" w:hAnsi="docs-Calibri"/>
                <w:color w:val="000000"/>
                <w:szCs w:val="20"/>
                <w:shd w:val="clear" w:color="auto" w:fill="FFFFFF"/>
              </w:rPr>
              <w:t>Giá</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trị</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được</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nhập</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bởi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quản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lý</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kho</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khi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hàng</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đến</w:t>
            </w:r>
            <w:proofErr w:type="spellEnd"/>
          </w:p>
        </w:tc>
      </w:tr>
      <w:tr w:rsidR="0001233E" w:rsidRPr="008F2D5E" w14:paraId="280E811C"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1ED6DBE" w14:textId="77777777" w:rsidR="0001233E" w:rsidRDefault="0001233E" w:rsidP="00D97AC0">
            <w:pPr>
              <w:spacing w:before="0"/>
              <w:rPr>
                <w:rFonts w:cs="Arial"/>
                <w:szCs w:val="20"/>
              </w:rPr>
            </w:pPr>
            <w:r>
              <w:rPr>
                <w:rFonts w:cs="Arial"/>
                <w:szCs w:val="20"/>
              </w:rPr>
              <w:t>12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C97FB86" w14:textId="77777777" w:rsidR="0001233E" w:rsidRPr="00D7053F" w:rsidRDefault="0001233E" w:rsidP="00D97AC0">
            <w:pPr>
              <w:rPr>
                <w:rFonts w:eastAsia="MS PMincho" w:cs="Arial"/>
                <w:lang w:val="vi-VN" w:eastAsia="ja-JP"/>
              </w:rPr>
            </w:pPr>
            <w:proofErr w:type="spellStart"/>
            <w:r>
              <w:rPr>
                <w:rFonts w:eastAsia="MS PMincho" w:cs="Arial"/>
                <w:lang w:val="en-US" w:eastAsia="ja-JP"/>
              </w:rPr>
              <w:t>Thùng</w:t>
            </w:r>
            <w:proofErr w:type="spellEnd"/>
            <w:r>
              <w:rPr>
                <w:rFonts w:eastAsia="MS PMincho" w:cs="Arial"/>
                <w:lang w:val="vi-VN" w:eastAsia="ja-JP"/>
              </w:rPr>
              <w:t xml:space="preserve"> 36 lon TT</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D9913EE" w14:textId="77777777" w:rsidR="0001233E" w:rsidRDefault="0001233E" w:rsidP="00D97AC0">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49E598A" w14:textId="77777777" w:rsidR="0001233E" w:rsidRDefault="0001233E" w:rsidP="00D97AC0">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9DDF94C" w14:textId="77777777" w:rsidR="0001233E" w:rsidRDefault="0001233E" w:rsidP="00D97AC0">
            <w:pPr>
              <w:rPr>
                <w:rFonts w:eastAsia="MS PMincho" w:cs="Arial"/>
                <w:lang w:val="en-US" w:eastAsia="ja-JP"/>
              </w:rPr>
            </w:pPr>
            <w:r>
              <w:rPr>
                <w:rFonts w:eastAsia="MS PMincho" w:cs="Arial"/>
                <w:lang w:val="en-US"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3B19D3E"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FEA3C0D" w14:textId="77777777" w:rsidR="0001233E" w:rsidRDefault="0001233E" w:rsidP="00D97AC0">
            <w:pPr>
              <w:pStyle w:val="BulletList1"/>
            </w:pPr>
            <w:r>
              <w:rPr>
                <w:rFonts w:ascii="docs-Calibri" w:hAnsi="docs-Calibri"/>
                <w:color w:val="000000"/>
                <w:szCs w:val="20"/>
                <w:shd w:val="clear" w:color="auto" w:fill="FFFFFF"/>
              </w:rPr>
              <w:t xml:space="preserve">Value = </w:t>
            </w:r>
            <w:proofErr w:type="spellStart"/>
            <w:r>
              <w:rPr>
                <w:rFonts w:ascii="docs-Calibri" w:hAnsi="docs-Calibri"/>
                <w:color w:val="000000"/>
                <w:szCs w:val="20"/>
                <w:shd w:val="clear" w:color="auto" w:fill="FFFFFF"/>
              </w:rPr>
              <w:t>Giá</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trị</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được</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nhập</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bởi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quản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lý</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kho</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khi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hàng</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đến</w:t>
            </w:r>
            <w:proofErr w:type="spellEnd"/>
          </w:p>
        </w:tc>
      </w:tr>
      <w:tr w:rsidR="0001233E" w:rsidRPr="008F2D5E" w14:paraId="2ADB10DE"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F7BE676" w14:textId="77777777" w:rsidR="0001233E" w:rsidRDefault="0001233E" w:rsidP="00D97AC0">
            <w:pPr>
              <w:spacing w:before="0"/>
              <w:rPr>
                <w:rFonts w:cs="Arial"/>
                <w:szCs w:val="20"/>
              </w:rPr>
            </w:pPr>
            <w:r>
              <w:rPr>
                <w:rFonts w:cs="Arial"/>
                <w:szCs w:val="20"/>
              </w:rPr>
              <w:t>13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F452E28" w14:textId="77777777" w:rsidR="0001233E" w:rsidRPr="00B42B23" w:rsidRDefault="0001233E" w:rsidP="00D97AC0">
            <w:pPr>
              <w:rPr>
                <w:rFonts w:eastAsia="MS PMincho" w:cs="Arial"/>
                <w:lang w:val="vi-VN" w:eastAsia="ja-JP"/>
              </w:rPr>
            </w:pPr>
            <w:r>
              <w:rPr>
                <w:rFonts w:eastAsia="MS PMincho" w:cs="Arial"/>
                <w:lang w:val="vi-VN" w:eastAsia="ja-JP"/>
              </w:rPr>
              <w:t>Trạng thái</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C08A6F2" w14:textId="77777777" w:rsidR="0001233E" w:rsidRPr="00B42B23" w:rsidRDefault="0001233E" w:rsidP="00D97AC0">
            <w:pPr>
              <w:rPr>
                <w:rFonts w:eastAsia="MS PMincho" w:cs="Arial"/>
                <w:lang w:val="vi-VN" w:eastAsia="ja-JP"/>
              </w:rPr>
            </w:pPr>
            <w:r>
              <w:rPr>
                <w:rFonts w:eastAsia="MS PMincho" w:cs="Arial"/>
                <w:lang w:val="vi-VN"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2F979C3"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7C124C0"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7ABBDC7"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29C67F1" w14:textId="77777777" w:rsidR="0001233E" w:rsidRPr="00B42B23" w:rsidRDefault="0001233E" w:rsidP="00D97AC0">
            <w:pPr>
              <w:pStyle w:val="BulletList1"/>
            </w:pPr>
            <w:r>
              <w:t>Value</w:t>
            </w:r>
            <w:r>
              <w:rPr>
                <w:lang w:val="vi-VN"/>
              </w:rPr>
              <w:t xml:space="preserve"> = [Trạng thái] của “Chi tiết đơn yêu cầu vận chuyển” thỏa mãn [Mã đơn chi tiết yêu cầu vận chuyển] = [Mã đơn chi tiết yêu cầu vận chuyển] của đơn hiện tại</w:t>
            </w:r>
          </w:p>
          <w:p w14:paraId="154C4AB7" w14:textId="77777777" w:rsidR="0001233E" w:rsidRDefault="0001233E" w:rsidP="00D97AC0">
            <w:pPr>
              <w:pStyle w:val="BulletList1"/>
            </w:pPr>
            <w:r>
              <w:rPr>
                <w:rFonts w:ascii="docs-Calibri" w:hAnsi="docs-Calibri"/>
                <w:color w:val="000000"/>
                <w:szCs w:val="20"/>
                <w:shd w:val="clear" w:color="auto" w:fill="FFFFFF"/>
              </w:rPr>
              <w:t>Value list: "</w:t>
            </w:r>
            <w:proofErr w:type="spellStart"/>
            <w:r>
              <w:rPr>
                <w:rFonts w:ascii="docs-Calibri" w:hAnsi="docs-Calibri"/>
                <w:color w:val="000000"/>
                <w:szCs w:val="20"/>
                <w:shd w:val="clear" w:color="auto" w:fill="FFFFFF"/>
              </w:rPr>
              <w:t>Đang</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w:t>
            </w:r>
            <w:proofErr w:type="spellStart"/>
            <w:r>
              <w:rPr>
                <w:rFonts w:ascii="docs-Calibri" w:hAnsi="docs-Calibri"/>
                <w:color w:val="000000"/>
                <w:szCs w:val="20"/>
                <w:shd w:val="clear" w:color="auto" w:fill="FFFFFF"/>
              </w:rPr>
              <w:t>Chờ</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lái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xe</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xác</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lastRenderedPageBreak/>
              <w:t>nhận</w:t>
            </w:r>
            <w:proofErr w:type="spellEnd"/>
            <w:r>
              <w:rPr>
                <w:rFonts w:ascii="docs-Calibri" w:hAnsi="docs-Calibri"/>
                <w:color w:val="000000"/>
                <w:szCs w:val="20"/>
                <w:shd w:val="clear" w:color="auto" w:fill="FFFFFF"/>
              </w:rPr>
              <w:t>" "</w:t>
            </w:r>
            <w:proofErr w:type="spellStart"/>
            <w:r>
              <w:rPr>
                <w:rFonts w:ascii="docs-Calibri" w:hAnsi="docs-Calibri"/>
                <w:color w:val="000000"/>
                <w:szCs w:val="20"/>
                <w:shd w:val="clear" w:color="auto" w:fill="FFFFFF"/>
              </w:rPr>
              <w:t>Đã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từ</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chối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bởi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lái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xe</w:t>
            </w:r>
            <w:proofErr w:type="spellEnd"/>
            <w:r>
              <w:rPr>
                <w:rFonts w:ascii="docs-Calibri" w:hAnsi="docs-Calibri"/>
                <w:color w:val="000000"/>
                <w:szCs w:val="20"/>
                <w:shd w:val="clear" w:color="auto" w:fill="FFFFFF"/>
              </w:rPr>
              <w:t>" "</w:t>
            </w:r>
            <w:proofErr w:type="spellStart"/>
            <w:r>
              <w:rPr>
                <w:rFonts w:ascii="docs-Calibri" w:hAnsi="docs-Calibri"/>
                <w:color w:val="000000"/>
                <w:szCs w:val="20"/>
                <w:shd w:val="clear" w:color="auto" w:fill="FFFFFF"/>
              </w:rPr>
              <w:t>Đã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xác</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bởi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lái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xe</w:t>
            </w:r>
            <w:proofErr w:type="spellEnd"/>
            <w:r>
              <w:rPr>
                <w:rFonts w:ascii="docs-Calibri" w:hAnsi="docs-Calibri"/>
                <w:color w:val="000000"/>
                <w:szCs w:val="20"/>
                <w:shd w:val="clear" w:color="auto" w:fill="FFFFFF"/>
              </w:rPr>
              <w:t>"</w:t>
            </w:r>
          </w:p>
        </w:tc>
      </w:tr>
      <w:tr w:rsidR="0001233E" w:rsidRPr="008F2D5E" w14:paraId="2B9C62A7"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122EBF1" w14:textId="77777777" w:rsidR="0001233E" w:rsidRDefault="0001233E" w:rsidP="00D97AC0">
            <w:pPr>
              <w:spacing w:before="0"/>
              <w:rPr>
                <w:rFonts w:cs="Arial"/>
                <w:szCs w:val="20"/>
              </w:rPr>
            </w:pPr>
            <w:r>
              <w:rPr>
                <w:rFonts w:cs="Arial"/>
                <w:szCs w:val="20"/>
              </w:rPr>
              <w:lastRenderedPageBreak/>
              <w:t>14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3C2477B" w14:textId="77777777" w:rsidR="0001233E" w:rsidRDefault="0001233E" w:rsidP="00D97AC0">
            <w:pPr>
              <w:rPr>
                <w:rFonts w:eastAsia="MS PMincho" w:cs="Arial"/>
                <w:lang w:val="vi-VN" w:eastAsia="ja-JP"/>
              </w:rPr>
            </w:pPr>
            <w:r>
              <w:rPr>
                <w:rFonts w:eastAsia="MS PMincho" w:cs="Arial"/>
                <w:lang w:val="vi-VN" w:eastAsia="ja-JP"/>
              </w:rPr>
              <w:t>Tổng</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F3D05BC" w14:textId="77777777" w:rsidR="0001233E" w:rsidRDefault="0001233E" w:rsidP="00D97AC0">
            <w:pPr>
              <w:rPr>
                <w:rFonts w:eastAsia="MS PMincho" w:cs="Arial"/>
                <w:lang w:val="vi-VN" w:eastAsia="ja-JP"/>
              </w:rPr>
            </w:pPr>
            <w:r>
              <w:rPr>
                <w:rFonts w:eastAsia="MS PMincho" w:cs="Arial"/>
                <w:lang w:val="vi-VN"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311E527"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090B35B"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A3D67A6"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0BE30FB" w14:textId="77777777" w:rsidR="0001233E" w:rsidRPr="001F3E51" w:rsidRDefault="0001233E" w:rsidP="00D97AC0">
            <w:pPr>
              <w:pStyle w:val="BulletList1"/>
            </w:pPr>
            <w:r>
              <w:t>Auto</w:t>
            </w:r>
            <w:r>
              <w:rPr>
                <w:lang w:val="vi-VN"/>
              </w:rPr>
              <w:t xml:space="preserve"> generated</w:t>
            </w:r>
          </w:p>
          <w:p w14:paraId="7B69F9AD" w14:textId="77777777" w:rsidR="0001233E" w:rsidRDefault="0001233E" w:rsidP="00D97AC0">
            <w:pPr>
              <w:pStyle w:val="BulletList1"/>
            </w:pPr>
            <w:proofErr w:type="spellStart"/>
            <w:r>
              <w:t>Hệ</w:t>
            </w:r>
            <w:proofErr w:type="spellEnd"/>
            <w:r>
              <w:rPr>
                <w:lang w:val="vi-VN"/>
              </w:rPr>
              <w:t xml:space="preserve"> thống tự động tính tổng số lượng thùng 24 lon, thùng 36 lon, thùng 24 lon thực tế, thùng 36 lon thực tế và generate ra kết quả</w:t>
            </w:r>
          </w:p>
        </w:tc>
      </w:tr>
      <w:tr w:rsidR="0001233E" w:rsidRPr="008F2D5E" w14:paraId="303F167F"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9815D70" w14:textId="77777777" w:rsidR="0001233E" w:rsidRDefault="0001233E" w:rsidP="00D97AC0">
            <w:pPr>
              <w:spacing w:before="0"/>
              <w:rPr>
                <w:rFonts w:cs="Arial"/>
                <w:szCs w:val="20"/>
              </w:rPr>
            </w:pPr>
            <w:r>
              <w:rPr>
                <w:rFonts w:cs="Arial"/>
                <w:szCs w:val="20"/>
              </w:rPr>
              <w:t>15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2EA5113" w14:textId="77777777" w:rsidR="0001233E" w:rsidRDefault="0001233E" w:rsidP="00D97AC0">
            <w:pPr>
              <w:jc w:val="center"/>
              <w:rPr>
                <w:rFonts w:eastAsia="MS PMincho" w:cs="Arial"/>
                <w:lang w:val="en-US" w:eastAsia="ja-JP"/>
              </w:rPr>
            </w:pPr>
            <w:r w:rsidRPr="00497907">
              <w:rPr>
                <w:rFonts w:eastAsia="MS PMincho" w:cs="Arial"/>
                <w:noProof/>
                <w:lang w:val="en-US" w:eastAsia="ja-JP"/>
              </w:rPr>
              <w:drawing>
                <wp:inline distT="0" distB="0" distL="0" distR="0" wp14:anchorId="0425DAC3" wp14:editId="3B462908">
                  <wp:extent cx="214314" cy="204789"/>
                  <wp:effectExtent l="0" t="0" r="0" b="5080"/>
                  <wp:docPr id="1176305054" name="Picture 1176305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39000" name=""/>
                          <pic:cNvPicPr/>
                        </pic:nvPicPr>
                        <pic:blipFill>
                          <a:blip r:embed="rId72"/>
                          <a:stretch>
                            <a:fillRect/>
                          </a:stretch>
                        </pic:blipFill>
                        <pic:spPr>
                          <a:xfrm>
                            <a:off x="0" y="0"/>
                            <a:ext cx="214314" cy="204789"/>
                          </a:xfrm>
                          <a:prstGeom prst="rect">
                            <a:avLst/>
                          </a:prstGeom>
                        </pic:spPr>
                      </pic:pic>
                    </a:graphicData>
                  </a:graphic>
                </wp:inline>
              </w:drawing>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235395E" w14:textId="77777777" w:rsidR="0001233E" w:rsidRPr="00497907" w:rsidRDefault="0001233E" w:rsidP="00D97AC0">
            <w:pPr>
              <w:rPr>
                <w:rFonts w:eastAsia="MS PMincho" w:cs="Arial"/>
                <w:lang w:val="vi-VN" w:eastAsia="ja-JP"/>
              </w:rPr>
            </w:pPr>
            <w:r>
              <w:rPr>
                <w:rFonts w:eastAsia="MS PMincho" w:cs="Arial"/>
                <w:lang w:val="vi-VN"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EE6A177" w14:textId="77777777" w:rsidR="0001233E" w:rsidRPr="00497907"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0CD35A9" w14:textId="77777777" w:rsidR="0001233E" w:rsidRPr="00497907"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B906FA8"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F186304" w14:textId="2476679F" w:rsidR="0001233E" w:rsidRPr="00CC7633" w:rsidRDefault="0001233E" w:rsidP="00D97AC0">
            <w:pPr>
              <w:pStyle w:val="BulletList1"/>
            </w:pPr>
            <w:r>
              <w:t>Refer</w:t>
            </w:r>
            <w:r>
              <w:rPr>
                <w:lang w:val="vi-VN"/>
              </w:rPr>
              <w:t xml:space="preserve"> </w:t>
            </w:r>
            <w:r>
              <w:rPr>
                <w:lang w:val="vi-VN"/>
              </w:rPr>
              <w:fldChar w:fldCharType="begin"/>
            </w:r>
            <w:r>
              <w:rPr>
                <w:lang w:val="vi-VN"/>
              </w:rPr>
              <w:instrText xml:space="preserve"> REF _Ref151965983 \h </w:instrText>
            </w:r>
            <w:r>
              <w:rPr>
                <w:lang w:val="vi-VN"/>
              </w:rPr>
            </w:r>
            <w:r>
              <w:rPr>
                <w:lang w:val="vi-VN"/>
              </w:rPr>
              <w:fldChar w:fldCharType="separate"/>
            </w:r>
            <w:r w:rsidR="00201D76" w:rsidRPr="00516C12">
              <w:rPr>
                <w:szCs w:val="20"/>
              </w:rPr>
              <w:t xml:space="preserve">UC </w:t>
            </w:r>
            <w:r w:rsidR="00201D76">
              <w:rPr>
                <w:noProof/>
                <w:szCs w:val="20"/>
              </w:rPr>
              <w:t>1</w:t>
            </w:r>
            <w:r w:rsidR="00201D76" w:rsidRPr="00516C12">
              <w:rPr>
                <w:szCs w:val="20"/>
              </w:rPr>
              <w:t xml:space="preserve">: </w:t>
            </w:r>
            <w:proofErr w:type="spellStart"/>
            <w:r w:rsidR="00201D76">
              <w:rPr>
                <w:szCs w:val="20"/>
              </w:rPr>
              <w:t>Xác</w:t>
            </w:r>
            <w:proofErr w:type="spellEnd"/>
            <w:r w:rsidR="00201D76">
              <w:rPr>
                <w:szCs w:val="20"/>
                <w:lang w:val="vi-VN"/>
              </w:rPr>
              <w:t xml:space="preserve"> nhận bởi nhân viên quản lý kho</w:t>
            </w:r>
            <w:r>
              <w:rPr>
                <w:lang w:val="vi-VN"/>
              </w:rPr>
              <w:fldChar w:fldCharType="end"/>
            </w:r>
          </w:p>
          <w:p w14:paraId="059B41FC" w14:textId="77777777" w:rsidR="0001233E" w:rsidRDefault="0001233E" w:rsidP="00D97AC0">
            <w:pPr>
              <w:pStyle w:val="BulletList1"/>
            </w:pPr>
            <w:r>
              <w:t>Hiển</w:t>
            </w:r>
            <w:r>
              <w:rPr>
                <w:lang w:val="vi-VN"/>
              </w:rPr>
              <w:t xml:space="preserve"> thị khi [Trạng thái] của chi tiết đơn =”Đã lưu nháp” OR “Đã từ chối bởi lái xe”</w:t>
            </w:r>
          </w:p>
        </w:tc>
      </w:tr>
      <w:tr w:rsidR="0001233E" w:rsidRPr="008F2D5E" w14:paraId="7D0F87C0"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F4ED795" w14:textId="77777777" w:rsidR="0001233E" w:rsidRDefault="0001233E" w:rsidP="00D97AC0">
            <w:pPr>
              <w:spacing w:before="0"/>
              <w:rPr>
                <w:rFonts w:cs="Arial"/>
                <w:szCs w:val="20"/>
              </w:rPr>
            </w:pPr>
            <w:r>
              <w:rPr>
                <w:rFonts w:cs="Arial"/>
                <w:szCs w:val="20"/>
              </w:rPr>
              <w:t>16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EB159FB" w14:textId="77777777" w:rsidR="0001233E" w:rsidRPr="00497907" w:rsidRDefault="0001233E" w:rsidP="00D97AC0">
            <w:pPr>
              <w:jc w:val="center"/>
              <w:rPr>
                <w:rFonts w:eastAsia="MS PMincho" w:cs="Arial"/>
                <w:lang w:val="en-US" w:eastAsia="ja-JP"/>
              </w:rPr>
            </w:pPr>
            <w:r w:rsidRPr="00497907">
              <w:rPr>
                <w:rFonts w:eastAsia="MS PMincho" w:cs="Arial"/>
                <w:noProof/>
                <w:lang w:val="en-US" w:eastAsia="ja-JP"/>
              </w:rPr>
              <w:drawing>
                <wp:inline distT="0" distB="0" distL="0" distR="0" wp14:anchorId="0DA0E89B" wp14:editId="71084DD5">
                  <wp:extent cx="304802" cy="309565"/>
                  <wp:effectExtent l="0" t="0" r="0" b="0"/>
                  <wp:docPr id="118846568" name="Picture 118846568" descr="A red x symbol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6568" name="Picture 118846568" descr="A red x symbol on a white background&#10;&#10;Description automatically generated"/>
                          <pic:cNvPicPr/>
                        </pic:nvPicPr>
                        <pic:blipFill>
                          <a:blip r:embed="rId73"/>
                          <a:stretch>
                            <a:fillRect/>
                          </a:stretch>
                        </pic:blipFill>
                        <pic:spPr>
                          <a:xfrm>
                            <a:off x="0" y="0"/>
                            <a:ext cx="304802" cy="309565"/>
                          </a:xfrm>
                          <a:prstGeom prst="rect">
                            <a:avLst/>
                          </a:prstGeom>
                        </pic:spPr>
                      </pic:pic>
                    </a:graphicData>
                  </a:graphic>
                </wp:inline>
              </w:drawing>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4D5A68F" w14:textId="77777777" w:rsidR="0001233E" w:rsidRPr="00497907" w:rsidRDefault="0001233E" w:rsidP="00D97AC0">
            <w:pPr>
              <w:rPr>
                <w:rFonts w:eastAsia="MS PMincho" w:cs="Arial"/>
                <w:lang w:val="vi-VN" w:eastAsia="ja-JP"/>
              </w:rPr>
            </w:pPr>
            <w:r>
              <w:rPr>
                <w:rFonts w:eastAsia="MS PMincho" w:cs="Arial"/>
                <w:lang w:val="vi-VN"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3639483" w14:textId="77777777" w:rsidR="0001233E" w:rsidRPr="00497907"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E455A41" w14:textId="77777777" w:rsidR="0001233E" w:rsidRPr="00497907"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5A44256"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991A518" w14:textId="0B3E8E22" w:rsidR="0001233E" w:rsidRPr="00497907" w:rsidRDefault="0001233E" w:rsidP="00D97AC0">
            <w:pPr>
              <w:pStyle w:val="BulletList1"/>
            </w:pPr>
            <w:r>
              <w:t>Refer</w:t>
            </w:r>
            <w:r>
              <w:rPr>
                <w:lang w:val="vi-VN"/>
              </w:rPr>
              <w:t xml:space="preserve"> </w:t>
            </w:r>
            <w:r>
              <w:rPr>
                <w:lang w:val="vi-VN"/>
              </w:rPr>
              <w:fldChar w:fldCharType="begin"/>
            </w:r>
            <w:r>
              <w:rPr>
                <w:lang w:val="vi-VN"/>
              </w:rPr>
              <w:instrText xml:space="preserve"> REF _Ref151966008 \h </w:instrText>
            </w:r>
            <w:r>
              <w:rPr>
                <w:lang w:val="vi-VN"/>
              </w:rPr>
            </w:r>
            <w:r>
              <w:rPr>
                <w:lang w:val="vi-VN"/>
              </w:rPr>
              <w:fldChar w:fldCharType="separate"/>
            </w:r>
            <w:r w:rsidR="00201D76">
              <w:t>UC</w:t>
            </w:r>
            <w:r w:rsidR="00201D76">
              <w:rPr>
                <w:lang w:val="vi-VN"/>
              </w:rPr>
              <w:t xml:space="preserve"> 2: </w:t>
            </w:r>
            <w:proofErr w:type="spellStart"/>
            <w:r w:rsidR="00201D76" w:rsidRPr="001F3E51">
              <w:t>Hủy</w:t>
            </w:r>
            <w:proofErr w:type="spellEnd"/>
            <w:r w:rsidR="00201D76" w:rsidRPr="001F3E51">
              <w:t xml:space="preserve"> </w:t>
            </w:r>
            <w:proofErr w:type="spellStart"/>
            <w:r w:rsidR="00201D76" w:rsidRPr="001F3E51">
              <w:t>xác</w:t>
            </w:r>
            <w:proofErr w:type="spellEnd"/>
            <w:r w:rsidR="00201D76" w:rsidRPr="001F3E51">
              <w:t xml:space="preserve"> </w:t>
            </w:r>
            <w:proofErr w:type="spellStart"/>
            <w:r w:rsidR="00201D76" w:rsidRPr="001F3E51">
              <w:t>nhận</w:t>
            </w:r>
            <w:proofErr w:type="spellEnd"/>
            <w:r w:rsidR="00201D76" w:rsidRPr="001F3E51">
              <w:t xml:space="preserve"> </w:t>
            </w:r>
            <w:proofErr w:type="spellStart"/>
            <w:r w:rsidR="00201D76" w:rsidRPr="001F3E51">
              <w:t>bởi</w:t>
            </w:r>
            <w:proofErr w:type="spellEnd"/>
            <w:r w:rsidR="00201D76" w:rsidRPr="001F3E51">
              <w:t xml:space="preserve"> </w:t>
            </w:r>
            <w:proofErr w:type="spellStart"/>
            <w:r w:rsidR="00201D76" w:rsidRPr="001F3E51">
              <w:t>nhân</w:t>
            </w:r>
            <w:proofErr w:type="spellEnd"/>
            <w:r w:rsidR="00201D76" w:rsidRPr="001F3E51">
              <w:t xml:space="preserve"> </w:t>
            </w:r>
            <w:proofErr w:type="spellStart"/>
            <w:r w:rsidR="00201D76" w:rsidRPr="001F3E51">
              <w:t>viên</w:t>
            </w:r>
            <w:proofErr w:type="spellEnd"/>
            <w:r w:rsidR="00201D76" w:rsidRPr="001F3E51">
              <w:t xml:space="preserve"> </w:t>
            </w:r>
            <w:proofErr w:type="spellStart"/>
            <w:r w:rsidR="00201D76" w:rsidRPr="001F3E51">
              <w:t>quản</w:t>
            </w:r>
            <w:proofErr w:type="spellEnd"/>
            <w:r w:rsidR="00201D76" w:rsidRPr="001F3E51">
              <w:t xml:space="preserve"> </w:t>
            </w:r>
            <w:proofErr w:type="spellStart"/>
            <w:r w:rsidR="00201D76" w:rsidRPr="001F3E51">
              <w:t>lý</w:t>
            </w:r>
            <w:proofErr w:type="spellEnd"/>
            <w:r w:rsidR="00201D76" w:rsidRPr="001F3E51">
              <w:t xml:space="preserve"> </w:t>
            </w:r>
            <w:proofErr w:type="spellStart"/>
            <w:r w:rsidR="00201D76" w:rsidRPr="001F3E51">
              <w:t>kho</w:t>
            </w:r>
            <w:proofErr w:type="spellEnd"/>
            <w:r>
              <w:rPr>
                <w:lang w:val="vi-VN"/>
              </w:rPr>
              <w:fldChar w:fldCharType="end"/>
            </w:r>
          </w:p>
          <w:p w14:paraId="63779156" w14:textId="77777777" w:rsidR="0001233E" w:rsidRDefault="0001233E" w:rsidP="00D97AC0">
            <w:pPr>
              <w:pStyle w:val="BulletList1"/>
            </w:pPr>
            <w:proofErr w:type="spellStart"/>
            <w:r>
              <w:t>Hiện</w:t>
            </w:r>
            <w:proofErr w:type="spellEnd"/>
            <w:r>
              <w:rPr>
                <w:lang w:val="vi-VN"/>
              </w:rPr>
              <w:t xml:space="preserve"> thị khi [Trạng thái] của chi tiết đơn = “Chờ lái xe xác nhận”</w:t>
            </w:r>
          </w:p>
        </w:tc>
      </w:tr>
      <w:tr w:rsidR="0001233E" w:rsidRPr="008F2D5E" w14:paraId="28682BE2"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7D7C616" w14:textId="77777777" w:rsidR="0001233E" w:rsidRDefault="0001233E" w:rsidP="00D97AC0">
            <w:pPr>
              <w:spacing w:before="0"/>
              <w:rPr>
                <w:rFonts w:cs="Arial"/>
                <w:szCs w:val="20"/>
              </w:rPr>
            </w:pPr>
            <w:r>
              <w:rPr>
                <w:rFonts w:cs="Arial"/>
                <w:szCs w:val="20"/>
              </w:rPr>
              <w:t>17</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BD72538" w14:textId="77777777" w:rsidR="0001233E" w:rsidRPr="00497907" w:rsidRDefault="0001233E" w:rsidP="00D97AC0">
            <w:pPr>
              <w:jc w:val="center"/>
              <w:rPr>
                <w:rFonts w:eastAsia="MS PMincho" w:cs="Arial"/>
                <w:lang w:val="en-US" w:eastAsia="ja-JP"/>
              </w:rPr>
            </w:pPr>
            <w:r>
              <w:rPr>
                <w:rFonts w:eastAsia="MS PMincho" w:cs="Arial"/>
                <w:lang w:val="en-US" w:eastAsia="ja-JP"/>
              </w:rPr>
              <w:t>In</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7BB860C" w14:textId="77777777" w:rsidR="0001233E" w:rsidRDefault="0001233E" w:rsidP="00D97AC0">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01256BF" w14:textId="77777777" w:rsidR="0001233E" w:rsidRPr="008206F6"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A96B5CD" w14:textId="77777777" w:rsidR="0001233E" w:rsidRPr="008206F6"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2C96033"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27C5F7D" w14:textId="701A8F3F" w:rsidR="0001233E" w:rsidRDefault="0001233E" w:rsidP="00D97AC0">
            <w:pPr>
              <w:pStyle w:val="BulletList1"/>
            </w:pPr>
            <w:r>
              <w:t>Refer</w:t>
            </w:r>
            <w:r>
              <w:rPr>
                <w:lang w:val="vi-VN"/>
              </w:rPr>
              <w:t xml:space="preserve"> </w:t>
            </w:r>
            <w:r>
              <w:rPr>
                <w:lang w:val="vi-VN"/>
              </w:rPr>
              <w:fldChar w:fldCharType="begin"/>
            </w:r>
            <w:r>
              <w:rPr>
                <w:lang w:val="vi-VN"/>
              </w:rPr>
              <w:instrText xml:space="preserve"> REF _Ref151966033 \h </w:instrText>
            </w:r>
            <w:r>
              <w:rPr>
                <w:lang w:val="vi-VN"/>
              </w:rPr>
            </w:r>
            <w:r>
              <w:rPr>
                <w:lang w:val="vi-VN"/>
              </w:rPr>
              <w:fldChar w:fldCharType="separate"/>
            </w:r>
            <w:r w:rsidR="00201D76">
              <w:t xml:space="preserve">UC 9: </w:t>
            </w:r>
            <w:proofErr w:type="spellStart"/>
            <w:r w:rsidR="00201D76">
              <w:t>Xuất</w:t>
            </w:r>
            <w:proofErr w:type="spellEnd"/>
            <w:r w:rsidR="00201D76">
              <w:t xml:space="preserve"> </w:t>
            </w:r>
            <w:proofErr w:type="spellStart"/>
            <w:r w:rsidR="00201D76">
              <w:t>thông</w:t>
            </w:r>
            <w:proofErr w:type="spellEnd"/>
            <w:r w:rsidR="00201D76">
              <w:rPr>
                <w:lang w:val="vi-VN"/>
              </w:rPr>
              <w:t xml:space="preserve"> tin</w:t>
            </w:r>
            <w:r>
              <w:rPr>
                <w:lang w:val="vi-VN"/>
              </w:rPr>
              <w:fldChar w:fldCharType="end"/>
            </w:r>
          </w:p>
        </w:tc>
      </w:tr>
      <w:tr w:rsidR="0001233E" w:rsidRPr="008F2D5E" w14:paraId="478CEB26"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0B4A690" w14:textId="4201E51B" w:rsidR="0001233E" w:rsidRDefault="0022531F" w:rsidP="00D97AC0">
            <w:pPr>
              <w:spacing w:before="0"/>
              <w:rPr>
                <w:rFonts w:cs="Arial"/>
                <w:szCs w:val="20"/>
              </w:rPr>
            </w:pPr>
            <w:r>
              <w:rPr>
                <w:rFonts w:cs="Arial"/>
                <w:szCs w:val="20"/>
              </w:rPr>
              <w:t>18</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D66986A" w14:textId="77777777" w:rsidR="0001233E" w:rsidRPr="001F3E51" w:rsidRDefault="0001233E" w:rsidP="00D97AC0">
            <w:pPr>
              <w:jc w:val="center"/>
              <w:rPr>
                <w:rFonts w:eastAsia="MS PMincho" w:cs="Arial"/>
                <w:lang w:val="vi-VN" w:eastAsia="ja-JP"/>
              </w:rPr>
            </w:pPr>
            <w:proofErr w:type="spellStart"/>
            <w:r>
              <w:rPr>
                <w:rFonts w:eastAsia="MS PMincho" w:cs="Arial"/>
                <w:lang w:val="en-US" w:eastAsia="ja-JP"/>
              </w:rPr>
              <w:t>Xác</w:t>
            </w:r>
            <w:proofErr w:type="spellEnd"/>
            <w:r>
              <w:rPr>
                <w:rFonts w:eastAsia="MS PMincho" w:cs="Arial"/>
                <w:lang w:val="vi-VN" w:eastAsia="ja-JP"/>
              </w:rPr>
              <w:t xml:space="preserve"> nhận</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3F1EA86" w14:textId="77777777" w:rsidR="0001233E" w:rsidRPr="00497907" w:rsidRDefault="0001233E" w:rsidP="00D97AC0">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2BF0371" w14:textId="77777777" w:rsidR="0001233E" w:rsidRPr="001F3E51"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4F3BF4B" w14:textId="77777777" w:rsidR="0001233E" w:rsidRPr="001F3E51"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5FE97C2"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310D374" w14:textId="4701262B" w:rsidR="0001233E" w:rsidRDefault="0001233E" w:rsidP="00D97AC0">
            <w:pPr>
              <w:pStyle w:val="BulletList1"/>
            </w:pPr>
            <w:r>
              <w:t>Refer</w:t>
            </w:r>
            <w:r>
              <w:rPr>
                <w:lang w:val="vi-VN"/>
              </w:rPr>
              <w:t xml:space="preserve"> </w:t>
            </w:r>
            <w:r>
              <w:rPr>
                <w:lang w:val="vi-VN"/>
              </w:rPr>
              <w:fldChar w:fldCharType="begin"/>
            </w:r>
            <w:r>
              <w:rPr>
                <w:lang w:val="vi-VN"/>
              </w:rPr>
              <w:instrText xml:space="preserve"> REF _Ref151965983 \h </w:instrText>
            </w:r>
            <w:r>
              <w:rPr>
                <w:lang w:val="vi-VN"/>
              </w:rPr>
            </w:r>
            <w:r>
              <w:rPr>
                <w:lang w:val="vi-VN"/>
              </w:rPr>
              <w:fldChar w:fldCharType="separate"/>
            </w:r>
            <w:r w:rsidR="00201D76" w:rsidRPr="00516C12">
              <w:rPr>
                <w:szCs w:val="20"/>
              </w:rPr>
              <w:t xml:space="preserve">UC </w:t>
            </w:r>
            <w:r w:rsidR="00201D76">
              <w:rPr>
                <w:noProof/>
                <w:szCs w:val="20"/>
              </w:rPr>
              <w:t>1</w:t>
            </w:r>
            <w:r w:rsidR="00201D76" w:rsidRPr="00516C12">
              <w:rPr>
                <w:szCs w:val="20"/>
              </w:rPr>
              <w:t xml:space="preserve">: </w:t>
            </w:r>
            <w:proofErr w:type="spellStart"/>
            <w:r w:rsidR="00201D76">
              <w:rPr>
                <w:szCs w:val="20"/>
              </w:rPr>
              <w:t>Xác</w:t>
            </w:r>
            <w:proofErr w:type="spellEnd"/>
            <w:r w:rsidR="00201D76">
              <w:rPr>
                <w:szCs w:val="20"/>
                <w:lang w:val="vi-VN"/>
              </w:rPr>
              <w:t xml:space="preserve"> nhận bởi nhân viên quản lý kho</w:t>
            </w:r>
            <w:r>
              <w:rPr>
                <w:lang w:val="vi-VN"/>
              </w:rPr>
              <w:fldChar w:fldCharType="end"/>
            </w:r>
          </w:p>
        </w:tc>
      </w:tr>
      <w:tr w:rsidR="0022531F" w:rsidRPr="008F2D5E" w14:paraId="3883EB7D"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55A7695" w14:textId="6829FCA9" w:rsidR="0022531F" w:rsidRDefault="0022531F" w:rsidP="00D97AC0">
            <w:pPr>
              <w:spacing w:before="0"/>
              <w:rPr>
                <w:rFonts w:cs="Arial"/>
                <w:szCs w:val="20"/>
              </w:rPr>
            </w:pPr>
            <w:r>
              <w:rPr>
                <w:rFonts w:cs="Arial"/>
                <w:szCs w:val="20"/>
              </w:rPr>
              <w:t>19</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A83E90C" w14:textId="50F113EB" w:rsidR="0022531F" w:rsidRPr="0022531F" w:rsidRDefault="0022531F" w:rsidP="00D97AC0">
            <w:pPr>
              <w:jc w:val="center"/>
              <w:rPr>
                <w:rFonts w:eastAsia="MS PMincho" w:cs="Arial"/>
                <w:lang w:val="vi-VN" w:eastAsia="ja-JP"/>
              </w:rPr>
            </w:pPr>
            <w:proofErr w:type="spellStart"/>
            <w:r>
              <w:rPr>
                <w:rFonts w:eastAsia="MS PMincho" w:cs="Arial"/>
                <w:lang w:val="en-US" w:eastAsia="ja-JP"/>
              </w:rPr>
              <w:t>Xóa</w:t>
            </w:r>
            <w:proofErr w:type="spellEnd"/>
            <w:r>
              <w:rPr>
                <w:rFonts w:eastAsia="MS PMincho" w:cs="Arial"/>
                <w:lang w:val="vi-VN" w:eastAsia="ja-JP"/>
              </w:rPr>
              <w:t xml:space="preserve"> đơn</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1907708" w14:textId="54EC3D4C" w:rsidR="0022531F" w:rsidRDefault="0022531F" w:rsidP="00D97AC0">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E33498C" w14:textId="2924DBEC" w:rsidR="0022531F" w:rsidRPr="0022531F" w:rsidRDefault="0022531F"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09938F4" w14:textId="34427B0C" w:rsidR="0022531F" w:rsidRPr="0022531F" w:rsidRDefault="0022531F"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12AD236" w14:textId="77777777" w:rsidR="0022531F" w:rsidRPr="008F2D5E" w:rsidRDefault="0022531F"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2CF5F33" w14:textId="07CA85A8" w:rsidR="0022531F" w:rsidRDefault="0022531F" w:rsidP="00D97AC0">
            <w:pPr>
              <w:pStyle w:val="BulletList1"/>
            </w:pPr>
            <w:r>
              <w:t>Refer</w:t>
            </w:r>
            <w:r>
              <w:rPr>
                <w:lang w:val="vi-VN"/>
              </w:rPr>
              <w:t xml:space="preserve"> </w:t>
            </w:r>
            <w:r>
              <w:rPr>
                <w:lang w:val="vi-VN"/>
              </w:rPr>
              <w:fldChar w:fldCharType="begin"/>
            </w:r>
            <w:r>
              <w:rPr>
                <w:lang w:val="vi-VN"/>
              </w:rPr>
              <w:instrText xml:space="preserve"> REF _Ref151967093 \h </w:instrText>
            </w:r>
            <w:r>
              <w:rPr>
                <w:lang w:val="vi-VN"/>
              </w:rPr>
            </w:r>
            <w:r>
              <w:rPr>
                <w:lang w:val="vi-VN"/>
              </w:rPr>
              <w:fldChar w:fldCharType="separate"/>
            </w:r>
            <w:r w:rsidR="00201D76" w:rsidRPr="00516C12">
              <w:rPr>
                <w:szCs w:val="20"/>
              </w:rPr>
              <w:t>UC</w:t>
            </w:r>
            <w:r w:rsidR="00201D76">
              <w:rPr>
                <w:szCs w:val="20"/>
                <w:lang w:val="vi-VN"/>
              </w:rPr>
              <w:t xml:space="preserve"> 8</w:t>
            </w:r>
            <w:r w:rsidR="00201D76" w:rsidRPr="00516C12">
              <w:rPr>
                <w:szCs w:val="20"/>
              </w:rPr>
              <w:t xml:space="preserve">: </w:t>
            </w:r>
            <w:proofErr w:type="spellStart"/>
            <w:r w:rsidR="00201D76">
              <w:rPr>
                <w:szCs w:val="20"/>
              </w:rPr>
              <w:t>Xóa</w:t>
            </w:r>
            <w:proofErr w:type="spellEnd"/>
            <w:r w:rsidR="00201D76">
              <w:rPr>
                <w:szCs w:val="20"/>
              </w:rPr>
              <w:t xml:space="preserve"> </w:t>
            </w:r>
            <w:proofErr w:type="spellStart"/>
            <w:r w:rsidR="00201D76">
              <w:rPr>
                <w:szCs w:val="20"/>
              </w:rPr>
              <w:t>đơn</w:t>
            </w:r>
            <w:proofErr w:type="spellEnd"/>
            <w:r w:rsidR="00201D76">
              <w:rPr>
                <w:szCs w:val="20"/>
              </w:rPr>
              <w:t xml:space="preserve"> </w:t>
            </w:r>
            <w:proofErr w:type="spellStart"/>
            <w:r w:rsidR="00201D76">
              <w:rPr>
                <w:szCs w:val="20"/>
              </w:rPr>
              <w:t>nhập</w:t>
            </w:r>
            <w:proofErr w:type="spellEnd"/>
            <w:r w:rsidR="00201D76">
              <w:rPr>
                <w:szCs w:val="20"/>
              </w:rPr>
              <w:t>/</w:t>
            </w:r>
            <w:proofErr w:type="spellStart"/>
            <w:r w:rsidR="00201D76">
              <w:rPr>
                <w:szCs w:val="20"/>
              </w:rPr>
              <w:t>xuất</w:t>
            </w:r>
            <w:proofErr w:type="spellEnd"/>
            <w:r w:rsidR="00201D76">
              <w:rPr>
                <w:szCs w:val="20"/>
              </w:rPr>
              <w:t xml:space="preserve"> </w:t>
            </w:r>
            <w:proofErr w:type="spellStart"/>
            <w:r w:rsidR="00201D76">
              <w:rPr>
                <w:szCs w:val="20"/>
              </w:rPr>
              <w:t>kho</w:t>
            </w:r>
            <w:proofErr w:type="spellEnd"/>
            <w:r>
              <w:rPr>
                <w:lang w:val="vi-VN"/>
              </w:rPr>
              <w:fldChar w:fldCharType="end"/>
            </w:r>
          </w:p>
        </w:tc>
      </w:tr>
    </w:tbl>
    <w:p w14:paraId="39E1EFF5" w14:textId="491975B5" w:rsidR="0022531F" w:rsidRDefault="0022531F" w:rsidP="006A4D76">
      <w:pPr>
        <w:pStyle w:val="Heading3"/>
      </w:pPr>
      <w:bookmarkStart w:id="146" w:name="_Toc152340797"/>
      <w:proofErr w:type="spellStart"/>
      <w:r>
        <w:lastRenderedPageBreak/>
        <w:t>Màn</w:t>
      </w:r>
      <w:proofErr w:type="spellEnd"/>
      <w:r>
        <w:t xml:space="preserve"> </w:t>
      </w:r>
      <w:proofErr w:type="spellStart"/>
      <w:r>
        <w:t>hình</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vận</w:t>
      </w:r>
      <w:proofErr w:type="spellEnd"/>
      <w:r>
        <w:t xml:space="preserve"> </w:t>
      </w:r>
      <w:proofErr w:type="spellStart"/>
      <w:r>
        <w:t>chuyển</w:t>
      </w:r>
      <w:bookmarkEnd w:id="146"/>
      <w:proofErr w:type="spellEnd"/>
    </w:p>
    <w:p w14:paraId="2934579D" w14:textId="5B733B46" w:rsidR="0022531F" w:rsidRDefault="0022531F" w:rsidP="0022531F">
      <w:pPr>
        <w:rPr>
          <w:lang w:val="en-US" w:eastAsia="en-US"/>
        </w:rPr>
      </w:pPr>
      <w:r w:rsidRPr="0022531F">
        <w:rPr>
          <w:noProof/>
          <w:lang w:val="en-US" w:eastAsia="en-US"/>
        </w:rPr>
        <w:drawing>
          <wp:inline distT="0" distB="0" distL="0" distR="0" wp14:anchorId="6EB5E330" wp14:editId="0725AC78">
            <wp:extent cx="5943600" cy="3613785"/>
            <wp:effectExtent l="0" t="0" r="0" b="5715"/>
            <wp:docPr id="1953626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26079" name="Picture 1" descr="A screenshot of a computer&#10;&#10;Description automatically generated"/>
                    <pic:cNvPicPr/>
                  </pic:nvPicPr>
                  <pic:blipFill>
                    <a:blip r:embed="rId81"/>
                    <a:stretch>
                      <a:fillRect/>
                    </a:stretch>
                  </pic:blipFill>
                  <pic:spPr>
                    <a:xfrm>
                      <a:off x="0" y="0"/>
                      <a:ext cx="5943600" cy="3613785"/>
                    </a:xfrm>
                    <a:prstGeom prst="rect">
                      <a:avLst/>
                    </a:prstGeom>
                  </pic:spPr>
                </pic:pic>
              </a:graphicData>
            </a:graphic>
          </wp:inline>
        </w:drawing>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40"/>
        <w:gridCol w:w="1327"/>
        <w:gridCol w:w="1483"/>
        <w:gridCol w:w="995"/>
        <w:gridCol w:w="1228"/>
        <w:gridCol w:w="894"/>
        <w:gridCol w:w="2963"/>
      </w:tblGrid>
      <w:tr w:rsidR="00EF0CCF" w:rsidRPr="008F2D5E" w14:paraId="43F58AA4" w14:textId="77777777" w:rsidTr="00C65F54">
        <w:trPr>
          <w:trHeight w:val="764"/>
        </w:trPr>
        <w:tc>
          <w:tcPr>
            <w:tcW w:w="235"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17188DDE" w14:textId="77777777" w:rsidR="00EF0CCF" w:rsidRPr="00743D86" w:rsidRDefault="00EF0CCF" w:rsidP="00D97AC0">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24072C68" w14:textId="77777777" w:rsidR="00EF0CCF" w:rsidRPr="008F2D5E" w:rsidRDefault="00EF0CCF" w:rsidP="00D97AC0">
            <w:pPr>
              <w:rPr>
                <w:rFonts w:cs="Arial"/>
                <w:b/>
                <w:szCs w:val="20"/>
                <w:lang w:eastAsia="en-US"/>
              </w:rPr>
            </w:pPr>
            <w:r>
              <w:rPr>
                <w:rFonts w:cs="Arial"/>
                <w:b/>
                <w:szCs w:val="20"/>
                <w:lang w:eastAsia="en-US"/>
              </w:rPr>
              <w:t>Component</w:t>
            </w:r>
          </w:p>
        </w:tc>
        <w:tc>
          <w:tcPr>
            <w:tcW w:w="795"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423F5272" w14:textId="77777777" w:rsidR="00EF0CCF" w:rsidRPr="008F2D5E" w:rsidRDefault="00EF0CCF" w:rsidP="00D97AC0">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124AAFE4" w14:textId="77777777" w:rsidR="00EF0CCF" w:rsidRPr="00743D86" w:rsidRDefault="00EF0CCF" w:rsidP="00D97AC0">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564A7473" w14:textId="77777777" w:rsidR="00EF0CCF" w:rsidRPr="008F2D5E" w:rsidRDefault="00EF0CCF" w:rsidP="00D97AC0">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01624995" w14:textId="77777777" w:rsidR="00EF0CCF" w:rsidRPr="00743D86" w:rsidRDefault="00EF0CCF" w:rsidP="00D97AC0">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58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32AD7886" w14:textId="77777777" w:rsidR="00EF0CCF" w:rsidRPr="008F2D5E" w:rsidRDefault="00EF0CCF" w:rsidP="00D97AC0">
            <w:pPr>
              <w:ind w:right="-1110"/>
              <w:rPr>
                <w:rFonts w:cs="Arial"/>
                <w:b/>
                <w:bCs/>
                <w:szCs w:val="20"/>
                <w:lang w:eastAsia="en-US"/>
              </w:rPr>
            </w:pPr>
            <w:r w:rsidRPr="008F2D5E">
              <w:rPr>
                <w:rFonts w:cs="Arial"/>
                <w:b/>
                <w:szCs w:val="20"/>
                <w:lang w:eastAsia="en-US"/>
              </w:rPr>
              <w:t>Description</w:t>
            </w:r>
          </w:p>
        </w:tc>
      </w:tr>
      <w:tr w:rsidR="00EF0CCF" w:rsidRPr="008F2D5E" w14:paraId="73772B16" w14:textId="77777777" w:rsidTr="00C65F54">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DD49261" w14:textId="77777777" w:rsidR="00EF0CCF" w:rsidRPr="008F2D5E" w:rsidRDefault="00EF0CCF" w:rsidP="00D97AC0">
            <w:pPr>
              <w:spacing w:before="0"/>
              <w:rPr>
                <w:rFonts w:cs="Arial"/>
                <w:szCs w:val="20"/>
              </w:rPr>
            </w:pPr>
            <w:r>
              <w:rPr>
                <w:rFonts w:cs="Arial"/>
                <w:szCs w:val="20"/>
              </w:rPr>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F005879" w14:textId="199A5A04" w:rsidR="00EF0CCF" w:rsidRPr="00743D86" w:rsidRDefault="00EF0CCF" w:rsidP="00D97AC0">
            <w:pPr>
              <w:rPr>
                <w:rFonts w:eastAsia="MS PMincho" w:cs="Arial"/>
                <w:lang w:val="vi-VN" w:eastAsia="ja-JP"/>
              </w:rPr>
            </w:pPr>
            <w:r>
              <w:rPr>
                <w:rFonts w:eastAsia="MS PMincho" w:cs="Arial"/>
                <w:lang w:val="vi-VN" w:eastAsia="ja-JP"/>
              </w:rPr>
              <w:t>Nhập mã đơn yêu cầu vận chuyển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B4EED80" w14:textId="7E705A3F" w:rsidR="00EF0CCF" w:rsidRPr="00743D86" w:rsidRDefault="00EF0CCF" w:rsidP="00D97AC0">
            <w:pPr>
              <w:rPr>
                <w:rFonts w:eastAsia="MS PMincho" w:cs="Arial"/>
                <w:lang w:val="vi-VN" w:eastAsia="ja-JP"/>
              </w:rPr>
            </w:pPr>
            <w:r>
              <w:rPr>
                <w:rFonts w:eastAsia="MS PMincho" w:cs="Arial"/>
                <w:lang w:val="vi-VN"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DFA35A5" w14:textId="77777777" w:rsidR="00EF0CCF" w:rsidRPr="008F2D5E" w:rsidRDefault="00EF0CCF" w:rsidP="00D97AC0">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2E8D562" w14:textId="77777777" w:rsidR="00EF0CCF" w:rsidRPr="008F2D5E" w:rsidRDefault="00EF0CCF"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94ECD4C" w14:textId="77777777" w:rsidR="00EF0CCF" w:rsidRPr="008F2D5E" w:rsidRDefault="00EF0CCF" w:rsidP="00D97AC0">
            <w:pPr>
              <w:rPr>
                <w:rFonts w:eastAsia="MS PMincho" w:cs="Arial"/>
                <w:b/>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60330E1" w14:textId="6E1ACB9D" w:rsidR="00EF0CCF" w:rsidRPr="00EF0CCF" w:rsidRDefault="00EF0CCF" w:rsidP="00EF0CCF">
            <w:pPr>
              <w:pStyle w:val="BulletList1"/>
            </w:pPr>
            <w:r w:rsidRPr="00EF0CCF">
              <w:t xml:space="preserve">Value = </w:t>
            </w:r>
            <w:proofErr w:type="spellStart"/>
            <w:r w:rsidRPr="00EF0CCF">
              <w:t>Giá</w:t>
            </w:r>
            <w:proofErr w:type="spellEnd"/>
            <w:r w:rsidRPr="00EF0CCF">
              <w:t xml:space="preserve"> </w:t>
            </w:r>
            <w:proofErr w:type="spellStart"/>
            <w:r w:rsidRPr="00EF0CCF">
              <w:t>trị</w:t>
            </w:r>
            <w:proofErr w:type="spellEnd"/>
            <w:r w:rsidRPr="00EF0CCF">
              <w:t xml:space="preserve"> NSD </w:t>
            </w:r>
            <w:proofErr w:type="spellStart"/>
            <w:r w:rsidRPr="00EF0CCF">
              <w:t>nhập</w:t>
            </w:r>
            <w:proofErr w:type="spellEnd"/>
            <w:r w:rsidRPr="00EF0CCF">
              <w:t xml:space="preserve"> </w:t>
            </w:r>
            <w:proofErr w:type="spellStart"/>
            <w:r w:rsidRPr="00EF0CCF">
              <w:t>vào</w:t>
            </w:r>
            <w:proofErr w:type="spellEnd"/>
            <w:r w:rsidRPr="00EF0CCF">
              <w:t xml:space="preserve"> </w:t>
            </w:r>
          </w:p>
        </w:tc>
      </w:tr>
      <w:tr w:rsidR="00EF0CCF" w:rsidRPr="008F2D5E" w14:paraId="7033AC71" w14:textId="77777777" w:rsidTr="00C65F54">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DBCD4DE" w14:textId="77777777" w:rsidR="00EF0CCF" w:rsidRPr="008F2D5E" w:rsidRDefault="00EF0CCF" w:rsidP="00D97AC0">
            <w:pPr>
              <w:spacing w:before="0"/>
              <w:rPr>
                <w:rFonts w:cs="Arial"/>
                <w:szCs w:val="20"/>
              </w:rPr>
            </w:pPr>
            <w:r>
              <w:rPr>
                <w:rFonts w:cs="Arial"/>
                <w:szCs w:val="20"/>
              </w:rPr>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03F1574" w14:textId="3E023A40" w:rsidR="00EF0CCF" w:rsidRPr="00EF0CCF" w:rsidRDefault="00EF0CCF" w:rsidP="00D97AC0">
            <w:pPr>
              <w:rPr>
                <w:rFonts w:eastAsia="MS PMincho" w:cs="Arial"/>
                <w:lang w:val="vi-VN" w:eastAsia="ja-JP"/>
              </w:rPr>
            </w:pPr>
            <w:proofErr w:type="spellStart"/>
            <w:r>
              <w:rPr>
                <w:rFonts w:eastAsia="MS PMincho" w:cs="Arial"/>
                <w:lang w:val="en-US" w:eastAsia="ja-JP"/>
              </w:rPr>
              <w:t>Thời</w:t>
            </w:r>
            <w:proofErr w:type="spellEnd"/>
            <w:r>
              <w:rPr>
                <w:rFonts w:eastAsia="MS PMincho" w:cs="Arial"/>
                <w:lang w:val="vi-VN" w:eastAsia="ja-JP"/>
              </w:rPr>
              <w:t xml:space="preserve"> gian dự kiến giao</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F26BD95" w14:textId="471592F7" w:rsidR="00EF0CCF" w:rsidRPr="008F2D5E" w:rsidRDefault="00EF0CCF" w:rsidP="00D97AC0">
            <w:pPr>
              <w:rPr>
                <w:rFonts w:eastAsia="MS PMincho" w:cs="Arial"/>
                <w:lang w:val="en-US" w:eastAsia="ja-JP"/>
              </w:rPr>
            </w:pPr>
            <w:r>
              <w:rPr>
                <w:rFonts w:eastAsia="MS PMincho" w:cs="Arial"/>
                <w:lang w:val="en-US" w:eastAsia="ja-JP"/>
              </w:rPr>
              <w:t>Date</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C43F10A" w14:textId="318FCC6D" w:rsidR="00EF0CCF" w:rsidRPr="008F2D5E" w:rsidRDefault="00EF0CCF" w:rsidP="00D97AC0">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5830CC4" w14:textId="77777777" w:rsidR="00EF0CCF" w:rsidRPr="00CE1790" w:rsidRDefault="00EF0CCF" w:rsidP="00D97AC0">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F8D5FB2" w14:textId="77777777" w:rsidR="00EF0CCF" w:rsidRPr="008F2D5E" w:rsidRDefault="00EF0CCF"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9662F5C" w14:textId="6739B00F" w:rsidR="00EF0CCF" w:rsidRPr="00FE1C60" w:rsidRDefault="00EF0CCF" w:rsidP="00D97AC0">
            <w:pPr>
              <w:pStyle w:val="BulletList1"/>
            </w:pPr>
            <w:r>
              <w:t>Value</w:t>
            </w:r>
            <w:r>
              <w:rPr>
                <w:lang w:val="vi-VN"/>
              </w:rPr>
              <w:t xml:space="preserve"> = Giá trị NSD chọn</w:t>
            </w:r>
          </w:p>
        </w:tc>
      </w:tr>
      <w:tr w:rsidR="00EF0CCF" w:rsidRPr="008F2D5E" w14:paraId="2019ABDA" w14:textId="77777777" w:rsidTr="00C65F54">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96B6AF5" w14:textId="77777777" w:rsidR="00EF0CCF" w:rsidRDefault="00EF0CCF" w:rsidP="00D97AC0">
            <w:pPr>
              <w:spacing w:before="0"/>
              <w:rPr>
                <w:rFonts w:cs="Arial"/>
                <w:szCs w:val="20"/>
              </w:rPr>
            </w:pPr>
            <w:r>
              <w:rPr>
                <w:rFonts w:cs="Arial"/>
                <w:szCs w:val="20"/>
              </w:rPr>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8F2EEE0" w14:textId="4B2C5E8C" w:rsidR="00EF0CCF" w:rsidRPr="00EF0CCF" w:rsidRDefault="00EF0CCF" w:rsidP="00D97AC0">
            <w:pPr>
              <w:rPr>
                <w:rFonts w:eastAsia="MS PMincho" w:cs="Arial"/>
                <w:lang w:val="vi-VN" w:eastAsia="ja-JP"/>
              </w:rPr>
            </w:pPr>
            <w:proofErr w:type="spellStart"/>
            <w:r>
              <w:rPr>
                <w:rFonts w:eastAsia="MS PMincho" w:cs="Arial"/>
                <w:lang w:val="en-US" w:eastAsia="ja-JP"/>
              </w:rPr>
              <w:t>Chọn</w:t>
            </w:r>
            <w:proofErr w:type="spellEnd"/>
            <w:r>
              <w:rPr>
                <w:rFonts w:eastAsia="MS PMincho" w:cs="Arial"/>
                <w:lang w:val="vi-VN" w:eastAsia="ja-JP"/>
              </w:rPr>
              <w:t xml:space="preserve"> trạng thái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AC2F838" w14:textId="4273B357" w:rsidR="00EF0CCF" w:rsidRPr="00EF0CCF" w:rsidRDefault="00EF0CCF" w:rsidP="00D97AC0">
            <w:pPr>
              <w:rPr>
                <w:rFonts w:eastAsia="MS PMincho" w:cs="Arial"/>
                <w:lang w:val="vi-VN" w:eastAsia="ja-JP"/>
              </w:rPr>
            </w:pPr>
            <w:r>
              <w:rPr>
                <w:rFonts w:eastAsia="MS PMincho" w:cs="Arial"/>
                <w:lang w:val="en-US" w:eastAsia="ja-JP"/>
              </w:rPr>
              <w:t>Dropdown</w:t>
            </w:r>
            <w:r>
              <w:rPr>
                <w:rFonts w:eastAsia="MS PMincho" w:cs="Arial"/>
                <w:lang w:val="vi-VN" w:eastAsia="ja-JP"/>
              </w:rPr>
              <w:t xml:space="preserve"> list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4B94519" w14:textId="0F1E6A1F" w:rsidR="00EF0CCF" w:rsidRDefault="00EF0CCF" w:rsidP="00D97AC0">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29CB83C" w14:textId="77777777" w:rsidR="00EF0CCF" w:rsidRPr="00D13718" w:rsidRDefault="00EF0CCF" w:rsidP="00D97AC0">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1549BB5" w14:textId="77777777" w:rsidR="00EF0CCF" w:rsidRPr="008F2D5E" w:rsidRDefault="00EF0CCF"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E559452" w14:textId="77777777" w:rsidR="00EF0CCF" w:rsidRPr="00EF0CCF" w:rsidRDefault="00EF0CCF" w:rsidP="00D97AC0">
            <w:pPr>
              <w:pStyle w:val="BulletList1"/>
            </w:pPr>
            <w:r>
              <w:t>Value</w:t>
            </w:r>
            <w:r>
              <w:rPr>
                <w:lang w:val="vi-VN"/>
              </w:rPr>
              <w:t xml:space="preserve"> list:</w:t>
            </w:r>
          </w:p>
          <w:p w14:paraId="55BA8093" w14:textId="255E0A74" w:rsidR="00EF0CCF" w:rsidRPr="00EF0CCF" w:rsidRDefault="00EF0CCF" w:rsidP="000336F1">
            <w:pPr>
              <w:pStyle w:val="Level2"/>
            </w:pPr>
            <w:r w:rsidRPr="00EF0CCF">
              <w:t>"Đang chuẩn bị hàng"  nếu [Loại đơn] = "Đơn xuất" or "Đang vận chuyển" nếu [Loại đơn] = "Đơn nhập"</w:t>
            </w:r>
          </w:p>
          <w:p w14:paraId="2B70C3F1" w14:textId="23C3D417" w:rsidR="00EF0CCF" w:rsidRPr="00EF0CCF" w:rsidRDefault="00EF0CCF" w:rsidP="000336F1">
            <w:pPr>
              <w:pStyle w:val="Level2"/>
            </w:pPr>
            <w:r w:rsidRPr="00EF0CCF">
              <w:t>"Đã hoàn thành"</w:t>
            </w:r>
          </w:p>
        </w:tc>
      </w:tr>
      <w:tr w:rsidR="00EF0CCF" w:rsidRPr="008F2D5E" w14:paraId="56CA3E8F" w14:textId="77777777" w:rsidTr="00C65F54">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3E27F9F" w14:textId="77777777" w:rsidR="00EF0CCF" w:rsidRDefault="00EF0CCF" w:rsidP="00D97AC0">
            <w:pPr>
              <w:spacing w:before="0"/>
              <w:rPr>
                <w:rFonts w:cs="Arial"/>
                <w:szCs w:val="20"/>
              </w:rPr>
            </w:pPr>
            <w:r>
              <w:rPr>
                <w:rFonts w:cs="Arial"/>
                <w:szCs w:val="20"/>
              </w:rPr>
              <w:t>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346BDCA" w14:textId="256FADC2" w:rsidR="00EF0CCF" w:rsidRPr="000336F1" w:rsidRDefault="000336F1" w:rsidP="00D97AC0">
            <w:pPr>
              <w:rPr>
                <w:rFonts w:eastAsia="MS PMincho" w:cs="Arial"/>
                <w:lang w:val="vi-VN" w:eastAsia="ja-JP"/>
              </w:rPr>
            </w:pPr>
            <w:proofErr w:type="spellStart"/>
            <w:r>
              <w:rPr>
                <w:rFonts w:eastAsia="MS PMincho" w:cs="Arial"/>
                <w:lang w:val="en-US" w:eastAsia="ja-JP"/>
              </w:rPr>
              <w:t>Tìm</w:t>
            </w:r>
            <w:proofErr w:type="spellEnd"/>
            <w:r>
              <w:rPr>
                <w:rFonts w:eastAsia="MS PMincho" w:cs="Arial"/>
                <w:lang w:val="vi-VN" w:eastAsia="ja-JP"/>
              </w:rPr>
              <w:t xml:space="preserve"> kiếm</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BEBF613" w14:textId="606847E8" w:rsidR="00EF0CCF" w:rsidRPr="00D13718" w:rsidRDefault="000336F1" w:rsidP="00D97AC0">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64C354F" w14:textId="602625BB" w:rsidR="00EF0CCF" w:rsidRPr="000336F1" w:rsidRDefault="000336F1"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4A5DBA9" w14:textId="71EDBF3D" w:rsidR="00EF0CCF" w:rsidRPr="000336F1" w:rsidRDefault="000336F1"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9E8B291" w14:textId="77777777" w:rsidR="00EF0CCF" w:rsidRPr="008F2D5E" w:rsidRDefault="00EF0CCF"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BD14829" w14:textId="07D95AF6" w:rsidR="00EF0CCF" w:rsidRDefault="00F30AD1" w:rsidP="00D97AC0">
            <w:pPr>
              <w:pStyle w:val="BulletList1"/>
            </w:pPr>
            <w:r>
              <w:t>Refer</w:t>
            </w:r>
            <w:r>
              <w:rPr>
                <w:lang w:val="vi-VN"/>
              </w:rPr>
              <w:t xml:space="preserve"> </w:t>
            </w:r>
            <w:r>
              <w:rPr>
                <w:lang w:val="vi-VN"/>
              </w:rPr>
              <w:fldChar w:fldCharType="begin"/>
            </w:r>
            <w:r>
              <w:rPr>
                <w:lang w:val="vi-VN"/>
              </w:rPr>
              <w:instrText xml:space="preserve"> REF _Ref151993410 \h </w:instrText>
            </w:r>
            <w:r>
              <w:rPr>
                <w:lang w:val="vi-VN"/>
              </w:rPr>
            </w:r>
            <w:r>
              <w:rPr>
                <w:lang w:val="vi-VN"/>
              </w:rPr>
              <w:fldChar w:fldCharType="separate"/>
            </w:r>
            <w:r w:rsidR="00201D76">
              <w:t>UC</w:t>
            </w:r>
            <w:r w:rsidR="00201D76">
              <w:rPr>
                <w:lang w:val="vi-VN"/>
              </w:rPr>
              <w:t xml:space="preserve"> </w:t>
            </w:r>
            <w:proofErr w:type="gramStart"/>
            <w:r w:rsidR="00201D76">
              <w:t>14</w:t>
            </w:r>
            <w:r w:rsidR="00201D76">
              <w:rPr>
                <w:lang w:val="vi-VN"/>
              </w:rPr>
              <w:t xml:space="preserve"> :</w:t>
            </w:r>
            <w:proofErr w:type="gramEnd"/>
            <w:r w:rsidR="00201D76">
              <w:rPr>
                <w:lang w:val="vi-VN"/>
              </w:rPr>
              <w:t xml:space="preserve"> </w:t>
            </w:r>
            <w:r w:rsidR="00201D76">
              <w:t xml:space="preserve">Xem </w:t>
            </w:r>
            <w:proofErr w:type="spellStart"/>
            <w:r w:rsidR="00201D76">
              <w:t>danh</w:t>
            </w:r>
            <w:proofErr w:type="spellEnd"/>
            <w:r w:rsidR="00201D76">
              <w:t xml:space="preserve"> </w:t>
            </w:r>
            <w:proofErr w:type="spellStart"/>
            <w:r w:rsidR="00201D76">
              <w:t>sách</w:t>
            </w:r>
            <w:proofErr w:type="spellEnd"/>
            <w:r w:rsidR="00201D76">
              <w:t xml:space="preserve"> </w:t>
            </w:r>
            <w:proofErr w:type="spellStart"/>
            <w:r w:rsidR="00201D76">
              <w:t>đơn</w:t>
            </w:r>
            <w:proofErr w:type="spellEnd"/>
            <w:r w:rsidR="00201D76">
              <w:t xml:space="preserve"> </w:t>
            </w:r>
            <w:proofErr w:type="spellStart"/>
            <w:r w:rsidR="00201D76">
              <w:t>yêu</w:t>
            </w:r>
            <w:proofErr w:type="spellEnd"/>
            <w:r w:rsidR="00201D76">
              <w:t xml:space="preserve"> </w:t>
            </w:r>
            <w:proofErr w:type="spellStart"/>
            <w:r w:rsidR="00201D76">
              <w:t>cầu</w:t>
            </w:r>
            <w:proofErr w:type="spellEnd"/>
            <w:r w:rsidR="00201D76">
              <w:t xml:space="preserve"> </w:t>
            </w:r>
            <w:proofErr w:type="spellStart"/>
            <w:r w:rsidR="00201D76">
              <w:t>vận</w:t>
            </w:r>
            <w:proofErr w:type="spellEnd"/>
            <w:r w:rsidR="00201D76">
              <w:t xml:space="preserve"> </w:t>
            </w:r>
            <w:proofErr w:type="spellStart"/>
            <w:r w:rsidR="00201D76">
              <w:t>chuyển</w:t>
            </w:r>
            <w:proofErr w:type="spellEnd"/>
            <w:r>
              <w:rPr>
                <w:lang w:val="vi-VN"/>
              </w:rPr>
              <w:fldChar w:fldCharType="end"/>
            </w:r>
          </w:p>
        </w:tc>
      </w:tr>
      <w:tr w:rsidR="00EF0CCF" w:rsidRPr="008F2D5E" w14:paraId="4C4BCEF4" w14:textId="77777777" w:rsidTr="00C65F54">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7CEE2EB" w14:textId="77777777" w:rsidR="00EF0CCF" w:rsidRDefault="00EF0CCF" w:rsidP="00D97AC0">
            <w:pPr>
              <w:spacing w:before="0"/>
              <w:rPr>
                <w:rFonts w:cs="Arial"/>
                <w:szCs w:val="20"/>
              </w:rPr>
            </w:pPr>
            <w:r>
              <w:rPr>
                <w:rFonts w:cs="Arial"/>
                <w:szCs w:val="20"/>
              </w:rPr>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6E42B96" w14:textId="2F97C69C" w:rsidR="00EF0CCF" w:rsidRPr="000336F1" w:rsidRDefault="000336F1" w:rsidP="00D97AC0">
            <w:pPr>
              <w:rPr>
                <w:rFonts w:eastAsia="MS PMincho" w:cs="Arial"/>
                <w:lang w:val="vi-VN" w:eastAsia="ja-JP"/>
              </w:rPr>
            </w:pPr>
            <w:proofErr w:type="spellStart"/>
            <w:r>
              <w:rPr>
                <w:rFonts w:eastAsia="MS PMincho" w:cs="Arial"/>
                <w:lang w:val="en-US" w:eastAsia="ja-JP"/>
              </w:rPr>
              <w:t>Làm</w:t>
            </w:r>
            <w:proofErr w:type="spellEnd"/>
            <w:r>
              <w:rPr>
                <w:rFonts w:eastAsia="MS PMincho" w:cs="Arial"/>
                <w:lang w:val="vi-VN" w:eastAsia="ja-JP"/>
              </w:rPr>
              <w:t xml:space="preserve"> mới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A68E7A5" w14:textId="141FCDE7" w:rsidR="00EF0CCF" w:rsidRDefault="000336F1" w:rsidP="00D97AC0">
            <w:pPr>
              <w:rPr>
                <w:rFonts w:eastAsia="MS PMincho" w:cs="Arial"/>
                <w:lang w:val="en-US"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58B69B9" w14:textId="26FAE29E" w:rsidR="00EF0CCF" w:rsidRPr="000336F1" w:rsidRDefault="000336F1"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063D4AC" w14:textId="32B09A14" w:rsidR="00EF0CCF" w:rsidRPr="000336F1" w:rsidRDefault="000336F1"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0E284A2" w14:textId="77777777" w:rsidR="00EF0CCF" w:rsidRPr="008F2D5E" w:rsidRDefault="00EF0CCF"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DACE14A" w14:textId="04F955DE" w:rsidR="00EF0CCF" w:rsidRDefault="000336F1" w:rsidP="00D97AC0">
            <w:pPr>
              <w:pStyle w:val="BulletList1"/>
            </w:pPr>
            <w:r>
              <w:t>Các</w:t>
            </w:r>
            <w:r>
              <w:rPr>
                <w:lang w:val="vi-VN"/>
              </w:rPr>
              <w:t xml:space="preserve"> giá trị được nhập để tìm kiếm sẽ = “”</w:t>
            </w:r>
          </w:p>
        </w:tc>
      </w:tr>
      <w:tr w:rsidR="00EF0CCF" w:rsidRPr="008F2D5E" w14:paraId="4303071F" w14:textId="77777777" w:rsidTr="00C65F54">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34F3A90" w14:textId="77777777" w:rsidR="00EF0CCF" w:rsidRDefault="00EF0CCF" w:rsidP="00D97AC0">
            <w:pPr>
              <w:spacing w:before="0"/>
              <w:rPr>
                <w:rFonts w:cs="Arial"/>
                <w:szCs w:val="20"/>
              </w:rPr>
            </w:pPr>
            <w:r>
              <w:rPr>
                <w:rFonts w:cs="Arial"/>
                <w:szCs w:val="20"/>
              </w:rPr>
              <w:lastRenderedPageBreak/>
              <w:t>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1866A92" w14:textId="0B6C6353" w:rsidR="00EF0CCF" w:rsidRPr="000336F1" w:rsidRDefault="000336F1" w:rsidP="00D97AC0">
            <w:pPr>
              <w:rPr>
                <w:rFonts w:eastAsia="MS PMincho" w:cs="Arial"/>
                <w:lang w:val="vi-VN" w:eastAsia="ja-JP"/>
              </w:rPr>
            </w:pPr>
            <w:proofErr w:type="spellStart"/>
            <w:r>
              <w:rPr>
                <w:rFonts w:eastAsia="MS PMincho" w:cs="Arial"/>
                <w:lang w:val="en-US" w:eastAsia="ja-JP"/>
              </w:rPr>
              <w:t>Mã</w:t>
            </w:r>
            <w:proofErr w:type="spellEnd"/>
            <w:r>
              <w:rPr>
                <w:rFonts w:eastAsia="MS PMincho" w:cs="Arial"/>
                <w:lang w:val="vi-VN" w:eastAsia="ja-JP"/>
              </w:rPr>
              <w:t xml:space="preserve"> đơn yêu cầu vận chuyển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CB34F15" w14:textId="77777777" w:rsidR="00EF0CCF" w:rsidRDefault="00EF0CCF" w:rsidP="00D97AC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5EDD5FD" w14:textId="77777777" w:rsidR="00EF0CCF" w:rsidRDefault="00EF0CCF"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036FA0B" w14:textId="77777777" w:rsidR="00EF0CCF" w:rsidRDefault="00EF0CCF"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8233524" w14:textId="77777777" w:rsidR="00EF0CCF" w:rsidRPr="008F2D5E" w:rsidRDefault="00EF0CCF"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9BA61F2" w14:textId="77777777" w:rsidR="00EF0CCF" w:rsidRPr="00D7053F" w:rsidRDefault="00EF0CCF" w:rsidP="00D97AC0">
            <w:pPr>
              <w:pStyle w:val="BulletList1"/>
            </w:pPr>
            <w:r>
              <w:t>Auto</w:t>
            </w:r>
            <w:r>
              <w:rPr>
                <w:lang w:val="vi-VN"/>
              </w:rPr>
              <w:t xml:space="preserve"> generated</w:t>
            </w:r>
          </w:p>
          <w:p w14:paraId="2C3C330C" w14:textId="77777777" w:rsidR="00EF0CCF" w:rsidRPr="000336F1" w:rsidRDefault="000336F1" w:rsidP="00D97AC0">
            <w:pPr>
              <w:pStyle w:val="BulletList1"/>
            </w:pPr>
            <w:proofErr w:type="spellStart"/>
            <w:r>
              <w:t>Giá</w:t>
            </w:r>
            <w:proofErr w:type="spellEnd"/>
            <w:r>
              <w:rPr>
                <w:lang w:val="vi-VN"/>
              </w:rPr>
              <w:t xml:space="preserve"> trị được lấy từ hệ thống order management system</w:t>
            </w:r>
          </w:p>
          <w:p w14:paraId="2E4C5FC6" w14:textId="613BEBA4" w:rsidR="000336F1" w:rsidRDefault="000336F1" w:rsidP="00D97AC0">
            <w:pPr>
              <w:pStyle w:val="BulletList1"/>
            </w:pPr>
            <w:r>
              <w:t>Value</w:t>
            </w:r>
            <w:r>
              <w:rPr>
                <w:lang w:val="vi-VN"/>
              </w:rPr>
              <w:t xml:space="preserve"> = All [Mã đơn yêu cầu vận chuyển] của “Đơn yêu cầu vận chuyển” thuộc quản lý của current user</w:t>
            </w:r>
          </w:p>
        </w:tc>
      </w:tr>
      <w:tr w:rsidR="00EF0CCF" w:rsidRPr="008F2D5E" w14:paraId="70220268" w14:textId="77777777" w:rsidTr="00C65F54">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6350215" w14:textId="77777777" w:rsidR="00EF0CCF" w:rsidRDefault="00EF0CCF" w:rsidP="00D97AC0">
            <w:pPr>
              <w:spacing w:before="0"/>
              <w:rPr>
                <w:rFonts w:cs="Arial"/>
                <w:szCs w:val="20"/>
              </w:rPr>
            </w:pPr>
            <w:r>
              <w:rPr>
                <w:rFonts w:cs="Arial"/>
                <w:szCs w:val="20"/>
              </w:rPr>
              <w:t>7</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A9DC6F5" w14:textId="07C22496" w:rsidR="00EF0CCF" w:rsidRPr="00D13718" w:rsidRDefault="000336F1" w:rsidP="00D97AC0">
            <w:pPr>
              <w:rPr>
                <w:rFonts w:eastAsia="MS PMincho" w:cs="Arial"/>
                <w:lang w:val="vi-VN" w:eastAsia="ja-JP"/>
              </w:rPr>
            </w:pPr>
            <w:r>
              <w:rPr>
                <w:rFonts w:eastAsia="MS PMincho" w:cs="Arial"/>
                <w:lang w:val="vi-VN" w:eastAsia="ja-JP"/>
              </w:rPr>
              <w:t>Thời gian dự kiến giao</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1E66AFD" w14:textId="77777777" w:rsidR="00EF0CCF" w:rsidRDefault="00EF0CCF" w:rsidP="00D97AC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FA33869" w14:textId="77777777" w:rsidR="00EF0CCF" w:rsidRDefault="00EF0CCF"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3B7FF71" w14:textId="77777777" w:rsidR="00EF0CCF" w:rsidRDefault="00EF0CCF"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4CF7016" w14:textId="77777777" w:rsidR="00EF0CCF" w:rsidRPr="008F2D5E" w:rsidRDefault="00EF0CCF"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A72464F" w14:textId="77777777" w:rsidR="000336F1" w:rsidRPr="00D7053F" w:rsidRDefault="000336F1" w:rsidP="000336F1">
            <w:pPr>
              <w:pStyle w:val="BulletList1"/>
            </w:pPr>
            <w:r>
              <w:t>Auto</w:t>
            </w:r>
            <w:r>
              <w:rPr>
                <w:lang w:val="vi-VN"/>
              </w:rPr>
              <w:t xml:space="preserve"> generated</w:t>
            </w:r>
          </w:p>
          <w:p w14:paraId="0D0034B8" w14:textId="77777777" w:rsidR="000336F1" w:rsidRPr="000336F1" w:rsidRDefault="000336F1" w:rsidP="000336F1">
            <w:pPr>
              <w:pStyle w:val="BulletList1"/>
            </w:pPr>
            <w:proofErr w:type="spellStart"/>
            <w:r>
              <w:t>Giá</w:t>
            </w:r>
            <w:proofErr w:type="spellEnd"/>
            <w:r>
              <w:rPr>
                <w:lang w:val="vi-VN"/>
              </w:rPr>
              <w:t xml:space="preserve"> trị được lấy từ hệ thống order management system</w:t>
            </w:r>
          </w:p>
          <w:p w14:paraId="71DAC0C4" w14:textId="6A4B55A1" w:rsidR="00EF0CCF" w:rsidRDefault="000336F1" w:rsidP="000336F1">
            <w:pPr>
              <w:pStyle w:val="BulletList1"/>
            </w:pPr>
            <w:r>
              <w:t>Value</w:t>
            </w:r>
            <w:r>
              <w:rPr>
                <w:lang w:val="vi-VN"/>
              </w:rPr>
              <w:t xml:space="preserve"> = [Thời gian dự kiến giao] của “Đơn yêu cầu vận chuyển” thỏa mãn [Mã đơn yêu cầu vận chuyển] = [Mã đơn yêu cầu vận chuyển] của bản ghi hiện tại</w:t>
            </w:r>
          </w:p>
        </w:tc>
      </w:tr>
      <w:tr w:rsidR="00EF0CCF" w:rsidRPr="008F2D5E" w14:paraId="5D52B2A2" w14:textId="77777777" w:rsidTr="00C65F54">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3C33C80" w14:textId="77777777" w:rsidR="00EF0CCF" w:rsidRDefault="00EF0CCF" w:rsidP="00D97AC0">
            <w:pPr>
              <w:spacing w:before="0"/>
              <w:rPr>
                <w:rFonts w:cs="Arial"/>
                <w:szCs w:val="20"/>
              </w:rPr>
            </w:pPr>
            <w:r>
              <w:rPr>
                <w:rFonts w:cs="Arial"/>
                <w:szCs w:val="20"/>
              </w:rPr>
              <w:t>8</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3F4E9EB" w14:textId="38C36219" w:rsidR="00EF0CCF" w:rsidRPr="00D7053F" w:rsidRDefault="000336F1" w:rsidP="00D97AC0">
            <w:pPr>
              <w:rPr>
                <w:rFonts w:eastAsia="MS PMincho" w:cs="Arial"/>
                <w:lang w:val="vi-VN" w:eastAsia="ja-JP"/>
              </w:rPr>
            </w:pPr>
            <w:r>
              <w:rPr>
                <w:rFonts w:eastAsia="MS PMincho" w:cs="Arial"/>
                <w:lang w:val="vi-VN" w:eastAsia="ja-JP"/>
              </w:rPr>
              <w:t>Thùng 24 lon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5BEBA07" w14:textId="77777777" w:rsidR="00EF0CCF" w:rsidRDefault="00EF0CCF" w:rsidP="00D97AC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0F3A0B2" w14:textId="77777777" w:rsidR="00EF0CCF" w:rsidRDefault="00EF0CCF"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D6893C6" w14:textId="77777777" w:rsidR="00EF0CCF" w:rsidRDefault="00EF0CCF"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FF9D4DD" w14:textId="77777777" w:rsidR="00EF0CCF" w:rsidRPr="008F2D5E" w:rsidRDefault="00EF0CCF"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7B1C1A1" w14:textId="77777777" w:rsidR="000336F1" w:rsidRPr="00D7053F" w:rsidRDefault="000336F1" w:rsidP="000336F1">
            <w:pPr>
              <w:pStyle w:val="BulletList1"/>
            </w:pPr>
            <w:r>
              <w:t>Auto</w:t>
            </w:r>
            <w:r>
              <w:rPr>
                <w:lang w:val="vi-VN"/>
              </w:rPr>
              <w:t xml:space="preserve"> generated</w:t>
            </w:r>
          </w:p>
          <w:p w14:paraId="395E1AB3" w14:textId="77777777" w:rsidR="000336F1" w:rsidRPr="000336F1" w:rsidRDefault="000336F1" w:rsidP="000336F1">
            <w:pPr>
              <w:pStyle w:val="BulletList1"/>
            </w:pPr>
            <w:proofErr w:type="spellStart"/>
            <w:r>
              <w:t>Giá</w:t>
            </w:r>
            <w:proofErr w:type="spellEnd"/>
            <w:r>
              <w:rPr>
                <w:lang w:val="vi-VN"/>
              </w:rPr>
              <w:t xml:space="preserve"> trị được lấy từ hệ thống order management system</w:t>
            </w:r>
          </w:p>
          <w:p w14:paraId="6B19F180" w14:textId="6B762FEA" w:rsidR="00EF0CCF" w:rsidRDefault="000336F1" w:rsidP="000336F1">
            <w:pPr>
              <w:pStyle w:val="BulletList1"/>
            </w:pPr>
            <w:r>
              <w:t>Value</w:t>
            </w:r>
            <w:r>
              <w:rPr>
                <w:lang w:val="vi-VN"/>
              </w:rPr>
              <w:t xml:space="preserve"> = [Số lượng thùng 24 lon] của “Đơn yêu cầu vận chuyển” thỏa mãn [Mã đơn yêu cầu vận chuyển] = [Mã đơn yêu cầu vận chuyển] của bản ghi hiện tại</w:t>
            </w:r>
          </w:p>
        </w:tc>
      </w:tr>
      <w:tr w:rsidR="00EF0CCF" w:rsidRPr="008F2D5E" w14:paraId="088901A4" w14:textId="77777777" w:rsidTr="00C65F54">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89BE9DC" w14:textId="77777777" w:rsidR="00EF0CCF" w:rsidRDefault="00EF0CCF" w:rsidP="00D97AC0">
            <w:pPr>
              <w:spacing w:before="0"/>
              <w:rPr>
                <w:rFonts w:cs="Arial"/>
                <w:szCs w:val="20"/>
              </w:rPr>
            </w:pPr>
            <w:r>
              <w:rPr>
                <w:rFonts w:cs="Arial"/>
                <w:szCs w:val="20"/>
              </w:rPr>
              <w:t>9</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067842D" w14:textId="56E4D8C5" w:rsidR="00EF0CCF" w:rsidRPr="00D7053F" w:rsidRDefault="00EF0CCF" w:rsidP="00D97AC0">
            <w:pPr>
              <w:rPr>
                <w:rFonts w:eastAsia="MS PMincho" w:cs="Arial"/>
                <w:lang w:val="vi-VN" w:eastAsia="ja-JP"/>
              </w:rPr>
            </w:pPr>
            <w:r>
              <w:rPr>
                <w:rFonts w:eastAsia="MS PMincho" w:cs="Arial"/>
                <w:lang w:val="en-US" w:eastAsia="ja-JP"/>
              </w:rPr>
              <w:t>Thung</w:t>
            </w:r>
            <w:r>
              <w:rPr>
                <w:rFonts w:eastAsia="MS PMincho" w:cs="Arial"/>
                <w:lang w:val="vi-VN" w:eastAsia="ja-JP"/>
              </w:rPr>
              <w:t xml:space="preserve"> </w:t>
            </w:r>
            <w:r w:rsidR="000336F1">
              <w:rPr>
                <w:rFonts w:eastAsia="MS PMincho" w:cs="Arial"/>
                <w:lang w:val="vi-VN" w:eastAsia="ja-JP"/>
              </w:rPr>
              <w:t>36</w:t>
            </w:r>
            <w:r>
              <w:rPr>
                <w:rFonts w:eastAsia="MS PMincho" w:cs="Arial"/>
                <w:lang w:val="vi-VN" w:eastAsia="ja-JP"/>
              </w:rPr>
              <w:t xml:space="preserve"> lon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E46715D" w14:textId="77777777" w:rsidR="00EF0CCF" w:rsidRDefault="00EF0CCF" w:rsidP="00D97AC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F77CD69" w14:textId="77777777" w:rsidR="00EF0CCF" w:rsidRDefault="00EF0CCF"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20FF9B5" w14:textId="77777777" w:rsidR="00EF0CCF" w:rsidRDefault="00EF0CCF"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9EB4FF2" w14:textId="77777777" w:rsidR="00EF0CCF" w:rsidRPr="008F2D5E" w:rsidRDefault="00EF0CCF"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DA8F459" w14:textId="77777777" w:rsidR="000336F1" w:rsidRPr="00D7053F" w:rsidRDefault="000336F1" w:rsidP="000336F1">
            <w:pPr>
              <w:pStyle w:val="BulletList1"/>
            </w:pPr>
            <w:r>
              <w:t>Auto</w:t>
            </w:r>
            <w:r>
              <w:rPr>
                <w:lang w:val="vi-VN"/>
              </w:rPr>
              <w:t xml:space="preserve"> generated</w:t>
            </w:r>
          </w:p>
          <w:p w14:paraId="15B2BF32" w14:textId="77777777" w:rsidR="000336F1" w:rsidRPr="000336F1" w:rsidRDefault="000336F1" w:rsidP="000336F1">
            <w:pPr>
              <w:pStyle w:val="BulletList1"/>
            </w:pPr>
            <w:proofErr w:type="spellStart"/>
            <w:r>
              <w:t>Giá</w:t>
            </w:r>
            <w:proofErr w:type="spellEnd"/>
            <w:r>
              <w:rPr>
                <w:lang w:val="vi-VN"/>
              </w:rPr>
              <w:t xml:space="preserve"> trị được lấy từ hệ thống order management system</w:t>
            </w:r>
          </w:p>
          <w:p w14:paraId="0D3D6CF1" w14:textId="3393F5DA" w:rsidR="00EF0CCF" w:rsidRDefault="000336F1" w:rsidP="000336F1">
            <w:pPr>
              <w:pStyle w:val="BulletList1"/>
            </w:pPr>
            <w:r>
              <w:t>Value</w:t>
            </w:r>
            <w:r>
              <w:rPr>
                <w:lang w:val="vi-VN"/>
              </w:rPr>
              <w:t xml:space="preserve"> = [Số lượng thùng 36 lon] của “Đơn yêu cầu vận chuyển” thỏa mãn [Mã đơn yêu cầu vận chuyển] = [Mã đơn yêu cầu vận chuyển] của bản ghi hiện tại</w:t>
            </w:r>
          </w:p>
        </w:tc>
      </w:tr>
      <w:tr w:rsidR="00EF0CCF" w:rsidRPr="008F2D5E" w14:paraId="51D170D5" w14:textId="77777777" w:rsidTr="00C65F54">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B10AAE0" w14:textId="77777777" w:rsidR="00EF0CCF" w:rsidRDefault="00EF0CCF" w:rsidP="00D97AC0">
            <w:pPr>
              <w:spacing w:before="0"/>
              <w:rPr>
                <w:rFonts w:cs="Arial"/>
                <w:szCs w:val="20"/>
              </w:rPr>
            </w:pPr>
            <w:r>
              <w:rPr>
                <w:rFonts w:cs="Arial"/>
                <w:szCs w:val="20"/>
              </w:rPr>
              <w:t>10</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97812FE" w14:textId="5311B93E" w:rsidR="00EF0CCF" w:rsidRPr="000336F1" w:rsidRDefault="000336F1" w:rsidP="00D97AC0">
            <w:pPr>
              <w:rPr>
                <w:rFonts w:eastAsia="MS PMincho" w:cs="Arial"/>
                <w:lang w:val="vi-VN" w:eastAsia="ja-JP"/>
              </w:rPr>
            </w:pPr>
            <w:proofErr w:type="spellStart"/>
            <w:r>
              <w:rPr>
                <w:rFonts w:eastAsia="MS PMincho" w:cs="Arial"/>
                <w:lang w:val="en-US" w:eastAsia="ja-JP"/>
              </w:rPr>
              <w:t>Trạng</w:t>
            </w:r>
            <w:proofErr w:type="spellEnd"/>
            <w:r>
              <w:rPr>
                <w:rFonts w:eastAsia="MS PMincho" w:cs="Arial"/>
                <w:lang w:val="vi-VN" w:eastAsia="ja-JP"/>
              </w:rPr>
              <w:t xml:space="preserve"> thái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E7D55EB" w14:textId="77777777" w:rsidR="00EF0CCF" w:rsidRDefault="00EF0CCF" w:rsidP="00D97AC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955E254" w14:textId="77777777" w:rsidR="00EF0CCF" w:rsidRDefault="00EF0CCF"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ED86EB6" w14:textId="77777777" w:rsidR="00EF0CCF" w:rsidRDefault="00EF0CCF"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01BE674" w14:textId="77777777" w:rsidR="00EF0CCF" w:rsidRPr="008F2D5E" w:rsidRDefault="00EF0CCF"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E61411B" w14:textId="77777777" w:rsidR="00C65F54" w:rsidRPr="00D7053F" w:rsidRDefault="00C65F54" w:rsidP="00C65F54">
            <w:pPr>
              <w:pStyle w:val="BulletList1"/>
            </w:pPr>
            <w:r>
              <w:t>Auto</w:t>
            </w:r>
            <w:r>
              <w:rPr>
                <w:lang w:val="vi-VN"/>
              </w:rPr>
              <w:t xml:space="preserve"> generated</w:t>
            </w:r>
          </w:p>
          <w:p w14:paraId="640B6BCB" w14:textId="77777777" w:rsidR="00C65F54" w:rsidRPr="000336F1" w:rsidRDefault="00C65F54" w:rsidP="00C65F54">
            <w:pPr>
              <w:pStyle w:val="BulletList1"/>
            </w:pPr>
            <w:proofErr w:type="spellStart"/>
            <w:r>
              <w:t>Giá</w:t>
            </w:r>
            <w:proofErr w:type="spellEnd"/>
            <w:r>
              <w:rPr>
                <w:lang w:val="vi-VN"/>
              </w:rPr>
              <w:t xml:space="preserve"> trị được lấy từ hệ thống order management system</w:t>
            </w:r>
          </w:p>
          <w:p w14:paraId="58806C8E" w14:textId="66443500" w:rsidR="00EF0CCF" w:rsidRDefault="00C65F54" w:rsidP="00C65F54">
            <w:pPr>
              <w:pStyle w:val="BulletList1"/>
            </w:pPr>
            <w:r>
              <w:lastRenderedPageBreak/>
              <w:t>Value</w:t>
            </w:r>
            <w:r>
              <w:rPr>
                <w:lang w:val="vi-VN"/>
              </w:rPr>
              <w:t xml:space="preserve"> = [Trạng thái] của “Đơn yêu cầu vận chuyển” thỏa mãn [Mã đơn yêu cầu vận chuyển] = [Mã đơn yêu cầu vận chuyển] của bản ghi hiện tại</w:t>
            </w:r>
          </w:p>
        </w:tc>
      </w:tr>
      <w:tr w:rsidR="00EF0CCF" w:rsidRPr="008F2D5E" w14:paraId="524B05E8" w14:textId="77777777" w:rsidTr="00C65F54">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AE26EC6" w14:textId="77777777" w:rsidR="00EF0CCF" w:rsidRDefault="00EF0CCF" w:rsidP="00D97AC0">
            <w:pPr>
              <w:spacing w:before="0"/>
              <w:rPr>
                <w:rFonts w:cs="Arial"/>
                <w:szCs w:val="20"/>
              </w:rPr>
            </w:pPr>
            <w:r>
              <w:rPr>
                <w:rFonts w:cs="Arial"/>
                <w:szCs w:val="20"/>
              </w:rPr>
              <w:lastRenderedPageBreak/>
              <w:t>11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BC08224" w14:textId="74AC358A" w:rsidR="00EF0CCF" w:rsidRPr="00D7053F" w:rsidRDefault="00C65F54" w:rsidP="00D97AC0">
            <w:pPr>
              <w:rPr>
                <w:rFonts w:eastAsia="MS PMincho" w:cs="Arial"/>
                <w:lang w:val="vi-VN" w:eastAsia="ja-JP"/>
              </w:rPr>
            </w:pPr>
            <w:r w:rsidRPr="00C65F54">
              <w:rPr>
                <w:rFonts w:eastAsia="MS PMincho" w:cs="Arial"/>
                <w:noProof/>
                <w:lang w:val="vi-VN" w:eastAsia="ja-JP"/>
              </w:rPr>
              <w:drawing>
                <wp:inline distT="0" distB="0" distL="0" distR="0" wp14:anchorId="0D8ED32A" wp14:editId="3B47B89E">
                  <wp:extent cx="204789" cy="180976"/>
                  <wp:effectExtent l="0" t="0" r="5080" b="0"/>
                  <wp:docPr id="106758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80301" name=""/>
                          <pic:cNvPicPr/>
                        </pic:nvPicPr>
                        <pic:blipFill>
                          <a:blip r:embed="rId82"/>
                          <a:stretch>
                            <a:fillRect/>
                          </a:stretch>
                        </pic:blipFill>
                        <pic:spPr>
                          <a:xfrm>
                            <a:off x="0" y="0"/>
                            <a:ext cx="204789" cy="180976"/>
                          </a:xfrm>
                          <a:prstGeom prst="rect">
                            <a:avLst/>
                          </a:prstGeom>
                        </pic:spPr>
                      </pic:pic>
                    </a:graphicData>
                  </a:graphic>
                </wp:inline>
              </w:drawing>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34D5B3E" w14:textId="75C5A1A7" w:rsidR="00EF0CCF" w:rsidRDefault="00C65F54" w:rsidP="00D97AC0">
            <w:pPr>
              <w:rPr>
                <w:rFonts w:eastAsia="MS PMincho" w:cs="Arial"/>
                <w:lang w:val="en-US" w:eastAsia="ja-JP"/>
              </w:rPr>
            </w:pPr>
            <w:r>
              <w:rPr>
                <w:rFonts w:eastAsia="MS PMincho" w:cs="Arial"/>
                <w:lang w:val="en-US"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9B25441" w14:textId="77777777" w:rsidR="00EF0CCF" w:rsidRDefault="00EF0CCF" w:rsidP="00D97AC0">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9572FD5" w14:textId="77777777" w:rsidR="00EF0CCF" w:rsidRDefault="00EF0CCF" w:rsidP="00D97AC0">
            <w:pPr>
              <w:rPr>
                <w:rFonts w:eastAsia="MS PMincho" w:cs="Arial"/>
                <w:lang w:val="en-US" w:eastAsia="ja-JP"/>
              </w:rPr>
            </w:pPr>
            <w:r>
              <w:rPr>
                <w:rFonts w:eastAsia="MS PMincho" w:cs="Arial"/>
                <w:lang w:val="en-US"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0D2DFB6" w14:textId="77777777" w:rsidR="00EF0CCF" w:rsidRPr="008F2D5E" w:rsidRDefault="00EF0CCF"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4DD2116" w14:textId="45A7137F" w:rsidR="00EF0CCF" w:rsidRDefault="00C65F54" w:rsidP="00D97AC0">
            <w:pPr>
              <w:pStyle w:val="BulletList1"/>
            </w:pPr>
            <w:r>
              <w:t>Refer</w:t>
            </w:r>
            <w:r>
              <w:rPr>
                <w:lang w:val="vi-VN"/>
              </w:rPr>
              <w:t xml:space="preserve"> </w:t>
            </w:r>
            <w:r>
              <w:rPr>
                <w:lang w:val="vi-VN"/>
              </w:rPr>
              <w:fldChar w:fldCharType="begin"/>
            </w:r>
            <w:r>
              <w:rPr>
                <w:lang w:val="vi-VN"/>
              </w:rPr>
              <w:instrText xml:space="preserve"> REF _Ref151971485 \h </w:instrText>
            </w:r>
            <w:r>
              <w:rPr>
                <w:lang w:val="vi-VN"/>
              </w:rPr>
            </w:r>
            <w:r>
              <w:rPr>
                <w:lang w:val="vi-VN"/>
              </w:rPr>
              <w:fldChar w:fldCharType="separate"/>
            </w:r>
            <w:r w:rsidR="00201D76">
              <w:t>UC</w:t>
            </w:r>
            <w:r w:rsidR="00201D76">
              <w:rPr>
                <w:lang w:val="vi-VN"/>
              </w:rPr>
              <w:t xml:space="preserve"> </w:t>
            </w:r>
            <w:proofErr w:type="gramStart"/>
            <w:r w:rsidR="00201D76">
              <w:rPr>
                <w:lang w:val="vi-VN"/>
              </w:rPr>
              <w:t>15 :</w:t>
            </w:r>
            <w:proofErr w:type="gramEnd"/>
            <w:r w:rsidR="00201D76">
              <w:rPr>
                <w:lang w:val="vi-VN"/>
              </w:rPr>
              <w:t xml:space="preserve"> </w:t>
            </w:r>
            <w:r w:rsidR="00201D76">
              <w:t xml:space="preserve">Xem chi </w:t>
            </w:r>
            <w:proofErr w:type="spellStart"/>
            <w:r w:rsidR="00201D76">
              <w:t>tiết</w:t>
            </w:r>
            <w:proofErr w:type="spellEnd"/>
            <w:r w:rsidR="00201D76">
              <w:t xml:space="preserve"> </w:t>
            </w:r>
            <w:proofErr w:type="spellStart"/>
            <w:r w:rsidR="00201D76">
              <w:t>đơn</w:t>
            </w:r>
            <w:proofErr w:type="spellEnd"/>
            <w:r w:rsidR="00201D76">
              <w:t xml:space="preserve"> </w:t>
            </w:r>
            <w:proofErr w:type="spellStart"/>
            <w:r w:rsidR="00201D76">
              <w:t>yêu</w:t>
            </w:r>
            <w:proofErr w:type="spellEnd"/>
            <w:r w:rsidR="00201D76">
              <w:t xml:space="preserve"> </w:t>
            </w:r>
            <w:proofErr w:type="spellStart"/>
            <w:r w:rsidR="00201D76">
              <w:t>cầu</w:t>
            </w:r>
            <w:proofErr w:type="spellEnd"/>
            <w:r w:rsidR="00201D76">
              <w:t xml:space="preserve"> </w:t>
            </w:r>
            <w:proofErr w:type="spellStart"/>
            <w:r w:rsidR="00201D76">
              <w:t>vận</w:t>
            </w:r>
            <w:proofErr w:type="spellEnd"/>
            <w:r w:rsidR="00201D76">
              <w:t xml:space="preserve"> </w:t>
            </w:r>
            <w:proofErr w:type="spellStart"/>
            <w:r w:rsidR="00201D76">
              <w:t>chuyển</w:t>
            </w:r>
            <w:proofErr w:type="spellEnd"/>
            <w:r>
              <w:rPr>
                <w:lang w:val="vi-VN"/>
              </w:rPr>
              <w:fldChar w:fldCharType="end"/>
            </w:r>
          </w:p>
        </w:tc>
      </w:tr>
    </w:tbl>
    <w:p w14:paraId="6BA524BD" w14:textId="41F57180" w:rsidR="006C5782" w:rsidRDefault="00C65F54" w:rsidP="00C65F54">
      <w:pPr>
        <w:pStyle w:val="Heading3"/>
      </w:pPr>
      <w:bookmarkStart w:id="147" w:name="_Toc152340798"/>
      <w:proofErr w:type="spellStart"/>
      <w:r>
        <w:t>Màn</w:t>
      </w:r>
      <w:proofErr w:type="spellEnd"/>
      <w:r>
        <w:t xml:space="preserve"> </w:t>
      </w:r>
      <w:proofErr w:type="spellStart"/>
      <w:r>
        <w:t>hình</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đơn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vận</w:t>
      </w:r>
      <w:proofErr w:type="spellEnd"/>
      <w:r>
        <w:t xml:space="preserve"> </w:t>
      </w:r>
      <w:proofErr w:type="spellStart"/>
      <w:r>
        <w:t>chuyển</w:t>
      </w:r>
      <w:bookmarkEnd w:id="147"/>
      <w:proofErr w:type="spellEnd"/>
    </w:p>
    <w:p w14:paraId="1843B737" w14:textId="2FDE9CD0" w:rsidR="00C65F54" w:rsidRDefault="00C65F54" w:rsidP="00C65F54">
      <w:pPr>
        <w:rPr>
          <w:lang w:val="en-US" w:eastAsia="en-US"/>
        </w:rPr>
      </w:pPr>
      <w:r w:rsidRPr="00C65F54">
        <w:rPr>
          <w:noProof/>
          <w:lang w:val="en-US" w:eastAsia="en-US"/>
        </w:rPr>
        <w:drawing>
          <wp:inline distT="0" distB="0" distL="0" distR="0" wp14:anchorId="0A3298C1" wp14:editId="521AD8A3">
            <wp:extent cx="5905543" cy="3610001"/>
            <wp:effectExtent l="0" t="0" r="0" b="9525"/>
            <wp:docPr id="1574853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53840" name="Picture 1" descr="A screenshot of a computer&#10;&#10;Description automatically generated"/>
                    <pic:cNvPicPr/>
                  </pic:nvPicPr>
                  <pic:blipFill>
                    <a:blip r:embed="rId83"/>
                    <a:stretch>
                      <a:fillRect/>
                    </a:stretch>
                  </pic:blipFill>
                  <pic:spPr>
                    <a:xfrm>
                      <a:off x="0" y="0"/>
                      <a:ext cx="5905543" cy="3610001"/>
                    </a:xfrm>
                    <a:prstGeom prst="rect">
                      <a:avLst/>
                    </a:prstGeom>
                  </pic:spPr>
                </pic:pic>
              </a:graphicData>
            </a:graphic>
          </wp:inline>
        </w:drawing>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40"/>
        <w:gridCol w:w="1327"/>
        <w:gridCol w:w="1483"/>
        <w:gridCol w:w="995"/>
        <w:gridCol w:w="1228"/>
        <w:gridCol w:w="894"/>
        <w:gridCol w:w="2963"/>
      </w:tblGrid>
      <w:tr w:rsidR="006E0278" w:rsidRPr="008F2D5E" w14:paraId="5BDDBAB9" w14:textId="77777777" w:rsidTr="00444410">
        <w:trPr>
          <w:trHeight w:val="764"/>
        </w:trPr>
        <w:tc>
          <w:tcPr>
            <w:tcW w:w="236"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391918AD" w14:textId="77777777" w:rsidR="006E0278" w:rsidRPr="00743D86" w:rsidRDefault="006E0278" w:rsidP="00D97AC0">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12D48030" w14:textId="77777777" w:rsidR="006E0278" w:rsidRPr="008F2D5E" w:rsidRDefault="006E0278" w:rsidP="00D97AC0">
            <w:pPr>
              <w:rPr>
                <w:rFonts w:cs="Arial"/>
                <w:b/>
                <w:szCs w:val="20"/>
                <w:lang w:eastAsia="en-US"/>
              </w:rPr>
            </w:pPr>
            <w:r>
              <w:rPr>
                <w:rFonts w:cs="Arial"/>
                <w:b/>
                <w:szCs w:val="20"/>
                <w:lang w:eastAsia="en-US"/>
              </w:rPr>
              <w:t>Component</w:t>
            </w:r>
          </w:p>
        </w:tc>
        <w:tc>
          <w:tcPr>
            <w:tcW w:w="795"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7D467505" w14:textId="77777777" w:rsidR="006E0278" w:rsidRPr="008F2D5E" w:rsidRDefault="006E0278" w:rsidP="00D97AC0">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13043AE1" w14:textId="77777777" w:rsidR="006E0278" w:rsidRPr="00743D86" w:rsidRDefault="006E0278" w:rsidP="00D97AC0">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2453792B" w14:textId="77777777" w:rsidR="006E0278" w:rsidRPr="008F2D5E" w:rsidRDefault="006E0278" w:rsidP="00D97AC0">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315C3FA3" w14:textId="77777777" w:rsidR="006E0278" w:rsidRPr="00743D86" w:rsidRDefault="006E0278" w:rsidP="00D97AC0">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58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3B0221F6" w14:textId="77777777" w:rsidR="006E0278" w:rsidRPr="008F2D5E" w:rsidRDefault="006E0278" w:rsidP="00D97AC0">
            <w:pPr>
              <w:ind w:right="-1110"/>
              <w:rPr>
                <w:rFonts w:cs="Arial"/>
                <w:b/>
                <w:bCs/>
                <w:szCs w:val="20"/>
                <w:lang w:eastAsia="en-US"/>
              </w:rPr>
            </w:pPr>
            <w:r w:rsidRPr="008F2D5E">
              <w:rPr>
                <w:rFonts w:cs="Arial"/>
                <w:b/>
                <w:szCs w:val="20"/>
                <w:lang w:eastAsia="en-US"/>
              </w:rPr>
              <w:t>Description</w:t>
            </w:r>
          </w:p>
        </w:tc>
      </w:tr>
      <w:tr w:rsidR="006E0278" w:rsidRPr="008F2D5E" w14:paraId="241D8AA6" w14:textId="77777777" w:rsidTr="0044441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4513BAC" w14:textId="77777777" w:rsidR="006E0278" w:rsidRPr="008F2D5E" w:rsidRDefault="006E0278" w:rsidP="00D97AC0">
            <w:pPr>
              <w:spacing w:before="0"/>
              <w:rPr>
                <w:rFonts w:cs="Arial"/>
                <w:szCs w:val="20"/>
              </w:rPr>
            </w:pPr>
            <w:r>
              <w:rPr>
                <w:rFonts w:cs="Arial"/>
                <w:szCs w:val="20"/>
              </w:rPr>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B6B27FA" w14:textId="7C386FA5" w:rsidR="006E0278" w:rsidRPr="00743D86" w:rsidRDefault="006E0278" w:rsidP="00D97AC0">
            <w:pPr>
              <w:rPr>
                <w:rFonts w:eastAsia="MS PMincho" w:cs="Arial"/>
                <w:lang w:val="vi-VN" w:eastAsia="ja-JP"/>
              </w:rPr>
            </w:pPr>
            <w:r>
              <w:rPr>
                <w:rFonts w:eastAsia="MS PMincho" w:cs="Arial"/>
                <w:lang w:val="vi-VN" w:eastAsia="ja-JP"/>
              </w:rPr>
              <w:t>Mã đơn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8E96A46" w14:textId="77777777" w:rsidR="006E0278" w:rsidRPr="00743D86" w:rsidRDefault="006E0278" w:rsidP="00D97AC0">
            <w:pPr>
              <w:rPr>
                <w:rFonts w:eastAsia="MS PMincho" w:cs="Arial"/>
                <w:lang w:val="vi-VN" w:eastAsia="ja-JP"/>
              </w:rPr>
            </w:pPr>
            <w:r>
              <w:rPr>
                <w:rFonts w:eastAsia="MS PMincho" w:cs="Arial"/>
                <w:lang w:val="vi-VN"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D9EF212" w14:textId="72A24049" w:rsidR="006E0278" w:rsidRPr="008F2D5E" w:rsidRDefault="006E0278"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5B97315" w14:textId="0B311FDF" w:rsidR="006E0278" w:rsidRPr="008F2D5E" w:rsidRDefault="00395282" w:rsidP="00D97AC0">
            <w:pPr>
              <w:rPr>
                <w:rFonts w:eastAsia="MS PMincho" w:cs="Arial"/>
                <w:lang w:val="en-US" w:eastAsia="ja-JP"/>
              </w:rPr>
            </w:pPr>
            <w:r>
              <w:rPr>
                <w:rFonts w:eastAsia="MS PMincho" w:cs="Arial"/>
                <w:lang w:val="en-US"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680BE99" w14:textId="77777777" w:rsidR="006E0278" w:rsidRPr="008F2D5E" w:rsidRDefault="006E0278" w:rsidP="00D97AC0">
            <w:pPr>
              <w:rPr>
                <w:rFonts w:eastAsia="MS PMincho" w:cs="Arial"/>
                <w:b/>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5FE3D61" w14:textId="77777777" w:rsidR="000D15C6" w:rsidRPr="000D15C6" w:rsidRDefault="000D15C6" w:rsidP="000D15C6">
            <w:pPr>
              <w:pStyle w:val="BulletList1"/>
            </w:pPr>
            <w:r>
              <w:t>Auto</w:t>
            </w:r>
            <w:r>
              <w:rPr>
                <w:lang w:val="vi-VN"/>
              </w:rPr>
              <w:t xml:space="preserve"> generated</w:t>
            </w:r>
          </w:p>
          <w:p w14:paraId="441CE8D8" w14:textId="174790AC" w:rsidR="000D15C6" w:rsidRPr="00EF0CCF" w:rsidRDefault="000D15C6" w:rsidP="000D15C6">
            <w:pPr>
              <w:pStyle w:val="BulletList1"/>
            </w:pPr>
            <w:r>
              <w:rPr>
                <w:lang w:val="vi-VN"/>
              </w:rPr>
              <w:t>Value = [Mã đơn yêu cầu vận chuyển] của “Đơn yêu cầu vận chuyển” đã được NSD chọn</w:t>
            </w:r>
          </w:p>
        </w:tc>
      </w:tr>
      <w:tr w:rsidR="006E0278" w:rsidRPr="008F2D5E" w14:paraId="5765FE35" w14:textId="77777777" w:rsidTr="0044441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C5CD687" w14:textId="77777777" w:rsidR="006E0278" w:rsidRPr="008F2D5E" w:rsidRDefault="006E0278" w:rsidP="00D97AC0">
            <w:pPr>
              <w:spacing w:before="0"/>
              <w:rPr>
                <w:rFonts w:cs="Arial"/>
                <w:szCs w:val="20"/>
              </w:rPr>
            </w:pPr>
            <w:r>
              <w:rPr>
                <w:rFonts w:cs="Arial"/>
                <w:szCs w:val="20"/>
              </w:rPr>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09EB2D0" w14:textId="127EEEF8" w:rsidR="006E0278" w:rsidRPr="00395282" w:rsidRDefault="00395282" w:rsidP="00D97AC0">
            <w:pPr>
              <w:rPr>
                <w:rFonts w:eastAsia="MS PMincho" w:cs="Arial"/>
                <w:lang w:val="vi-VN" w:eastAsia="ja-JP"/>
              </w:rPr>
            </w:pPr>
            <w:r>
              <w:rPr>
                <w:rFonts w:eastAsia="MS PMincho" w:cs="Arial"/>
                <w:lang w:val="en-US" w:eastAsia="ja-JP"/>
              </w:rPr>
              <w:t>SL</w:t>
            </w:r>
            <w:r>
              <w:rPr>
                <w:rFonts w:eastAsia="MS PMincho" w:cs="Arial"/>
                <w:lang w:val="vi-VN" w:eastAsia="ja-JP"/>
              </w:rPr>
              <w:t xml:space="preserve"> thùng 24 lon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33EB120" w14:textId="45811B8C" w:rsidR="006E0278" w:rsidRPr="008F2D5E" w:rsidRDefault="00395282" w:rsidP="00D97AC0">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71DF11E" w14:textId="0526AECB" w:rsidR="006E0278" w:rsidRPr="008F2D5E" w:rsidRDefault="00395282"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2B7D33B" w14:textId="77777777" w:rsidR="006E0278" w:rsidRPr="00CE1790" w:rsidRDefault="006E0278" w:rsidP="00D97AC0">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12F5547" w14:textId="77777777" w:rsidR="006E0278" w:rsidRPr="008F2D5E" w:rsidRDefault="006E0278"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8B0F65C" w14:textId="77777777" w:rsidR="006E0278" w:rsidRPr="000D15C6" w:rsidRDefault="000D15C6" w:rsidP="00D97AC0">
            <w:pPr>
              <w:pStyle w:val="BulletList1"/>
            </w:pPr>
            <w:r>
              <w:t>Auto</w:t>
            </w:r>
            <w:r>
              <w:rPr>
                <w:lang w:val="vi-VN"/>
              </w:rPr>
              <w:t xml:space="preserve"> generated</w:t>
            </w:r>
          </w:p>
          <w:p w14:paraId="2FE74C47" w14:textId="44868ED0" w:rsidR="000D15C6" w:rsidRPr="00FE1C60" w:rsidRDefault="000D15C6" w:rsidP="00D97AC0">
            <w:pPr>
              <w:pStyle w:val="BulletList1"/>
            </w:pPr>
            <w:r>
              <w:t>Value</w:t>
            </w:r>
            <w:r>
              <w:rPr>
                <w:lang w:val="vi-VN"/>
              </w:rPr>
              <w:t xml:space="preserve">= [Số lượng thùng 24 lon] của “Đơn yêu cầu vận chuyển” thoả mãn [Mã đơn yêu cầu vận chuyển] = [Mã đơn yêu cầu vận chuyển] </w:t>
            </w:r>
            <w:r w:rsidR="00444410">
              <w:rPr>
                <w:lang w:val="vi-VN"/>
              </w:rPr>
              <w:t>của màn hình hiện tại</w:t>
            </w:r>
          </w:p>
        </w:tc>
      </w:tr>
      <w:tr w:rsidR="00444410" w:rsidRPr="008F2D5E" w14:paraId="60C3C11C" w14:textId="77777777" w:rsidTr="0044441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ED61CDA" w14:textId="77777777" w:rsidR="00444410" w:rsidRDefault="00444410" w:rsidP="00444410">
            <w:pPr>
              <w:spacing w:before="0"/>
              <w:rPr>
                <w:rFonts w:cs="Arial"/>
                <w:szCs w:val="20"/>
              </w:rPr>
            </w:pPr>
            <w:r>
              <w:rPr>
                <w:rFonts w:cs="Arial"/>
                <w:szCs w:val="20"/>
              </w:rPr>
              <w:lastRenderedPageBreak/>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71DE315" w14:textId="75D102CD" w:rsidR="00444410" w:rsidRPr="00EF0CCF" w:rsidRDefault="00444410" w:rsidP="00444410">
            <w:pPr>
              <w:rPr>
                <w:rFonts w:eastAsia="MS PMincho" w:cs="Arial"/>
                <w:lang w:val="vi-VN" w:eastAsia="ja-JP"/>
              </w:rPr>
            </w:pPr>
            <w:r>
              <w:rPr>
                <w:rFonts w:eastAsia="MS PMincho" w:cs="Arial"/>
                <w:lang w:val="vi-VN" w:eastAsia="ja-JP"/>
              </w:rPr>
              <w:t>SL thùng 36 lon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09DA1A0" w14:textId="7FE1B64C" w:rsidR="00444410" w:rsidRPr="00EF0CCF" w:rsidRDefault="00444410" w:rsidP="00444410">
            <w:pPr>
              <w:rPr>
                <w:rFonts w:eastAsia="MS PMincho" w:cs="Arial"/>
                <w:lang w:val="vi-VN" w:eastAsia="ja-JP"/>
              </w:rPr>
            </w:pPr>
            <w:r>
              <w:rPr>
                <w:rFonts w:eastAsia="MS PMincho" w:cs="Arial"/>
                <w:lang w:val="vi-VN"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A4E60D9" w14:textId="2D3DB318" w:rsidR="00444410" w:rsidRDefault="00444410" w:rsidP="0044441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BE649FC" w14:textId="77777777" w:rsidR="00444410" w:rsidRPr="00D13718" w:rsidRDefault="00444410" w:rsidP="00444410">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CB12AA2" w14:textId="77777777" w:rsidR="00444410" w:rsidRPr="008F2D5E" w:rsidRDefault="00444410" w:rsidP="0044441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6D72088" w14:textId="77777777" w:rsidR="00444410" w:rsidRPr="000D15C6" w:rsidRDefault="00444410" w:rsidP="00444410">
            <w:pPr>
              <w:pStyle w:val="BulletList1"/>
            </w:pPr>
            <w:r>
              <w:t>Auto</w:t>
            </w:r>
            <w:r>
              <w:rPr>
                <w:lang w:val="vi-VN"/>
              </w:rPr>
              <w:t xml:space="preserve"> generated</w:t>
            </w:r>
          </w:p>
          <w:p w14:paraId="5EE3B5D6" w14:textId="06A4C705" w:rsidR="00444410" w:rsidRPr="00EF0CCF" w:rsidRDefault="00444410" w:rsidP="00444410">
            <w:pPr>
              <w:pStyle w:val="Level2"/>
              <w:numPr>
                <w:ilvl w:val="0"/>
                <w:numId w:val="0"/>
              </w:numPr>
              <w:ind w:left="720"/>
            </w:pPr>
            <w:r>
              <w:t>Value= [Số lượng thùng 36 lon] của “Đơn yêu cầu vận chuyển” thoả mãn [Mã đơn yêu cầu vận chuyển] = [Mã đơn yêu cầu vận chuyển] của màn hình hiện tại</w:t>
            </w:r>
          </w:p>
        </w:tc>
      </w:tr>
      <w:tr w:rsidR="00444410" w:rsidRPr="008F2D5E" w14:paraId="0E34A97A" w14:textId="77777777" w:rsidTr="0044441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0D43E5D" w14:textId="77777777" w:rsidR="00444410" w:rsidRDefault="00444410" w:rsidP="00444410">
            <w:pPr>
              <w:spacing w:before="0"/>
              <w:rPr>
                <w:rFonts w:cs="Arial"/>
                <w:szCs w:val="20"/>
              </w:rPr>
            </w:pPr>
            <w:r>
              <w:rPr>
                <w:rFonts w:cs="Arial"/>
                <w:szCs w:val="20"/>
              </w:rPr>
              <w:t>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96964E7" w14:textId="526F5E73" w:rsidR="00444410" w:rsidRPr="00395282" w:rsidRDefault="00444410" w:rsidP="00444410">
            <w:pPr>
              <w:rPr>
                <w:rFonts w:eastAsia="MS PMincho" w:cs="Arial"/>
                <w:lang w:val="vi-VN" w:eastAsia="ja-JP"/>
              </w:rPr>
            </w:pPr>
            <w:proofErr w:type="spellStart"/>
            <w:r>
              <w:rPr>
                <w:rFonts w:eastAsia="MS PMincho" w:cs="Arial"/>
                <w:lang w:val="en-US" w:eastAsia="ja-JP"/>
              </w:rPr>
              <w:t>Thời</w:t>
            </w:r>
            <w:proofErr w:type="spellEnd"/>
            <w:r>
              <w:rPr>
                <w:rFonts w:eastAsia="MS PMincho" w:cs="Arial"/>
                <w:lang w:val="vi-VN" w:eastAsia="ja-JP"/>
              </w:rPr>
              <w:t xml:space="preserve"> gian dự kiến giao</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B50DA11" w14:textId="77777777" w:rsidR="00444410" w:rsidRPr="00D13718" w:rsidRDefault="00444410" w:rsidP="00444410">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7CAAA99" w14:textId="77777777" w:rsidR="00444410" w:rsidRPr="000336F1" w:rsidRDefault="00444410" w:rsidP="0044441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4FF830D" w14:textId="77777777" w:rsidR="00444410" w:rsidRPr="000336F1" w:rsidRDefault="00444410" w:rsidP="0044441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95370E7" w14:textId="77777777" w:rsidR="00444410" w:rsidRPr="008F2D5E" w:rsidRDefault="00444410" w:rsidP="0044441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361D145" w14:textId="77777777" w:rsidR="00444410" w:rsidRPr="000D15C6" w:rsidRDefault="00444410" w:rsidP="00444410">
            <w:pPr>
              <w:pStyle w:val="BulletList1"/>
            </w:pPr>
            <w:r>
              <w:t>Auto</w:t>
            </w:r>
            <w:r>
              <w:rPr>
                <w:lang w:val="vi-VN"/>
              </w:rPr>
              <w:t xml:space="preserve"> generated</w:t>
            </w:r>
          </w:p>
          <w:p w14:paraId="311F05F7" w14:textId="6B938041" w:rsidR="00444410" w:rsidRDefault="00444410" w:rsidP="00444410">
            <w:pPr>
              <w:pStyle w:val="BulletList1"/>
            </w:pPr>
            <w:r>
              <w:t>Value</w:t>
            </w:r>
            <w:r>
              <w:rPr>
                <w:lang w:val="vi-VN"/>
              </w:rPr>
              <w:t>= [Thời gian dự kiến giao] của “Đơn yêu cầu vận chuyển” thoả mãn [Mã đơn yêu cầu vận chuyển] = [Mã đơn yêu cầu vận chuyển] của màn hình hiện tại</w:t>
            </w:r>
          </w:p>
        </w:tc>
      </w:tr>
      <w:tr w:rsidR="00444410" w:rsidRPr="008F2D5E" w14:paraId="131987C7" w14:textId="77777777" w:rsidTr="0044441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5567182" w14:textId="77777777" w:rsidR="00444410" w:rsidRDefault="00444410" w:rsidP="00444410">
            <w:pPr>
              <w:spacing w:before="0"/>
              <w:rPr>
                <w:rFonts w:cs="Arial"/>
                <w:szCs w:val="20"/>
              </w:rPr>
            </w:pPr>
            <w:r>
              <w:rPr>
                <w:rFonts w:cs="Arial"/>
                <w:szCs w:val="20"/>
              </w:rPr>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04D46F1" w14:textId="5EE1F958" w:rsidR="00444410" w:rsidRPr="00395282" w:rsidRDefault="00444410" w:rsidP="00444410">
            <w:pPr>
              <w:rPr>
                <w:rFonts w:eastAsia="MS PMincho" w:cs="Arial"/>
                <w:lang w:val="vi-VN" w:eastAsia="ja-JP"/>
              </w:rPr>
            </w:pPr>
            <w:proofErr w:type="spellStart"/>
            <w:r>
              <w:rPr>
                <w:rFonts w:eastAsia="MS PMincho" w:cs="Arial"/>
                <w:lang w:val="en-US" w:eastAsia="ja-JP"/>
              </w:rPr>
              <w:t>Tên</w:t>
            </w:r>
            <w:proofErr w:type="spellEnd"/>
            <w:r>
              <w:rPr>
                <w:rFonts w:eastAsia="MS PMincho" w:cs="Arial"/>
                <w:lang w:val="vi-VN" w:eastAsia="ja-JP"/>
              </w:rPr>
              <w:t xml:space="preserve"> nhân viên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FA766AA" w14:textId="77777777" w:rsidR="00444410" w:rsidRDefault="00444410" w:rsidP="00444410">
            <w:pPr>
              <w:rPr>
                <w:rFonts w:eastAsia="MS PMincho" w:cs="Arial"/>
                <w:lang w:val="en-US"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41A5CCC" w14:textId="77777777" w:rsidR="00444410" w:rsidRPr="000336F1" w:rsidRDefault="00444410" w:rsidP="0044441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2670488" w14:textId="77777777" w:rsidR="00444410" w:rsidRPr="000336F1" w:rsidRDefault="00444410" w:rsidP="0044441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525AA27" w14:textId="77777777" w:rsidR="00444410" w:rsidRPr="008F2D5E" w:rsidRDefault="00444410" w:rsidP="0044441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B43B8D5" w14:textId="77777777" w:rsidR="00444410" w:rsidRPr="000D15C6" w:rsidRDefault="00444410" w:rsidP="00444410">
            <w:pPr>
              <w:pStyle w:val="BulletList1"/>
            </w:pPr>
            <w:r>
              <w:t>Auto</w:t>
            </w:r>
            <w:r>
              <w:rPr>
                <w:lang w:val="vi-VN"/>
              </w:rPr>
              <w:t xml:space="preserve"> generated</w:t>
            </w:r>
          </w:p>
          <w:p w14:paraId="00FD5E5B" w14:textId="444BAD2A" w:rsidR="00444410" w:rsidRDefault="00444410" w:rsidP="00444410">
            <w:pPr>
              <w:pStyle w:val="BulletList1"/>
            </w:pPr>
            <w:r>
              <w:t>Value</w:t>
            </w:r>
            <w:r>
              <w:rPr>
                <w:lang w:val="vi-VN"/>
              </w:rPr>
              <w:t>= [Tên nhân viên] của “</w:t>
            </w:r>
            <w:r w:rsidR="009C04A2">
              <w:rPr>
                <w:lang w:val="vi-VN"/>
              </w:rPr>
              <w:t>Hồ sơ nhân viên</w:t>
            </w:r>
            <w:r>
              <w:rPr>
                <w:lang w:val="vi-VN"/>
              </w:rPr>
              <w:t xml:space="preserve">” thoả mãn [Mã nhân viên] </w:t>
            </w:r>
            <w:r w:rsidR="009C04A2">
              <w:rPr>
                <w:lang w:val="vi-VN"/>
              </w:rPr>
              <w:t>= [Mã nhân viên] của bản ghi hiện tại</w:t>
            </w:r>
          </w:p>
        </w:tc>
      </w:tr>
      <w:tr w:rsidR="00444410" w:rsidRPr="008F2D5E" w14:paraId="19840529" w14:textId="77777777" w:rsidTr="0044441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57A920B" w14:textId="77777777" w:rsidR="00444410" w:rsidRDefault="00444410" w:rsidP="00444410">
            <w:pPr>
              <w:spacing w:before="0"/>
              <w:rPr>
                <w:rFonts w:cs="Arial"/>
                <w:szCs w:val="20"/>
              </w:rPr>
            </w:pPr>
            <w:r>
              <w:rPr>
                <w:rFonts w:cs="Arial"/>
                <w:szCs w:val="20"/>
              </w:rPr>
              <w:t>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A41908A" w14:textId="45E98BCA" w:rsidR="00444410" w:rsidRPr="00395282" w:rsidRDefault="00444410" w:rsidP="00444410">
            <w:pPr>
              <w:rPr>
                <w:rFonts w:eastAsia="MS PMincho" w:cs="Arial"/>
                <w:lang w:val="vi-VN" w:eastAsia="ja-JP"/>
              </w:rPr>
            </w:pPr>
            <w:proofErr w:type="spellStart"/>
            <w:r>
              <w:rPr>
                <w:rFonts w:eastAsia="MS PMincho" w:cs="Arial"/>
                <w:lang w:val="en-US" w:eastAsia="ja-JP"/>
              </w:rPr>
              <w:t>Số</w:t>
            </w:r>
            <w:proofErr w:type="spellEnd"/>
            <w:r>
              <w:rPr>
                <w:rFonts w:eastAsia="MS PMincho" w:cs="Arial"/>
                <w:lang w:val="vi-VN" w:eastAsia="ja-JP"/>
              </w:rPr>
              <w:t xml:space="preserve"> điện thoại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052ECE1" w14:textId="77777777" w:rsidR="00444410" w:rsidRDefault="00444410" w:rsidP="0044441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856390C" w14:textId="77777777" w:rsidR="00444410" w:rsidRDefault="00444410" w:rsidP="0044441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ED75BE0" w14:textId="77777777" w:rsidR="00444410" w:rsidRDefault="00444410" w:rsidP="0044441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6EC6408" w14:textId="77777777" w:rsidR="00444410" w:rsidRPr="008F2D5E" w:rsidRDefault="00444410" w:rsidP="0044441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F092304" w14:textId="77777777" w:rsidR="009C04A2" w:rsidRPr="000D15C6" w:rsidRDefault="009C04A2" w:rsidP="009C04A2">
            <w:pPr>
              <w:pStyle w:val="BulletList1"/>
            </w:pPr>
            <w:r>
              <w:t>Auto</w:t>
            </w:r>
            <w:r>
              <w:rPr>
                <w:lang w:val="vi-VN"/>
              </w:rPr>
              <w:t xml:space="preserve"> generated</w:t>
            </w:r>
          </w:p>
          <w:p w14:paraId="67649A65" w14:textId="225F8896" w:rsidR="00444410" w:rsidRDefault="009C04A2" w:rsidP="009C04A2">
            <w:pPr>
              <w:pStyle w:val="BulletList1"/>
            </w:pPr>
            <w:r>
              <w:t>Value</w:t>
            </w:r>
            <w:r>
              <w:rPr>
                <w:lang w:val="vi-VN"/>
              </w:rPr>
              <w:t>= [Số điện thoại] của “Hồ sơ nhân viên” thoả mãn [Mã nhân viên] = [Mã nhân viên] của bản ghi hiện tại</w:t>
            </w:r>
          </w:p>
        </w:tc>
      </w:tr>
      <w:tr w:rsidR="00444410" w:rsidRPr="008F2D5E" w14:paraId="6CA2A58C" w14:textId="77777777" w:rsidTr="0044441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8C6C205" w14:textId="77777777" w:rsidR="00444410" w:rsidRDefault="00444410" w:rsidP="00444410">
            <w:pPr>
              <w:spacing w:before="0"/>
              <w:rPr>
                <w:rFonts w:cs="Arial"/>
                <w:szCs w:val="20"/>
              </w:rPr>
            </w:pPr>
            <w:r>
              <w:rPr>
                <w:rFonts w:cs="Arial"/>
                <w:szCs w:val="20"/>
              </w:rPr>
              <w:t>7</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C0E28A2" w14:textId="4C4F2CE4" w:rsidR="00444410" w:rsidRPr="00D13718" w:rsidRDefault="00444410" w:rsidP="00444410">
            <w:pPr>
              <w:rPr>
                <w:rFonts w:eastAsia="MS PMincho" w:cs="Arial"/>
                <w:lang w:val="vi-VN" w:eastAsia="ja-JP"/>
              </w:rPr>
            </w:pPr>
            <w:r>
              <w:rPr>
                <w:rFonts w:eastAsia="MS PMincho" w:cs="Arial"/>
                <w:lang w:val="vi-VN" w:eastAsia="ja-JP"/>
              </w:rPr>
              <w:t>Mã chi tiết đơn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639C191" w14:textId="77777777" w:rsidR="00444410" w:rsidRDefault="00444410" w:rsidP="0044441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0C3B51D" w14:textId="77777777" w:rsidR="00444410" w:rsidRDefault="00444410" w:rsidP="0044441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F07E06A" w14:textId="77777777" w:rsidR="00444410" w:rsidRDefault="00444410" w:rsidP="0044441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C393C44" w14:textId="77777777" w:rsidR="00444410" w:rsidRPr="008F2D5E" w:rsidRDefault="00444410" w:rsidP="0044441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D6DE166" w14:textId="77777777" w:rsidR="00444410" w:rsidRPr="009C04A2" w:rsidRDefault="009C04A2" w:rsidP="00444410">
            <w:pPr>
              <w:pStyle w:val="BulletList1"/>
            </w:pPr>
            <w:r>
              <w:t>Auto</w:t>
            </w:r>
            <w:r>
              <w:rPr>
                <w:lang w:val="vi-VN"/>
              </w:rPr>
              <w:t xml:space="preserve"> generated</w:t>
            </w:r>
          </w:p>
          <w:p w14:paraId="77C8C7B7" w14:textId="05946E0D" w:rsidR="009C04A2" w:rsidRDefault="009C04A2" w:rsidP="00444410">
            <w:pPr>
              <w:pStyle w:val="BulletList1"/>
            </w:pPr>
            <w:r>
              <w:t>Value</w:t>
            </w:r>
            <w:r>
              <w:rPr>
                <w:lang w:val="vi-VN"/>
              </w:rPr>
              <w:t xml:space="preserve"> = All [Mã chi tiết đơn yêu cầu vận chuyển]  của “Chi tiết đơn yêu cầu vận chuyển” sao cho đơn yêu cầu vận chuyển hiện tại chứa các chi tiết đơn đó</w:t>
            </w:r>
          </w:p>
        </w:tc>
      </w:tr>
      <w:tr w:rsidR="00444410" w:rsidRPr="008F2D5E" w14:paraId="7EB8904E" w14:textId="77777777" w:rsidTr="0044441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6B5E59E" w14:textId="77777777" w:rsidR="00444410" w:rsidRDefault="00444410" w:rsidP="00444410">
            <w:pPr>
              <w:spacing w:before="0"/>
              <w:rPr>
                <w:rFonts w:cs="Arial"/>
                <w:szCs w:val="20"/>
              </w:rPr>
            </w:pPr>
            <w:r>
              <w:rPr>
                <w:rFonts w:cs="Arial"/>
                <w:szCs w:val="20"/>
              </w:rPr>
              <w:t>8</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B36BEAE" w14:textId="10AA4902" w:rsidR="00444410" w:rsidRPr="00D7053F" w:rsidRDefault="00444410" w:rsidP="00444410">
            <w:pPr>
              <w:rPr>
                <w:rFonts w:eastAsia="MS PMincho" w:cs="Arial"/>
                <w:lang w:val="vi-VN" w:eastAsia="ja-JP"/>
              </w:rPr>
            </w:pPr>
            <w:r>
              <w:rPr>
                <w:rFonts w:eastAsia="MS PMincho" w:cs="Arial"/>
                <w:lang w:val="vi-VN" w:eastAsia="ja-JP"/>
              </w:rPr>
              <w:t>Biển số xe</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E3E02B5" w14:textId="77777777" w:rsidR="00444410" w:rsidRDefault="00444410" w:rsidP="0044441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BFAD05E" w14:textId="77777777" w:rsidR="00444410" w:rsidRDefault="00444410" w:rsidP="0044441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0186E4E" w14:textId="77777777" w:rsidR="00444410" w:rsidRDefault="00444410" w:rsidP="0044441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44C7D1A" w14:textId="77777777" w:rsidR="00444410" w:rsidRPr="008F2D5E" w:rsidRDefault="00444410" w:rsidP="0044441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B71F771" w14:textId="77777777" w:rsidR="009C04A2" w:rsidRPr="009C04A2" w:rsidRDefault="009C04A2" w:rsidP="009C04A2">
            <w:pPr>
              <w:pStyle w:val="BulletList1"/>
            </w:pPr>
            <w:r>
              <w:t>Auto</w:t>
            </w:r>
            <w:r>
              <w:rPr>
                <w:lang w:val="vi-VN"/>
              </w:rPr>
              <w:t xml:space="preserve"> generated</w:t>
            </w:r>
          </w:p>
          <w:p w14:paraId="79AD0C2A" w14:textId="3C736DA0" w:rsidR="00444410" w:rsidRDefault="009C04A2" w:rsidP="009C04A2">
            <w:pPr>
              <w:pStyle w:val="BulletList1"/>
            </w:pPr>
            <w:r>
              <w:t>Value</w:t>
            </w:r>
            <w:r>
              <w:rPr>
                <w:lang w:val="vi-VN"/>
              </w:rPr>
              <w:t xml:space="preserve"> = [Biển số xe]  của “Chi tiết đơn yêu cầu vận chuyển” sao cho [Mã chi tiết đơn yêu cầu vận chuyển] = [Mã chi tiết đơn </w:t>
            </w:r>
            <w:r>
              <w:rPr>
                <w:lang w:val="vi-VN"/>
              </w:rPr>
              <w:lastRenderedPageBreak/>
              <w:t>yêu cầu vận chuyển] của bản ghi hiện tại</w:t>
            </w:r>
          </w:p>
        </w:tc>
      </w:tr>
      <w:tr w:rsidR="00444410" w:rsidRPr="008F2D5E" w14:paraId="6761525E" w14:textId="77777777" w:rsidTr="0044441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984F3A7" w14:textId="77777777" w:rsidR="00444410" w:rsidRDefault="00444410" w:rsidP="00444410">
            <w:pPr>
              <w:spacing w:before="0"/>
              <w:rPr>
                <w:rFonts w:cs="Arial"/>
                <w:szCs w:val="20"/>
              </w:rPr>
            </w:pPr>
            <w:r>
              <w:rPr>
                <w:rFonts w:cs="Arial"/>
                <w:szCs w:val="20"/>
              </w:rPr>
              <w:lastRenderedPageBreak/>
              <w:t>9</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C841620" w14:textId="3817E4FE" w:rsidR="00444410" w:rsidRPr="00395282" w:rsidRDefault="00444410" w:rsidP="00444410">
            <w:pPr>
              <w:rPr>
                <w:rFonts w:eastAsia="MS PMincho" w:cs="Arial"/>
                <w:lang w:val="vi-VN" w:eastAsia="ja-JP"/>
              </w:rPr>
            </w:pPr>
            <w:proofErr w:type="spellStart"/>
            <w:r>
              <w:rPr>
                <w:rFonts w:eastAsia="MS PMincho" w:cs="Arial"/>
                <w:lang w:val="en-US" w:eastAsia="ja-JP"/>
              </w:rPr>
              <w:t>Lái</w:t>
            </w:r>
            <w:proofErr w:type="spellEnd"/>
            <w:r>
              <w:rPr>
                <w:rFonts w:eastAsia="MS PMincho" w:cs="Arial"/>
                <w:lang w:val="vi-VN" w:eastAsia="ja-JP"/>
              </w:rPr>
              <w:t xml:space="preserve"> xe</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25195E8" w14:textId="77777777" w:rsidR="00444410" w:rsidRDefault="00444410" w:rsidP="0044441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EF09550" w14:textId="77777777" w:rsidR="00444410" w:rsidRDefault="00444410" w:rsidP="0044441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E9CE21A" w14:textId="77777777" w:rsidR="00444410" w:rsidRDefault="00444410" w:rsidP="0044441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39AC73B" w14:textId="77777777" w:rsidR="00444410" w:rsidRPr="008F2D5E" w:rsidRDefault="00444410" w:rsidP="0044441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3D9D65D" w14:textId="77777777" w:rsidR="00444410" w:rsidRPr="00D7053F" w:rsidRDefault="00444410" w:rsidP="00444410">
            <w:pPr>
              <w:pStyle w:val="BulletList1"/>
            </w:pPr>
            <w:r>
              <w:t>Auto</w:t>
            </w:r>
            <w:r>
              <w:rPr>
                <w:lang w:val="vi-VN"/>
              </w:rPr>
              <w:t xml:space="preserve"> generated</w:t>
            </w:r>
          </w:p>
          <w:p w14:paraId="6A480128" w14:textId="02B55D9F" w:rsidR="00444410" w:rsidRDefault="009C04A2" w:rsidP="00444410">
            <w:pPr>
              <w:pStyle w:val="BulletList1"/>
            </w:pPr>
            <w:r>
              <w:t>Value</w:t>
            </w:r>
            <w:r>
              <w:rPr>
                <w:lang w:val="vi-VN"/>
              </w:rPr>
              <w:t xml:space="preserve"> = [Lái xe]  của “Chi tiết đơn yêu cầu vận chuyển” sao cho [Mã chi tiết đơn yêu cầu vận chuyển] = [Mã chi tiết đơn yêu cầu vận chuyển] của bản ghi hiện tại</w:t>
            </w:r>
          </w:p>
        </w:tc>
      </w:tr>
      <w:tr w:rsidR="00444410" w:rsidRPr="008F2D5E" w14:paraId="488B2ECF" w14:textId="77777777" w:rsidTr="0044441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58E97C5" w14:textId="3BE701AE" w:rsidR="00444410" w:rsidRDefault="009C04A2" w:rsidP="00444410">
            <w:pPr>
              <w:spacing w:before="0"/>
              <w:rPr>
                <w:rFonts w:cs="Arial"/>
                <w:szCs w:val="20"/>
              </w:rPr>
            </w:pPr>
            <w:r>
              <w:rPr>
                <w:rFonts w:cs="Arial"/>
                <w:szCs w:val="20"/>
              </w:rPr>
              <w:t>10</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A614366" w14:textId="0DADBABD" w:rsidR="00444410" w:rsidRPr="00D7053F" w:rsidRDefault="00444410" w:rsidP="00444410">
            <w:pPr>
              <w:rPr>
                <w:rFonts w:eastAsia="MS PMincho" w:cs="Arial"/>
                <w:lang w:val="vi-VN" w:eastAsia="ja-JP"/>
              </w:rPr>
            </w:pPr>
            <w:r>
              <w:rPr>
                <w:rFonts w:eastAsia="MS PMincho" w:cs="Arial"/>
                <w:lang w:val="vi-VN" w:eastAsia="ja-JP"/>
              </w:rPr>
              <w:t>Thùng 24 lon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06369EF" w14:textId="5B633F58" w:rsidR="00444410" w:rsidRDefault="00444410" w:rsidP="0044441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0E3D369" w14:textId="7690B192" w:rsidR="00444410" w:rsidRDefault="00444410" w:rsidP="0044441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F3237F6" w14:textId="2AE036CF" w:rsidR="00444410" w:rsidRDefault="00444410" w:rsidP="0044441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499C9E2" w14:textId="77777777" w:rsidR="00444410" w:rsidRPr="008F2D5E" w:rsidRDefault="00444410" w:rsidP="0044441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B442EF5" w14:textId="77777777" w:rsidR="009C04A2" w:rsidRPr="00D7053F" w:rsidRDefault="009C04A2" w:rsidP="009C04A2">
            <w:pPr>
              <w:pStyle w:val="BulletList1"/>
            </w:pPr>
            <w:r>
              <w:t>Auto</w:t>
            </w:r>
            <w:r>
              <w:rPr>
                <w:lang w:val="vi-VN"/>
              </w:rPr>
              <w:t xml:space="preserve"> generated</w:t>
            </w:r>
          </w:p>
          <w:p w14:paraId="5AE2C422" w14:textId="43CCF360" w:rsidR="00444410" w:rsidRDefault="009C04A2" w:rsidP="009C04A2">
            <w:pPr>
              <w:pStyle w:val="BulletList1"/>
            </w:pPr>
            <w:r>
              <w:t>Value</w:t>
            </w:r>
            <w:r>
              <w:rPr>
                <w:lang w:val="vi-VN"/>
              </w:rPr>
              <w:t xml:space="preserve"> = [Số lượng thùng 24 lon]  của “Chi tiết đơn yêu cầu vận chuyển” sao cho [Mã chi tiết đơn yêu cầu vận chuyển] = [Mã chi tiết đơn yêu cầu vận chuyển] của bản ghi hiện tại</w:t>
            </w:r>
          </w:p>
        </w:tc>
      </w:tr>
      <w:tr w:rsidR="00444410" w:rsidRPr="008F2D5E" w14:paraId="6063E8C3" w14:textId="77777777" w:rsidTr="0044441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F0083CD" w14:textId="7E8228FB" w:rsidR="00444410" w:rsidRDefault="009C04A2" w:rsidP="00444410">
            <w:pPr>
              <w:spacing w:before="0"/>
              <w:rPr>
                <w:rFonts w:cs="Arial"/>
                <w:szCs w:val="20"/>
              </w:rPr>
            </w:pPr>
            <w:r>
              <w:rPr>
                <w:rFonts w:cs="Arial"/>
                <w:szCs w:val="20"/>
              </w:rPr>
              <w:t>11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1CD34C7" w14:textId="2FDC5036" w:rsidR="00444410" w:rsidRDefault="00444410" w:rsidP="00444410">
            <w:pPr>
              <w:rPr>
                <w:rFonts w:eastAsia="MS PMincho" w:cs="Arial"/>
                <w:lang w:val="vi-VN" w:eastAsia="ja-JP"/>
              </w:rPr>
            </w:pPr>
            <w:r>
              <w:rPr>
                <w:rFonts w:eastAsia="MS PMincho" w:cs="Arial"/>
                <w:lang w:val="vi-VN" w:eastAsia="ja-JP"/>
              </w:rPr>
              <w:t>Thùng 36 lon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86E7FF4" w14:textId="54A6F2E3" w:rsidR="00444410" w:rsidRDefault="00444410" w:rsidP="0044441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22F55F6" w14:textId="0B26A6CD" w:rsidR="00444410" w:rsidRDefault="00444410" w:rsidP="0044441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D017930" w14:textId="22B9E47F" w:rsidR="00444410" w:rsidRDefault="00444410" w:rsidP="0044441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C92F077" w14:textId="77777777" w:rsidR="00444410" w:rsidRPr="008F2D5E" w:rsidRDefault="00444410" w:rsidP="0044441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D0A195A" w14:textId="77777777" w:rsidR="009C04A2" w:rsidRPr="00D7053F" w:rsidRDefault="009C04A2" w:rsidP="009C04A2">
            <w:pPr>
              <w:pStyle w:val="BulletList1"/>
            </w:pPr>
            <w:r>
              <w:t>Auto</w:t>
            </w:r>
            <w:r>
              <w:rPr>
                <w:lang w:val="vi-VN"/>
              </w:rPr>
              <w:t xml:space="preserve"> generated</w:t>
            </w:r>
          </w:p>
          <w:p w14:paraId="2C1FF0C1" w14:textId="26B567E5" w:rsidR="00444410" w:rsidRDefault="009C04A2" w:rsidP="009C04A2">
            <w:pPr>
              <w:pStyle w:val="BulletList1"/>
            </w:pPr>
            <w:r>
              <w:t>Value</w:t>
            </w:r>
            <w:r>
              <w:rPr>
                <w:lang w:val="vi-VN"/>
              </w:rPr>
              <w:t xml:space="preserve"> = [Số lượng thùng 36 lon]  của “Chi tiết đơn yêu cầu vận chuyển” sao cho [Mã chi tiết đơn yêu cầu vận chuyển] = [Mã chi tiết đơn yêu cầu vận chuyển] của bản ghi hiện tại</w:t>
            </w:r>
          </w:p>
        </w:tc>
      </w:tr>
      <w:tr w:rsidR="00444410" w:rsidRPr="008F2D5E" w14:paraId="7ACA995D" w14:textId="77777777" w:rsidTr="0044441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3E57A12" w14:textId="521766C3" w:rsidR="00444410" w:rsidRDefault="009C04A2" w:rsidP="00444410">
            <w:pPr>
              <w:spacing w:before="0"/>
              <w:rPr>
                <w:rFonts w:cs="Arial"/>
                <w:szCs w:val="20"/>
              </w:rPr>
            </w:pPr>
            <w:r>
              <w:rPr>
                <w:rFonts w:cs="Arial"/>
                <w:szCs w:val="20"/>
              </w:rPr>
              <w:t>12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58900B2" w14:textId="14D15B31" w:rsidR="00444410" w:rsidRDefault="00444410" w:rsidP="00444410">
            <w:pPr>
              <w:rPr>
                <w:rFonts w:eastAsia="MS PMincho" w:cs="Arial"/>
                <w:lang w:val="vi-VN" w:eastAsia="ja-JP"/>
              </w:rPr>
            </w:pPr>
            <w:r>
              <w:rPr>
                <w:rFonts w:eastAsia="MS PMincho" w:cs="Arial"/>
                <w:lang w:val="vi-VN" w:eastAsia="ja-JP"/>
              </w:rPr>
              <w:t>In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3EC85C1" w14:textId="7E607955" w:rsidR="00444410" w:rsidRDefault="00444410" w:rsidP="00444410">
            <w:pPr>
              <w:rPr>
                <w:rFonts w:eastAsia="MS PMincho" w:cs="Arial"/>
                <w:lang w:val="en-US"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3D415D5" w14:textId="4BBD4776" w:rsidR="00444410" w:rsidRPr="00395282" w:rsidRDefault="00444410" w:rsidP="0044441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A564241" w14:textId="6A9E25D2" w:rsidR="00444410" w:rsidRPr="00395282" w:rsidRDefault="00444410" w:rsidP="0044441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A388217" w14:textId="77777777" w:rsidR="00444410" w:rsidRPr="008F2D5E" w:rsidRDefault="00444410" w:rsidP="0044441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4E39B54" w14:textId="17C2A6A9" w:rsidR="00444410" w:rsidRDefault="00444410" w:rsidP="00444410">
            <w:pPr>
              <w:pStyle w:val="BulletList1"/>
            </w:pPr>
            <w:r>
              <w:t>Refer</w:t>
            </w:r>
            <w:r>
              <w:rPr>
                <w:lang w:val="vi-VN"/>
              </w:rPr>
              <w:t xml:space="preserve"> </w:t>
            </w:r>
            <w:r>
              <w:rPr>
                <w:lang w:val="vi-VN"/>
              </w:rPr>
              <w:fldChar w:fldCharType="begin"/>
            </w:r>
            <w:r>
              <w:rPr>
                <w:lang w:val="vi-VN"/>
              </w:rPr>
              <w:instrText xml:space="preserve"> REF _Ref151966033 \h </w:instrText>
            </w:r>
            <w:r>
              <w:rPr>
                <w:lang w:val="vi-VN"/>
              </w:rPr>
            </w:r>
            <w:r>
              <w:rPr>
                <w:lang w:val="vi-VN"/>
              </w:rPr>
              <w:fldChar w:fldCharType="separate"/>
            </w:r>
            <w:r w:rsidR="00201D76">
              <w:t xml:space="preserve">UC 9: </w:t>
            </w:r>
            <w:proofErr w:type="spellStart"/>
            <w:r w:rsidR="00201D76">
              <w:t>Xuất</w:t>
            </w:r>
            <w:proofErr w:type="spellEnd"/>
            <w:r w:rsidR="00201D76">
              <w:t xml:space="preserve"> </w:t>
            </w:r>
            <w:proofErr w:type="spellStart"/>
            <w:r w:rsidR="00201D76">
              <w:t>thông</w:t>
            </w:r>
            <w:proofErr w:type="spellEnd"/>
            <w:r w:rsidR="00201D76">
              <w:rPr>
                <w:lang w:val="vi-VN"/>
              </w:rPr>
              <w:t xml:space="preserve"> tin</w:t>
            </w:r>
            <w:r>
              <w:rPr>
                <w:lang w:val="vi-VN"/>
              </w:rPr>
              <w:fldChar w:fldCharType="end"/>
            </w:r>
          </w:p>
        </w:tc>
      </w:tr>
    </w:tbl>
    <w:p w14:paraId="13C9927B" w14:textId="501BA789" w:rsidR="000C0DB9" w:rsidRDefault="000C0DB9" w:rsidP="000C0DB9">
      <w:pPr>
        <w:pStyle w:val="Heading3"/>
      </w:pPr>
      <w:bookmarkStart w:id="148" w:name="_Ref152317208"/>
      <w:bookmarkStart w:id="149" w:name="_Toc152340799"/>
      <w:proofErr w:type="spellStart"/>
      <w:r>
        <w:lastRenderedPageBreak/>
        <w:t>Màn</w:t>
      </w:r>
      <w:proofErr w:type="spellEnd"/>
      <w:r>
        <w:t xml:space="preserve"> </w:t>
      </w:r>
      <w:proofErr w:type="spellStart"/>
      <w:r>
        <w:t>hình</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sản</w:t>
      </w:r>
      <w:proofErr w:type="spellEnd"/>
      <w:r>
        <w:t xml:space="preserve"> </w:t>
      </w:r>
      <w:proofErr w:type="spellStart"/>
      <w:r>
        <w:t>phẩm</w:t>
      </w:r>
      <w:bookmarkEnd w:id="148"/>
      <w:bookmarkEnd w:id="149"/>
      <w:proofErr w:type="spellEnd"/>
    </w:p>
    <w:p w14:paraId="32D40F15" w14:textId="7EF65204" w:rsidR="000C0DB9" w:rsidRDefault="000C0DB9" w:rsidP="000C0DB9">
      <w:pPr>
        <w:rPr>
          <w:lang w:val="en-US" w:eastAsia="en-US"/>
        </w:rPr>
      </w:pPr>
      <w:r w:rsidRPr="000C0DB9">
        <w:rPr>
          <w:noProof/>
          <w:lang w:val="en-US" w:eastAsia="en-US"/>
        </w:rPr>
        <w:drawing>
          <wp:inline distT="0" distB="0" distL="0" distR="0" wp14:anchorId="4AB56D79" wp14:editId="2D3584EA">
            <wp:extent cx="5800767" cy="3748115"/>
            <wp:effectExtent l="0" t="0" r="0" b="5080"/>
            <wp:docPr id="1382062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62568" name="Picture 1" descr="A screenshot of a computer&#10;&#10;Description automatically generated"/>
                    <pic:cNvPicPr/>
                  </pic:nvPicPr>
                  <pic:blipFill>
                    <a:blip r:embed="rId84"/>
                    <a:stretch>
                      <a:fillRect/>
                    </a:stretch>
                  </pic:blipFill>
                  <pic:spPr>
                    <a:xfrm>
                      <a:off x="0" y="0"/>
                      <a:ext cx="5800767" cy="3748115"/>
                    </a:xfrm>
                    <a:prstGeom prst="rect">
                      <a:avLst/>
                    </a:prstGeom>
                  </pic:spPr>
                </pic:pic>
              </a:graphicData>
            </a:graphic>
          </wp:inline>
        </w:drawing>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40"/>
        <w:gridCol w:w="1327"/>
        <w:gridCol w:w="1483"/>
        <w:gridCol w:w="995"/>
        <w:gridCol w:w="1228"/>
        <w:gridCol w:w="894"/>
        <w:gridCol w:w="2963"/>
      </w:tblGrid>
      <w:tr w:rsidR="007C5CB9" w14:paraId="1E25D8B2" w14:textId="77777777" w:rsidTr="007C5CB9">
        <w:trPr>
          <w:trHeight w:val="764"/>
        </w:trPr>
        <w:tc>
          <w:tcPr>
            <w:tcW w:w="236"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7DD216E7" w14:textId="77777777" w:rsidR="007C5CB9" w:rsidRDefault="007C5CB9">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7FC59765" w14:textId="77777777" w:rsidR="007C5CB9" w:rsidRDefault="007C5CB9">
            <w:pPr>
              <w:rPr>
                <w:rFonts w:cs="Arial"/>
                <w:b/>
                <w:szCs w:val="20"/>
                <w:lang w:eastAsia="en-US"/>
              </w:rPr>
            </w:pPr>
            <w:r>
              <w:rPr>
                <w:rFonts w:cs="Arial"/>
                <w:b/>
                <w:szCs w:val="20"/>
                <w:lang w:eastAsia="en-US"/>
              </w:rPr>
              <w:t>Component</w:t>
            </w:r>
          </w:p>
        </w:tc>
        <w:tc>
          <w:tcPr>
            <w:tcW w:w="795"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5A4E0B14" w14:textId="77777777" w:rsidR="007C5CB9" w:rsidRDefault="007C5CB9">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7F0BF52C" w14:textId="77777777" w:rsidR="007C5CB9" w:rsidRDefault="007C5CB9">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08C9A34E" w14:textId="77777777" w:rsidR="007C5CB9" w:rsidRDefault="007C5CB9">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3A8AA6CD" w14:textId="77777777" w:rsidR="007C5CB9" w:rsidRDefault="007C5CB9">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58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742DDA8A" w14:textId="77777777" w:rsidR="007C5CB9" w:rsidRDefault="007C5CB9">
            <w:pPr>
              <w:ind w:right="-1110"/>
              <w:rPr>
                <w:rFonts w:cs="Arial"/>
                <w:b/>
                <w:bCs/>
                <w:szCs w:val="20"/>
                <w:lang w:eastAsia="en-US"/>
              </w:rPr>
            </w:pPr>
            <w:r>
              <w:rPr>
                <w:rFonts w:cs="Arial"/>
                <w:b/>
                <w:szCs w:val="20"/>
                <w:lang w:eastAsia="en-US"/>
              </w:rPr>
              <w:t>Description</w:t>
            </w:r>
          </w:p>
        </w:tc>
      </w:tr>
      <w:tr w:rsidR="007C5CB9" w14:paraId="3CCB5BF9" w14:textId="77777777" w:rsidTr="007C5CB9">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hideMark/>
          </w:tcPr>
          <w:p w14:paraId="2CF6E22F" w14:textId="77777777" w:rsidR="007C5CB9" w:rsidRDefault="007C5CB9">
            <w:pPr>
              <w:spacing w:before="0"/>
              <w:rPr>
                <w:rFonts w:cs="Arial"/>
                <w:szCs w:val="20"/>
              </w:rPr>
            </w:pPr>
            <w:r>
              <w:rPr>
                <w:rFonts w:cs="Arial"/>
                <w:szCs w:val="20"/>
              </w:rPr>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164FDD6C" w14:textId="0892E066" w:rsidR="007C5CB9" w:rsidRDefault="007C5CB9">
            <w:pPr>
              <w:rPr>
                <w:rFonts w:eastAsia="MS PMincho" w:cs="Arial"/>
                <w:lang w:val="vi-VN" w:eastAsia="ja-JP"/>
              </w:rPr>
            </w:pPr>
            <w:r>
              <w:rPr>
                <w:rFonts w:eastAsia="MS PMincho" w:cs="Arial"/>
                <w:lang w:val="vi-VN" w:eastAsia="ja-JP"/>
              </w:rPr>
              <w:t>Mã sản phẩm</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10EE427E" w14:textId="5DDFEF76" w:rsidR="007C5CB9" w:rsidRDefault="007C5CB9">
            <w:pPr>
              <w:rPr>
                <w:rFonts w:eastAsia="MS PMincho" w:cs="Arial"/>
                <w:lang w:val="vi-VN" w:eastAsia="ja-JP"/>
              </w:rPr>
            </w:pPr>
            <w:r>
              <w:rPr>
                <w:rFonts w:eastAsia="MS PMincho" w:cs="Arial"/>
                <w:lang w:val="vi-VN"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1F798F7A" w14:textId="77777777" w:rsidR="007C5CB9" w:rsidRDefault="007C5CB9">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1581FB89" w14:textId="421E11A7" w:rsidR="007C5CB9" w:rsidRDefault="007C5CB9">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69B83CC" w14:textId="77777777" w:rsidR="007C5CB9" w:rsidRDefault="007C5CB9">
            <w:pPr>
              <w:rPr>
                <w:rFonts w:eastAsia="MS PMincho" w:cs="Arial"/>
                <w:b/>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071BF876" w14:textId="77777777" w:rsidR="007C5CB9" w:rsidRDefault="007C5CB9" w:rsidP="007C5CB9">
            <w:pPr>
              <w:pStyle w:val="BulletList1"/>
              <w:numPr>
                <w:ilvl w:val="0"/>
                <w:numId w:val="60"/>
              </w:numPr>
            </w:pPr>
            <w:r>
              <w:t>Auto</w:t>
            </w:r>
            <w:r>
              <w:rPr>
                <w:lang w:val="vi-VN"/>
              </w:rPr>
              <w:t xml:space="preserve"> generated</w:t>
            </w:r>
          </w:p>
          <w:p w14:paraId="5717880E" w14:textId="347CF46D" w:rsidR="007C5CB9" w:rsidRDefault="007C5CB9" w:rsidP="007C5CB9">
            <w:pPr>
              <w:pStyle w:val="BulletList1"/>
              <w:numPr>
                <w:ilvl w:val="0"/>
                <w:numId w:val="60"/>
              </w:numPr>
            </w:pPr>
            <w:r>
              <w:rPr>
                <w:lang w:val="vi-VN"/>
              </w:rPr>
              <w:t>Value = All [Mã sản phẩm] của “Sản phẩm trong kho” thỏa mãn [Trạng thái] = “Active”</w:t>
            </w:r>
          </w:p>
        </w:tc>
      </w:tr>
      <w:tr w:rsidR="007C5CB9" w14:paraId="5EA10AF1" w14:textId="77777777" w:rsidTr="007C5CB9">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hideMark/>
          </w:tcPr>
          <w:p w14:paraId="609445F5" w14:textId="77777777" w:rsidR="007C5CB9" w:rsidRDefault="007C5CB9">
            <w:pPr>
              <w:spacing w:before="0"/>
              <w:rPr>
                <w:rFonts w:cs="Arial"/>
                <w:szCs w:val="20"/>
              </w:rPr>
            </w:pPr>
            <w:r>
              <w:rPr>
                <w:rFonts w:cs="Arial"/>
                <w:szCs w:val="20"/>
              </w:rPr>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334CB46D" w14:textId="580992D0" w:rsidR="007C5CB9" w:rsidRDefault="007C5CB9">
            <w:pPr>
              <w:rPr>
                <w:rFonts w:eastAsia="MS PMincho" w:cs="Arial"/>
                <w:lang w:val="vi-VN" w:eastAsia="ja-JP"/>
              </w:rPr>
            </w:pPr>
            <w:r>
              <w:rPr>
                <w:rFonts w:eastAsia="MS PMincho" w:cs="Arial"/>
                <w:lang w:val="vi-VN" w:eastAsia="ja-JP"/>
              </w:rPr>
              <w:t>Tên sản phẩm</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20B28D12" w14:textId="0116CBA2" w:rsidR="007C5CB9" w:rsidRDefault="007C5CB9">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7CDAAC59" w14:textId="77777777" w:rsidR="007C5CB9" w:rsidRDefault="007C5CB9">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6C12D71A" w14:textId="77777777" w:rsidR="007C5CB9" w:rsidRDefault="007C5CB9">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9D2FB8E" w14:textId="77777777" w:rsidR="007C5CB9" w:rsidRDefault="007C5CB9">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1E093AD9" w14:textId="77777777" w:rsidR="007C5CB9" w:rsidRDefault="007C5CB9" w:rsidP="007C5CB9">
            <w:pPr>
              <w:pStyle w:val="BulletList1"/>
              <w:numPr>
                <w:ilvl w:val="0"/>
                <w:numId w:val="60"/>
              </w:numPr>
            </w:pPr>
            <w:r>
              <w:t>Auto</w:t>
            </w:r>
            <w:r>
              <w:rPr>
                <w:lang w:val="vi-VN"/>
              </w:rPr>
              <w:t xml:space="preserve"> generated</w:t>
            </w:r>
          </w:p>
          <w:p w14:paraId="63235C83" w14:textId="0027CA84" w:rsidR="007C5CB9" w:rsidRDefault="007C5CB9" w:rsidP="007C5CB9">
            <w:pPr>
              <w:pStyle w:val="BulletList1"/>
              <w:numPr>
                <w:ilvl w:val="0"/>
                <w:numId w:val="60"/>
              </w:numPr>
            </w:pPr>
            <w:r>
              <w:t>Value</w:t>
            </w:r>
            <w:r>
              <w:rPr>
                <w:lang w:val="vi-VN"/>
              </w:rPr>
              <w:t xml:space="preserve"> = [Tên sản phẩm] của “Sản phẩm trong kho” thỏa mãn [Mã sản phẩm] = [Mã sản phẩm] của bản ghi hiện tại</w:t>
            </w:r>
          </w:p>
        </w:tc>
      </w:tr>
      <w:tr w:rsidR="007C5CB9" w14:paraId="6417C48B" w14:textId="77777777" w:rsidTr="007C5CB9">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hideMark/>
          </w:tcPr>
          <w:p w14:paraId="632DBB55" w14:textId="77777777" w:rsidR="007C5CB9" w:rsidRDefault="007C5CB9">
            <w:pPr>
              <w:spacing w:before="0"/>
              <w:rPr>
                <w:rFonts w:cs="Arial"/>
                <w:szCs w:val="20"/>
              </w:rPr>
            </w:pPr>
            <w:r>
              <w:rPr>
                <w:rFonts w:cs="Arial"/>
                <w:szCs w:val="20"/>
              </w:rPr>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6C78886A" w14:textId="0476D802" w:rsidR="007C5CB9" w:rsidRDefault="007C5CB9">
            <w:pPr>
              <w:rPr>
                <w:rFonts w:eastAsia="MS PMincho" w:cs="Arial"/>
                <w:lang w:val="vi-VN" w:eastAsia="ja-JP"/>
              </w:rPr>
            </w:pPr>
            <w:r>
              <w:rPr>
                <w:rFonts w:eastAsia="MS PMincho" w:cs="Arial"/>
                <w:lang w:val="vi-VN" w:eastAsia="ja-JP"/>
              </w:rPr>
              <w:t>Số lượng sản phẩm</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671630DC" w14:textId="67DFEC7E" w:rsidR="007C5CB9" w:rsidRDefault="007C5CB9">
            <w:pPr>
              <w:rPr>
                <w:rFonts w:eastAsia="MS PMincho" w:cs="Arial"/>
                <w:lang w:val="vi-VN" w:eastAsia="ja-JP"/>
              </w:rPr>
            </w:pPr>
            <w:r>
              <w:rPr>
                <w:rFonts w:eastAsia="MS PMincho" w:cs="Arial"/>
                <w:lang w:val="vi-VN"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595D468E" w14:textId="77777777" w:rsidR="007C5CB9" w:rsidRDefault="007C5CB9">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6A689F3C" w14:textId="77777777" w:rsidR="007C5CB9" w:rsidRDefault="007C5CB9">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AB19EFB" w14:textId="77777777" w:rsidR="007C5CB9" w:rsidRDefault="007C5CB9">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0145B505" w14:textId="77777777" w:rsidR="007C5CB9" w:rsidRDefault="007C5CB9" w:rsidP="007C5CB9">
            <w:pPr>
              <w:pStyle w:val="BulletList1"/>
              <w:numPr>
                <w:ilvl w:val="0"/>
                <w:numId w:val="60"/>
              </w:numPr>
            </w:pPr>
            <w:r>
              <w:t>Auto</w:t>
            </w:r>
            <w:r>
              <w:rPr>
                <w:lang w:val="vi-VN"/>
              </w:rPr>
              <w:t xml:space="preserve"> generated</w:t>
            </w:r>
          </w:p>
          <w:p w14:paraId="25024B84" w14:textId="5D4ECABF" w:rsidR="007C5CB9" w:rsidRDefault="007C5CB9" w:rsidP="007C5CB9">
            <w:pPr>
              <w:pStyle w:val="BulletList1"/>
            </w:pPr>
            <w:r>
              <w:t>Value</w:t>
            </w:r>
            <w:r>
              <w:rPr>
                <w:lang w:val="vi-VN"/>
              </w:rPr>
              <w:t xml:space="preserve"> </w:t>
            </w:r>
            <w:r>
              <w:t>=</w:t>
            </w:r>
            <w:r>
              <w:rPr>
                <w:lang w:val="vi-VN"/>
              </w:rPr>
              <w:t xml:space="preserve"> </w:t>
            </w:r>
            <w:r>
              <w:t>[</w:t>
            </w:r>
            <w:proofErr w:type="spellStart"/>
            <w:r>
              <w:t>Số</w:t>
            </w:r>
            <w:proofErr w:type="spellEnd"/>
            <w:r>
              <w:rPr>
                <w:lang w:val="vi-VN"/>
              </w:rPr>
              <w:t xml:space="preserve"> lượng sản phẩm</w:t>
            </w:r>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trong</w:t>
            </w:r>
            <w:proofErr w:type="spellEnd"/>
            <w:r>
              <w:t xml:space="preserve"> </w:t>
            </w:r>
            <w:proofErr w:type="spellStart"/>
            <w:r>
              <w:t>kho</w:t>
            </w:r>
            <w:proofErr w:type="spellEnd"/>
            <w:r>
              <w:t xml:space="preserve">” </w:t>
            </w:r>
            <w:proofErr w:type="spellStart"/>
            <w:r>
              <w:t>thỏa</w:t>
            </w:r>
            <w:proofErr w:type="spellEnd"/>
            <w:r>
              <w:t xml:space="preserve"> </w:t>
            </w:r>
            <w:proofErr w:type="spellStart"/>
            <w:r>
              <w:t>mãn</w:t>
            </w:r>
            <w:proofErr w:type="spellEnd"/>
            <w:r>
              <w:t xml:space="preserve"> [</w:t>
            </w:r>
            <w:proofErr w:type="spellStart"/>
            <w:r>
              <w:t>Mã</w:t>
            </w:r>
            <w:proofErr w:type="spellEnd"/>
            <w:r>
              <w:t xml:space="preserve"> </w:t>
            </w:r>
            <w:proofErr w:type="spellStart"/>
            <w:r>
              <w:t>sản</w:t>
            </w:r>
            <w:proofErr w:type="spellEnd"/>
            <w:r>
              <w:t xml:space="preserve"> </w:t>
            </w:r>
            <w:proofErr w:type="spellStart"/>
            <w:r>
              <w:t>phẩm</w:t>
            </w:r>
            <w:proofErr w:type="spellEnd"/>
            <w:r>
              <w:t>] = [</w:t>
            </w:r>
            <w:proofErr w:type="spellStart"/>
            <w:r>
              <w:t>Mã</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ghi</w:t>
            </w:r>
            <w:proofErr w:type="spellEnd"/>
            <w:r>
              <w:t xml:space="preserve"> </w:t>
            </w:r>
            <w:proofErr w:type="spellStart"/>
            <w:r>
              <w:t>hiện</w:t>
            </w:r>
            <w:proofErr w:type="spellEnd"/>
            <w:r>
              <w:t xml:space="preserve"> </w:t>
            </w:r>
            <w:proofErr w:type="spellStart"/>
            <w:r>
              <w:t>tại</w:t>
            </w:r>
            <w:proofErr w:type="spellEnd"/>
          </w:p>
        </w:tc>
      </w:tr>
      <w:tr w:rsidR="007C5CB9" w14:paraId="60888091" w14:textId="77777777" w:rsidTr="007C5CB9">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hideMark/>
          </w:tcPr>
          <w:p w14:paraId="7EDBEE2C" w14:textId="77777777" w:rsidR="007C5CB9" w:rsidRDefault="007C5CB9">
            <w:pPr>
              <w:spacing w:before="0"/>
              <w:rPr>
                <w:rFonts w:cs="Arial"/>
                <w:szCs w:val="20"/>
              </w:rPr>
            </w:pPr>
            <w:r>
              <w:rPr>
                <w:rFonts w:cs="Arial"/>
                <w:szCs w:val="20"/>
              </w:rPr>
              <w:t>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564CFA7B" w14:textId="133DC359" w:rsidR="007C5CB9" w:rsidRDefault="007C5CB9">
            <w:pPr>
              <w:rPr>
                <w:rFonts w:eastAsia="MS PMincho" w:cs="Arial"/>
                <w:lang w:val="vi-VN" w:eastAsia="ja-JP"/>
              </w:rPr>
            </w:pPr>
            <w:r>
              <w:rPr>
                <w:rFonts w:eastAsia="MS PMincho" w:cs="Arial"/>
                <w:lang w:val="vi-VN" w:eastAsia="ja-JP"/>
              </w:rPr>
              <w:t>ĐVT</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62321B1F" w14:textId="0D22A3C1" w:rsidR="007C5CB9" w:rsidRDefault="007C5CB9">
            <w:pPr>
              <w:rPr>
                <w:rFonts w:eastAsia="MS PMincho" w:cs="Arial"/>
                <w:lang w:val="vi-VN" w:eastAsia="ja-JP"/>
              </w:rPr>
            </w:pPr>
            <w:r>
              <w:rPr>
                <w:rFonts w:eastAsia="MS PMincho" w:cs="Arial"/>
                <w:lang w:val="vi-VN"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37475751" w14:textId="207FA3E0" w:rsidR="007C5CB9" w:rsidRDefault="007C5CB9">
            <w:pPr>
              <w:rPr>
                <w:rFonts w:eastAsia="MS PMincho" w:cs="Arial"/>
                <w:lang w:val="vi-VN"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46ED9D36" w14:textId="487DB7E4" w:rsidR="007C5CB9" w:rsidRDefault="007C5CB9">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4B4F1D7" w14:textId="77777777" w:rsidR="007C5CB9" w:rsidRDefault="007C5CB9">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5D93CBAD" w14:textId="77777777" w:rsidR="007C5CB9" w:rsidRDefault="007C5CB9" w:rsidP="007C5CB9">
            <w:pPr>
              <w:pStyle w:val="BulletList1"/>
              <w:numPr>
                <w:ilvl w:val="0"/>
                <w:numId w:val="60"/>
              </w:numPr>
            </w:pPr>
            <w:r>
              <w:t>Auto</w:t>
            </w:r>
            <w:r>
              <w:rPr>
                <w:lang w:val="vi-VN"/>
              </w:rPr>
              <w:t xml:space="preserve"> generated</w:t>
            </w:r>
          </w:p>
          <w:p w14:paraId="617F024F" w14:textId="642BC17F" w:rsidR="007C5CB9" w:rsidRDefault="007C5CB9" w:rsidP="007C5CB9">
            <w:pPr>
              <w:pStyle w:val="BulletList1"/>
              <w:numPr>
                <w:ilvl w:val="0"/>
                <w:numId w:val="60"/>
              </w:numPr>
            </w:pPr>
            <w:r>
              <w:t>Value</w:t>
            </w:r>
            <w:r>
              <w:rPr>
                <w:lang w:val="vi-VN"/>
              </w:rPr>
              <w:t xml:space="preserve"> </w:t>
            </w:r>
            <w:r>
              <w:t>=</w:t>
            </w:r>
            <w:r>
              <w:rPr>
                <w:lang w:val="vi-VN"/>
              </w:rPr>
              <w:t xml:space="preserve"> </w:t>
            </w:r>
            <w:r>
              <w:t xml:space="preserve">[ĐVT]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trong</w:t>
            </w:r>
            <w:proofErr w:type="spellEnd"/>
            <w:r>
              <w:t xml:space="preserve"> </w:t>
            </w:r>
            <w:proofErr w:type="spellStart"/>
            <w:r>
              <w:t>kho</w:t>
            </w:r>
            <w:proofErr w:type="spellEnd"/>
            <w:r>
              <w:t xml:space="preserve">” </w:t>
            </w:r>
            <w:proofErr w:type="spellStart"/>
            <w:r>
              <w:t>thỏa</w:t>
            </w:r>
            <w:proofErr w:type="spellEnd"/>
            <w:r>
              <w:t xml:space="preserve"> </w:t>
            </w:r>
            <w:proofErr w:type="spellStart"/>
            <w:r>
              <w:t>mãn</w:t>
            </w:r>
            <w:proofErr w:type="spellEnd"/>
            <w:r>
              <w:t xml:space="preserve"> </w:t>
            </w:r>
            <w:r>
              <w:lastRenderedPageBreak/>
              <w:t>[</w:t>
            </w:r>
            <w:proofErr w:type="spellStart"/>
            <w:r>
              <w:t>Mã</w:t>
            </w:r>
            <w:proofErr w:type="spellEnd"/>
            <w:r>
              <w:t xml:space="preserve"> </w:t>
            </w:r>
            <w:proofErr w:type="spellStart"/>
            <w:r>
              <w:t>sản</w:t>
            </w:r>
            <w:proofErr w:type="spellEnd"/>
            <w:r>
              <w:t xml:space="preserve"> </w:t>
            </w:r>
            <w:proofErr w:type="spellStart"/>
            <w:r>
              <w:t>phẩm</w:t>
            </w:r>
            <w:proofErr w:type="spellEnd"/>
            <w:r>
              <w:t>] = [</w:t>
            </w:r>
            <w:proofErr w:type="spellStart"/>
            <w:r>
              <w:t>Mã</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ghi</w:t>
            </w:r>
            <w:proofErr w:type="spellEnd"/>
            <w:r>
              <w:t xml:space="preserve"> </w:t>
            </w:r>
            <w:proofErr w:type="spellStart"/>
            <w:r>
              <w:t>hiện</w:t>
            </w:r>
            <w:proofErr w:type="spellEnd"/>
            <w:r>
              <w:t xml:space="preserve"> </w:t>
            </w:r>
            <w:proofErr w:type="spellStart"/>
            <w:r>
              <w:t>tại</w:t>
            </w:r>
            <w:proofErr w:type="spellEnd"/>
          </w:p>
        </w:tc>
      </w:tr>
      <w:tr w:rsidR="007C5CB9" w14:paraId="207E9814" w14:textId="77777777" w:rsidTr="007C5CB9">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hideMark/>
          </w:tcPr>
          <w:p w14:paraId="6FB91BC8" w14:textId="77777777" w:rsidR="007C5CB9" w:rsidRDefault="007C5CB9">
            <w:pPr>
              <w:spacing w:before="0"/>
              <w:rPr>
                <w:rFonts w:cs="Arial"/>
                <w:szCs w:val="20"/>
              </w:rPr>
            </w:pPr>
            <w:r>
              <w:rPr>
                <w:rFonts w:cs="Arial"/>
                <w:szCs w:val="20"/>
              </w:rPr>
              <w:lastRenderedPageBreak/>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2B6BB115" w14:textId="61AF0CFE" w:rsidR="007C5CB9" w:rsidRDefault="007C5CB9">
            <w:pPr>
              <w:rPr>
                <w:rFonts w:eastAsia="MS PMincho" w:cs="Arial"/>
                <w:lang w:val="vi-VN" w:eastAsia="ja-JP"/>
              </w:rPr>
            </w:pPr>
            <w:r w:rsidRPr="007C5CB9">
              <w:rPr>
                <w:rFonts w:eastAsia="MS PMincho" w:cs="Arial"/>
                <w:noProof/>
                <w:lang w:val="en-US" w:eastAsia="ja-JP"/>
              </w:rPr>
              <w:drawing>
                <wp:inline distT="0" distB="0" distL="0" distR="0" wp14:anchorId="13926343" wp14:editId="71F6C5E6">
                  <wp:extent cx="261939" cy="171451"/>
                  <wp:effectExtent l="0" t="0" r="5080" b="0"/>
                  <wp:docPr id="179106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67659" name=""/>
                          <pic:cNvPicPr/>
                        </pic:nvPicPr>
                        <pic:blipFill>
                          <a:blip r:embed="rId85"/>
                          <a:stretch>
                            <a:fillRect/>
                          </a:stretch>
                        </pic:blipFill>
                        <pic:spPr>
                          <a:xfrm>
                            <a:off x="0" y="0"/>
                            <a:ext cx="261939" cy="171451"/>
                          </a:xfrm>
                          <a:prstGeom prst="rect">
                            <a:avLst/>
                          </a:prstGeom>
                        </pic:spPr>
                      </pic:pic>
                    </a:graphicData>
                  </a:graphic>
                </wp:inline>
              </w:drawing>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5D753BFB" w14:textId="662E0DF9" w:rsidR="007C5CB9" w:rsidRDefault="007C5CB9">
            <w:pPr>
              <w:rPr>
                <w:rFonts w:eastAsia="MS PMincho" w:cs="Arial"/>
                <w:lang w:val="en-US" w:eastAsia="ja-JP"/>
              </w:rPr>
            </w:pPr>
            <w:r>
              <w:rPr>
                <w:rFonts w:eastAsia="MS PMincho" w:cs="Arial"/>
                <w:lang w:val="en-US"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758B05B7" w14:textId="77777777" w:rsidR="007C5CB9" w:rsidRDefault="007C5CB9">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71672F25" w14:textId="77777777" w:rsidR="007C5CB9" w:rsidRDefault="007C5CB9">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E888D6A" w14:textId="77777777" w:rsidR="007C5CB9" w:rsidRDefault="007C5CB9">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2F13AA72" w14:textId="2ED7BB9B" w:rsidR="007C5CB9" w:rsidRDefault="007C5CB9" w:rsidP="007C5CB9">
            <w:pPr>
              <w:pStyle w:val="BulletList1"/>
              <w:numPr>
                <w:ilvl w:val="0"/>
                <w:numId w:val="60"/>
              </w:numPr>
            </w:pPr>
            <w:r>
              <w:t>Refer</w:t>
            </w:r>
            <w:r>
              <w:rPr>
                <w:lang w:val="vi-VN"/>
              </w:rPr>
              <w:t xml:space="preserve"> </w:t>
            </w:r>
            <w:r>
              <w:rPr>
                <w:lang w:val="vi-VN"/>
              </w:rPr>
              <w:fldChar w:fldCharType="begin"/>
            </w:r>
            <w:r>
              <w:rPr>
                <w:lang w:val="vi-VN"/>
              </w:rPr>
              <w:instrText xml:space="preserve"> REF _Ref152254143 \h </w:instrText>
            </w:r>
            <w:r>
              <w:rPr>
                <w:lang w:val="vi-VN"/>
              </w:rPr>
            </w:r>
            <w:r>
              <w:rPr>
                <w:lang w:val="vi-VN"/>
              </w:rPr>
              <w:fldChar w:fldCharType="separate"/>
            </w:r>
            <w:r w:rsidR="00201D76">
              <w:t xml:space="preserve">Xem </w:t>
            </w:r>
            <w:proofErr w:type="spellStart"/>
            <w:r w:rsidR="00201D76">
              <w:t>lịch</w:t>
            </w:r>
            <w:proofErr w:type="spellEnd"/>
            <w:r w:rsidR="00201D76">
              <w:t xml:space="preserve"> </w:t>
            </w:r>
            <w:proofErr w:type="spellStart"/>
            <w:r w:rsidR="00201D76">
              <w:t>sử</w:t>
            </w:r>
            <w:proofErr w:type="spellEnd"/>
            <w:r w:rsidR="00201D76">
              <w:t xml:space="preserve"> </w:t>
            </w:r>
            <w:proofErr w:type="spellStart"/>
            <w:r w:rsidR="00201D76">
              <w:t>cập</w:t>
            </w:r>
            <w:proofErr w:type="spellEnd"/>
            <w:r w:rsidR="00201D76">
              <w:t xml:space="preserve"> </w:t>
            </w:r>
            <w:proofErr w:type="spellStart"/>
            <w:r w:rsidR="00201D76">
              <w:t>nhật</w:t>
            </w:r>
            <w:proofErr w:type="spellEnd"/>
            <w:r>
              <w:rPr>
                <w:lang w:val="vi-VN"/>
              </w:rPr>
              <w:fldChar w:fldCharType="end"/>
            </w:r>
          </w:p>
        </w:tc>
      </w:tr>
    </w:tbl>
    <w:p w14:paraId="154A9DE5" w14:textId="77777777" w:rsidR="007C5CB9" w:rsidRPr="000C0DB9" w:rsidRDefault="007C5CB9" w:rsidP="000C0DB9">
      <w:pPr>
        <w:rPr>
          <w:lang w:val="en-US" w:eastAsia="en-US"/>
        </w:rPr>
      </w:pPr>
    </w:p>
    <w:p w14:paraId="2643F0B1" w14:textId="09EA9BA2" w:rsidR="000C0DB9" w:rsidRDefault="000C0DB9" w:rsidP="000C0DB9">
      <w:pPr>
        <w:pStyle w:val="Heading3"/>
      </w:pPr>
      <w:bookmarkStart w:id="150" w:name="_Ref152318927"/>
      <w:bookmarkStart w:id="151" w:name="_Toc152340800"/>
      <w:proofErr w:type="spellStart"/>
      <w:r>
        <w:t>Màn</w:t>
      </w:r>
      <w:proofErr w:type="spellEnd"/>
      <w:r>
        <w:t xml:space="preserve"> </w:t>
      </w:r>
      <w:proofErr w:type="spellStart"/>
      <w:r>
        <w:t>hình</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cập</w:t>
      </w:r>
      <w:proofErr w:type="spellEnd"/>
      <w:r>
        <w:t xml:space="preserve"> </w:t>
      </w:r>
      <w:proofErr w:type="spellStart"/>
      <w:r>
        <w:t>nhật</w:t>
      </w:r>
      <w:bookmarkEnd w:id="150"/>
      <w:bookmarkEnd w:id="151"/>
      <w:proofErr w:type="spellEnd"/>
    </w:p>
    <w:p w14:paraId="11A54C3A" w14:textId="4C1D8E89" w:rsidR="000C0DB9" w:rsidRDefault="000C0DB9" w:rsidP="000C0DB9">
      <w:pPr>
        <w:rPr>
          <w:lang w:val="en-US" w:eastAsia="en-US"/>
        </w:rPr>
      </w:pPr>
      <w:r w:rsidRPr="000C0DB9">
        <w:rPr>
          <w:noProof/>
          <w:lang w:val="en-US" w:eastAsia="en-US"/>
        </w:rPr>
        <w:drawing>
          <wp:inline distT="0" distB="0" distL="0" distR="0" wp14:anchorId="24F1F61D" wp14:editId="0171458D">
            <wp:extent cx="5943600" cy="3453130"/>
            <wp:effectExtent l="0" t="0" r="0" b="0"/>
            <wp:docPr id="1102590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90446" name="Picture 1" descr="A screenshot of a computer&#10;&#10;Description automatically generated"/>
                    <pic:cNvPicPr/>
                  </pic:nvPicPr>
                  <pic:blipFill>
                    <a:blip r:embed="rId86"/>
                    <a:stretch>
                      <a:fillRect/>
                    </a:stretch>
                  </pic:blipFill>
                  <pic:spPr>
                    <a:xfrm>
                      <a:off x="0" y="0"/>
                      <a:ext cx="5943600" cy="3453130"/>
                    </a:xfrm>
                    <a:prstGeom prst="rect">
                      <a:avLst/>
                    </a:prstGeom>
                  </pic:spPr>
                </pic:pic>
              </a:graphicData>
            </a:graphic>
          </wp:inline>
        </w:drawing>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40"/>
        <w:gridCol w:w="1327"/>
        <w:gridCol w:w="1483"/>
        <w:gridCol w:w="995"/>
        <w:gridCol w:w="1228"/>
        <w:gridCol w:w="894"/>
        <w:gridCol w:w="2963"/>
      </w:tblGrid>
      <w:tr w:rsidR="007C5CB9" w:rsidRPr="008F2D5E" w14:paraId="1F3AAFEC" w14:textId="77777777" w:rsidTr="00976847">
        <w:trPr>
          <w:trHeight w:val="764"/>
        </w:trPr>
        <w:tc>
          <w:tcPr>
            <w:tcW w:w="236"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165CC41A" w14:textId="77777777" w:rsidR="007C5CB9" w:rsidRPr="00743D86" w:rsidRDefault="007C5CB9" w:rsidP="00976847">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7FDBC3DA" w14:textId="77777777" w:rsidR="007C5CB9" w:rsidRPr="008F2D5E" w:rsidRDefault="007C5CB9" w:rsidP="00976847">
            <w:pPr>
              <w:rPr>
                <w:rFonts w:cs="Arial"/>
                <w:b/>
                <w:szCs w:val="20"/>
                <w:lang w:eastAsia="en-US"/>
              </w:rPr>
            </w:pPr>
            <w:r>
              <w:rPr>
                <w:rFonts w:cs="Arial"/>
                <w:b/>
                <w:szCs w:val="20"/>
                <w:lang w:eastAsia="en-US"/>
              </w:rPr>
              <w:t>Component</w:t>
            </w:r>
          </w:p>
        </w:tc>
        <w:tc>
          <w:tcPr>
            <w:tcW w:w="795"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2CF57B0E" w14:textId="77777777" w:rsidR="007C5CB9" w:rsidRPr="008F2D5E" w:rsidRDefault="007C5CB9" w:rsidP="00976847">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607EA179" w14:textId="77777777" w:rsidR="007C5CB9" w:rsidRPr="00743D86" w:rsidRDefault="007C5CB9" w:rsidP="00976847">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7505938B" w14:textId="77777777" w:rsidR="007C5CB9" w:rsidRPr="008F2D5E" w:rsidRDefault="007C5CB9" w:rsidP="00976847">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71FA2D9C" w14:textId="77777777" w:rsidR="007C5CB9" w:rsidRPr="00743D86" w:rsidRDefault="007C5CB9" w:rsidP="00976847">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58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25B4AC17" w14:textId="77777777" w:rsidR="007C5CB9" w:rsidRPr="008F2D5E" w:rsidRDefault="007C5CB9" w:rsidP="00976847">
            <w:pPr>
              <w:ind w:right="-1110"/>
              <w:rPr>
                <w:rFonts w:cs="Arial"/>
                <w:b/>
                <w:bCs/>
                <w:szCs w:val="20"/>
                <w:lang w:eastAsia="en-US"/>
              </w:rPr>
            </w:pPr>
            <w:r w:rsidRPr="008F2D5E">
              <w:rPr>
                <w:rFonts w:cs="Arial"/>
                <w:b/>
                <w:szCs w:val="20"/>
                <w:lang w:eastAsia="en-US"/>
              </w:rPr>
              <w:t>Description</w:t>
            </w:r>
          </w:p>
        </w:tc>
      </w:tr>
      <w:tr w:rsidR="007C5CB9" w:rsidRPr="008F2D5E" w14:paraId="5426FB0E" w14:textId="77777777" w:rsidTr="0097684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97BA1BD" w14:textId="77777777" w:rsidR="007C5CB9" w:rsidRPr="008F2D5E" w:rsidRDefault="007C5CB9" w:rsidP="00976847">
            <w:pPr>
              <w:spacing w:before="0"/>
              <w:rPr>
                <w:rFonts w:cs="Arial"/>
                <w:szCs w:val="20"/>
              </w:rPr>
            </w:pPr>
            <w:r>
              <w:rPr>
                <w:rFonts w:cs="Arial"/>
                <w:szCs w:val="20"/>
              </w:rPr>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6F8A190" w14:textId="7CEF992C" w:rsidR="007C5CB9" w:rsidRPr="00743D86" w:rsidRDefault="007C5CB9" w:rsidP="00976847">
            <w:pPr>
              <w:rPr>
                <w:rFonts w:eastAsia="MS PMincho" w:cs="Arial"/>
                <w:lang w:val="vi-VN" w:eastAsia="ja-JP"/>
              </w:rPr>
            </w:pPr>
            <w:r>
              <w:rPr>
                <w:rFonts w:eastAsia="MS PMincho" w:cs="Arial"/>
                <w:lang w:val="vi-VN" w:eastAsia="ja-JP"/>
              </w:rPr>
              <w:t>Nhập mã đơn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B5AB2E2" w14:textId="77777777" w:rsidR="007C5CB9" w:rsidRPr="00743D86" w:rsidRDefault="007C5CB9" w:rsidP="00976847">
            <w:pPr>
              <w:rPr>
                <w:rFonts w:eastAsia="MS PMincho" w:cs="Arial"/>
                <w:lang w:val="vi-VN" w:eastAsia="ja-JP"/>
              </w:rPr>
            </w:pPr>
            <w:r>
              <w:rPr>
                <w:rFonts w:eastAsia="MS PMincho" w:cs="Arial"/>
                <w:lang w:val="vi-VN"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18D49F7" w14:textId="17683C42" w:rsidR="007C5CB9" w:rsidRPr="008F2D5E" w:rsidRDefault="007C5CB9" w:rsidP="00976847">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45B559C" w14:textId="5C33A3F3" w:rsidR="007C5CB9" w:rsidRPr="008F2D5E" w:rsidRDefault="007C5CB9" w:rsidP="00976847">
            <w:pPr>
              <w:rPr>
                <w:rFonts w:eastAsia="MS PMincho" w:cs="Arial"/>
                <w:lang w:val="en-US" w:eastAsia="ja-JP"/>
              </w:rPr>
            </w:pPr>
            <w:r>
              <w:rPr>
                <w:rFonts w:eastAsia="MS PMincho" w:cs="Arial"/>
                <w:lang w:val="en-US"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EF00316" w14:textId="77777777" w:rsidR="007C5CB9" w:rsidRPr="008F2D5E" w:rsidRDefault="007C5CB9" w:rsidP="00976847">
            <w:pPr>
              <w:rPr>
                <w:rFonts w:eastAsia="MS PMincho" w:cs="Arial"/>
                <w:b/>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CBC055F" w14:textId="10D22BB6" w:rsidR="007C5CB9" w:rsidRPr="00EF0CCF" w:rsidRDefault="007C5CB9" w:rsidP="00976847">
            <w:pPr>
              <w:pStyle w:val="BulletList1"/>
            </w:pPr>
            <w:r>
              <w:t>Value</w:t>
            </w:r>
            <w:r>
              <w:rPr>
                <w:lang w:val="vi-VN"/>
              </w:rPr>
              <w:t xml:space="preserve"> = Giá trị NSD nhập vào</w:t>
            </w:r>
          </w:p>
        </w:tc>
      </w:tr>
      <w:tr w:rsidR="007C5CB9" w:rsidRPr="008F2D5E" w14:paraId="5A8DF881" w14:textId="77777777" w:rsidTr="0097684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67A3780" w14:textId="77777777" w:rsidR="007C5CB9" w:rsidRPr="008F2D5E" w:rsidRDefault="007C5CB9" w:rsidP="00976847">
            <w:pPr>
              <w:spacing w:before="0"/>
              <w:rPr>
                <w:rFonts w:cs="Arial"/>
                <w:szCs w:val="20"/>
              </w:rPr>
            </w:pPr>
            <w:r>
              <w:rPr>
                <w:rFonts w:cs="Arial"/>
                <w:szCs w:val="20"/>
              </w:rPr>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9B02D86" w14:textId="5E84F911" w:rsidR="007C5CB9" w:rsidRPr="00395282" w:rsidRDefault="007C5CB9" w:rsidP="00976847">
            <w:pPr>
              <w:rPr>
                <w:rFonts w:eastAsia="MS PMincho" w:cs="Arial"/>
                <w:lang w:val="vi-VN" w:eastAsia="ja-JP"/>
              </w:rPr>
            </w:pPr>
            <w:r>
              <w:rPr>
                <w:rFonts w:eastAsia="MS PMincho" w:cs="Arial"/>
                <w:lang w:val="vi-VN" w:eastAsia="ja-JP"/>
              </w:rPr>
              <w:t>Nhập mã chi tiết đơn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6CF499F" w14:textId="77777777" w:rsidR="007C5CB9" w:rsidRPr="008F2D5E" w:rsidRDefault="007C5CB9" w:rsidP="00976847">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948075E" w14:textId="47CF7868" w:rsidR="007C5CB9" w:rsidRPr="008F2D5E" w:rsidRDefault="007C5CB9" w:rsidP="00976847">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B4F7A3D" w14:textId="4710D7E2" w:rsidR="007C5CB9" w:rsidRPr="00CE1790" w:rsidRDefault="007C5CB9" w:rsidP="00976847">
            <w:pPr>
              <w:rPr>
                <w:rFonts w:eastAsia="MS PMincho" w:cs="Arial"/>
                <w:lang w:val="vi-VN" w:eastAsia="ja-JP"/>
              </w:rPr>
            </w:pPr>
            <w:r>
              <w:rPr>
                <w:rFonts w:eastAsia="MS PMincho" w:cs="Arial"/>
                <w:lang w:val="vi-VN"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3114EDF" w14:textId="77777777" w:rsidR="007C5CB9" w:rsidRPr="008F2D5E" w:rsidRDefault="007C5CB9" w:rsidP="0097684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05C2897" w14:textId="0B560D94" w:rsidR="007C5CB9" w:rsidRPr="00FE1C60" w:rsidRDefault="007C5CB9" w:rsidP="00976847">
            <w:pPr>
              <w:pStyle w:val="BulletList1"/>
            </w:pPr>
            <w:r>
              <w:t>Value</w:t>
            </w:r>
            <w:r>
              <w:rPr>
                <w:lang w:val="vi-VN"/>
              </w:rPr>
              <w:t xml:space="preserve"> = Giá trị NSD nhập vào</w:t>
            </w:r>
          </w:p>
        </w:tc>
      </w:tr>
      <w:tr w:rsidR="007C5CB9" w:rsidRPr="008F2D5E" w14:paraId="6F70B4EE" w14:textId="77777777" w:rsidTr="0097684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38349ED" w14:textId="77777777" w:rsidR="007C5CB9" w:rsidRDefault="007C5CB9" w:rsidP="00976847">
            <w:pPr>
              <w:spacing w:before="0"/>
              <w:rPr>
                <w:rFonts w:cs="Arial"/>
                <w:szCs w:val="20"/>
              </w:rPr>
            </w:pPr>
            <w:r>
              <w:rPr>
                <w:rFonts w:cs="Arial"/>
                <w:szCs w:val="20"/>
              </w:rPr>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EB7D381" w14:textId="08B91A49" w:rsidR="007C5CB9" w:rsidRPr="00EF0CCF" w:rsidRDefault="007C5CB9" w:rsidP="00976847">
            <w:pPr>
              <w:rPr>
                <w:rFonts w:eastAsia="MS PMincho" w:cs="Arial"/>
                <w:lang w:val="vi-VN" w:eastAsia="ja-JP"/>
              </w:rPr>
            </w:pPr>
            <w:r>
              <w:rPr>
                <w:rFonts w:eastAsia="MS PMincho" w:cs="Arial"/>
                <w:lang w:val="vi-VN" w:eastAsia="ja-JP"/>
              </w:rPr>
              <w:t>Chọn loại đơn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D39BD80" w14:textId="36C01F0C" w:rsidR="007C5CB9" w:rsidRPr="00EF0CCF" w:rsidRDefault="007C5CB9" w:rsidP="00976847">
            <w:pPr>
              <w:rPr>
                <w:rFonts w:eastAsia="MS PMincho" w:cs="Arial"/>
                <w:lang w:val="vi-VN" w:eastAsia="ja-JP"/>
              </w:rPr>
            </w:pPr>
            <w:r>
              <w:rPr>
                <w:rFonts w:eastAsia="MS PMincho" w:cs="Arial"/>
                <w:lang w:val="vi-VN" w:eastAsia="ja-JP"/>
              </w:rPr>
              <w:t>Dropdown list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B27B5D7" w14:textId="578B15E9" w:rsidR="007C5CB9" w:rsidRDefault="007C5CB9" w:rsidP="00976847">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D77A085" w14:textId="1C168047" w:rsidR="007C5CB9" w:rsidRPr="00D13718" w:rsidRDefault="007C5CB9" w:rsidP="00976847">
            <w:pPr>
              <w:rPr>
                <w:rFonts w:eastAsia="MS PMincho" w:cs="Arial"/>
                <w:lang w:val="vi-VN" w:eastAsia="ja-JP"/>
              </w:rPr>
            </w:pPr>
            <w:r>
              <w:rPr>
                <w:rFonts w:eastAsia="MS PMincho" w:cs="Arial"/>
                <w:lang w:val="vi-VN"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155D69F" w14:textId="77777777" w:rsidR="007C5CB9" w:rsidRPr="008F2D5E" w:rsidRDefault="007C5CB9" w:rsidP="0097684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0360A9A" w14:textId="77777777" w:rsidR="007C5CB9" w:rsidRDefault="007C5CB9" w:rsidP="007C5CB9">
            <w:pPr>
              <w:pStyle w:val="Body"/>
            </w:pPr>
            <w:r>
              <w:t xml:space="preserve">Value list: </w:t>
            </w:r>
          </w:p>
          <w:p w14:paraId="00C1B7B5" w14:textId="77777777" w:rsidR="007C5CB9" w:rsidRDefault="007C5CB9" w:rsidP="007C5CB9">
            <w:pPr>
              <w:pStyle w:val="BulletList1"/>
            </w:pPr>
            <w:r>
              <w:t>“</w:t>
            </w:r>
            <w:proofErr w:type="spellStart"/>
            <w:r>
              <w:t>Đơn</w:t>
            </w:r>
            <w:proofErr w:type="spellEnd"/>
            <w:r>
              <w:t xml:space="preserve"> </w:t>
            </w:r>
            <w:proofErr w:type="spellStart"/>
            <w:r>
              <w:t>nhập</w:t>
            </w:r>
            <w:proofErr w:type="spellEnd"/>
            <w:r>
              <w:t>”</w:t>
            </w:r>
          </w:p>
          <w:p w14:paraId="402891DD" w14:textId="7B73E0C9" w:rsidR="007C5CB9" w:rsidRPr="00EF0CCF" w:rsidRDefault="007C5CB9" w:rsidP="007C5CB9">
            <w:pPr>
              <w:pStyle w:val="BulletList1"/>
            </w:pPr>
            <w:r>
              <w:t>“</w:t>
            </w:r>
            <w:proofErr w:type="spellStart"/>
            <w:r>
              <w:t>Đơn</w:t>
            </w:r>
            <w:proofErr w:type="spellEnd"/>
            <w:r>
              <w:t xml:space="preserve"> </w:t>
            </w:r>
            <w:proofErr w:type="spellStart"/>
            <w:r>
              <w:t>xuất</w:t>
            </w:r>
            <w:proofErr w:type="spellEnd"/>
            <w:r>
              <w:t>”</w:t>
            </w:r>
          </w:p>
        </w:tc>
      </w:tr>
      <w:tr w:rsidR="007C5CB9" w:rsidRPr="008F2D5E" w14:paraId="63C32A89" w14:textId="77777777" w:rsidTr="0097684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1DA1302" w14:textId="77777777" w:rsidR="007C5CB9" w:rsidRDefault="007C5CB9" w:rsidP="00976847">
            <w:pPr>
              <w:spacing w:before="0"/>
              <w:rPr>
                <w:rFonts w:cs="Arial"/>
                <w:szCs w:val="20"/>
              </w:rPr>
            </w:pPr>
            <w:r>
              <w:rPr>
                <w:rFonts w:cs="Arial"/>
                <w:szCs w:val="20"/>
              </w:rPr>
              <w:t>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6181A01" w14:textId="79B09CAF" w:rsidR="007C5CB9" w:rsidRPr="00395282" w:rsidRDefault="007C5CB9" w:rsidP="00976847">
            <w:pPr>
              <w:rPr>
                <w:rFonts w:eastAsia="MS PMincho" w:cs="Arial"/>
                <w:lang w:val="vi-VN" w:eastAsia="ja-JP"/>
              </w:rPr>
            </w:pPr>
            <w:r>
              <w:rPr>
                <w:rFonts w:eastAsia="MS PMincho" w:cs="Arial"/>
                <w:lang w:val="vi-VN" w:eastAsia="ja-JP"/>
              </w:rPr>
              <w:t>Nhập nhân viên lái xe</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5AA6FE1" w14:textId="4BED93F5" w:rsidR="007C5CB9" w:rsidRPr="00D13718" w:rsidRDefault="007C5CB9" w:rsidP="00976847">
            <w:pPr>
              <w:rPr>
                <w:rFonts w:eastAsia="MS PMincho" w:cs="Arial"/>
                <w:lang w:val="vi-VN" w:eastAsia="ja-JP"/>
              </w:rPr>
            </w:pPr>
            <w:r>
              <w:rPr>
                <w:rFonts w:eastAsia="MS PMincho" w:cs="Arial"/>
                <w:lang w:val="vi-VN"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692EA93" w14:textId="6676A1DD" w:rsidR="007C5CB9" w:rsidRPr="000336F1" w:rsidRDefault="007C5CB9" w:rsidP="00976847">
            <w:pPr>
              <w:rPr>
                <w:rFonts w:eastAsia="MS PMincho" w:cs="Arial"/>
                <w:lang w:val="vi-VN" w:eastAsia="ja-JP"/>
              </w:rPr>
            </w:pPr>
            <w:r>
              <w:rPr>
                <w:rFonts w:eastAsia="MS PMincho" w:cs="Arial"/>
                <w:lang w:val="vi-VN"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D3DC917" w14:textId="4CF6AF61" w:rsidR="007C5CB9" w:rsidRPr="000336F1" w:rsidRDefault="007C5CB9" w:rsidP="00976847">
            <w:pPr>
              <w:rPr>
                <w:rFonts w:eastAsia="MS PMincho" w:cs="Arial"/>
                <w:lang w:val="vi-VN" w:eastAsia="ja-JP"/>
              </w:rPr>
            </w:pPr>
            <w:r>
              <w:rPr>
                <w:rFonts w:eastAsia="MS PMincho" w:cs="Arial"/>
                <w:lang w:val="vi-VN"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6586054" w14:textId="77777777" w:rsidR="007C5CB9" w:rsidRPr="008F2D5E" w:rsidRDefault="007C5CB9" w:rsidP="0097684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6FBC50B" w14:textId="38296F5C" w:rsidR="007C5CB9" w:rsidRDefault="007C5CB9" w:rsidP="00976847">
            <w:pPr>
              <w:pStyle w:val="BulletList1"/>
            </w:pPr>
            <w:r>
              <w:t>Value</w:t>
            </w:r>
            <w:r>
              <w:rPr>
                <w:lang w:val="vi-VN"/>
              </w:rPr>
              <w:t xml:space="preserve"> = Giá trị NSD nhập vào</w:t>
            </w:r>
          </w:p>
        </w:tc>
      </w:tr>
      <w:tr w:rsidR="007C5CB9" w:rsidRPr="008F2D5E" w14:paraId="3C4DD0C0" w14:textId="77777777" w:rsidTr="0097684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143A70E" w14:textId="77777777" w:rsidR="007C5CB9" w:rsidRDefault="007C5CB9" w:rsidP="00976847">
            <w:pPr>
              <w:spacing w:before="0"/>
              <w:rPr>
                <w:rFonts w:cs="Arial"/>
                <w:szCs w:val="20"/>
              </w:rPr>
            </w:pPr>
            <w:r>
              <w:rPr>
                <w:rFonts w:cs="Arial"/>
                <w:szCs w:val="20"/>
              </w:rPr>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B6CA365" w14:textId="7E1CF39B" w:rsidR="007C5CB9" w:rsidRPr="00F253E2" w:rsidRDefault="00F253E2" w:rsidP="00976847">
            <w:pPr>
              <w:rPr>
                <w:rFonts w:eastAsia="MS PMincho" w:cs="Arial"/>
                <w:lang w:val="vi-VN" w:eastAsia="ja-JP"/>
              </w:rPr>
            </w:pPr>
            <w:proofErr w:type="spellStart"/>
            <w:r>
              <w:rPr>
                <w:rFonts w:eastAsia="MS PMincho" w:cs="Arial"/>
                <w:lang w:val="en-US" w:eastAsia="ja-JP"/>
              </w:rPr>
              <w:t>Từ</w:t>
            </w:r>
            <w:proofErr w:type="spellEnd"/>
            <w:r>
              <w:rPr>
                <w:rFonts w:eastAsia="MS PMincho" w:cs="Arial"/>
                <w:lang w:val="vi-VN" w:eastAsia="ja-JP"/>
              </w:rPr>
              <w:t xml:space="preserve"> ngày</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1C53555" w14:textId="0CAB1D7A" w:rsidR="007C5CB9" w:rsidRPr="00F253E2" w:rsidRDefault="00F253E2" w:rsidP="00976847">
            <w:pPr>
              <w:rPr>
                <w:rFonts w:eastAsia="MS PMincho" w:cs="Arial"/>
                <w:lang w:val="vi-VN" w:eastAsia="ja-JP"/>
              </w:rPr>
            </w:pPr>
            <w:r>
              <w:rPr>
                <w:rFonts w:eastAsia="MS PMincho" w:cs="Arial"/>
                <w:lang w:val="en-US" w:eastAsia="ja-JP"/>
              </w:rPr>
              <w:t>Date</w:t>
            </w:r>
            <w:r>
              <w:rPr>
                <w:rFonts w:eastAsia="MS PMincho" w:cs="Arial"/>
                <w:lang w:val="vi-VN" w:eastAsia="ja-JP"/>
              </w:rPr>
              <w:t xml:space="preserve"> picker</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59BB6FA" w14:textId="1DAB66CC" w:rsidR="007C5CB9" w:rsidRPr="000336F1" w:rsidRDefault="00F253E2" w:rsidP="00976847">
            <w:pPr>
              <w:rPr>
                <w:rFonts w:eastAsia="MS PMincho" w:cs="Arial"/>
                <w:lang w:val="vi-VN" w:eastAsia="ja-JP"/>
              </w:rPr>
            </w:pPr>
            <w:r>
              <w:rPr>
                <w:rFonts w:eastAsia="MS PMincho" w:cs="Arial"/>
                <w:lang w:val="vi-VN"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1C75809" w14:textId="15447105" w:rsidR="007C5CB9" w:rsidRPr="000336F1" w:rsidRDefault="00F253E2" w:rsidP="00976847">
            <w:pPr>
              <w:rPr>
                <w:rFonts w:eastAsia="MS PMincho" w:cs="Arial"/>
                <w:lang w:val="vi-VN" w:eastAsia="ja-JP"/>
              </w:rPr>
            </w:pPr>
            <w:r>
              <w:rPr>
                <w:rFonts w:eastAsia="MS PMincho" w:cs="Arial"/>
                <w:lang w:val="vi-VN"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789191F" w14:textId="77777777" w:rsidR="007C5CB9" w:rsidRPr="008F2D5E" w:rsidRDefault="007C5CB9" w:rsidP="0097684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B71EAE9" w14:textId="4CA08459" w:rsidR="007C5CB9" w:rsidRDefault="00F253E2" w:rsidP="00976847">
            <w:pPr>
              <w:pStyle w:val="BulletList1"/>
            </w:pPr>
            <w:r>
              <w:t>Value</w:t>
            </w:r>
            <w:r>
              <w:rPr>
                <w:lang w:val="vi-VN"/>
              </w:rPr>
              <w:t xml:space="preserve"> = Giá trị NSD chọn</w:t>
            </w:r>
          </w:p>
        </w:tc>
      </w:tr>
      <w:tr w:rsidR="007C5CB9" w:rsidRPr="008F2D5E" w14:paraId="0E6BA36D" w14:textId="77777777" w:rsidTr="0097684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04E2E78" w14:textId="77777777" w:rsidR="007C5CB9" w:rsidRDefault="007C5CB9" w:rsidP="00976847">
            <w:pPr>
              <w:spacing w:before="0"/>
              <w:rPr>
                <w:rFonts w:cs="Arial"/>
                <w:szCs w:val="20"/>
              </w:rPr>
            </w:pPr>
            <w:r>
              <w:rPr>
                <w:rFonts w:cs="Arial"/>
                <w:szCs w:val="20"/>
              </w:rPr>
              <w:t>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2596778" w14:textId="36C4C612" w:rsidR="007C5CB9" w:rsidRPr="00395282" w:rsidRDefault="00F253E2" w:rsidP="00976847">
            <w:pPr>
              <w:rPr>
                <w:rFonts w:eastAsia="MS PMincho" w:cs="Arial"/>
                <w:lang w:val="vi-VN" w:eastAsia="ja-JP"/>
              </w:rPr>
            </w:pPr>
            <w:r>
              <w:rPr>
                <w:rFonts w:eastAsia="MS PMincho" w:cs="Arial"/>
                <w:lang w:val="vi-VN" w:eastAsia="ja-JP"/>
              </w:rPr>
              <w:t>Đến ngày</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AE33112" w14:textId="4A58D743" w:rsidR="007C5CB9" w:rsidRPr="00F253E2" w:rsidRDefault="00F253E2" w:rsidP="00976847">
            <w:pPr>
              <w:rPr>
                <w:rFonts w:eastAsia="MS PMincho" w:cs="Arial"/>
                <w:lang w:val="vi-VN" w:eastAsia="ja-JP"/>
              </w:rPr>
            </w:pPr>
            <w:r>
              <w:rPr>
                <w:rFonts w:eastAsia="MS PMincho" w:cs="Arial"/>
                <w:lang w:val="en-US" w:eastAsia="ja-JP"/>
              </w:rPr>
              <w:t>Date</w:t>
            </w:r>
            <w:r>
              <w:rPr>
                <w:rFonts w:eastAsia="MS PMincho" w:cs="Arial"/>
                <w:lang w:val="vi-VN" w:eastAsia="ja-JP"/>
              </w:rPr>
              <w:t xml:space="preserve"> picker</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8DE6E82" w14:textId="713AB73E" w:rsidR="007C5CB9" w:rsidRDefault="00F253E2" w:rsidP="00976847">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8424B70" w14:textId="4CCDDB7E" w:rsidR="007C5CB9" w:rsidRDefault="00F253E2" w:rsidP="00976847">
            <w:pPr>
              <w:rPr>
                <w:rFonts w:eastAsia="MS PMincho" w:cs="Arial"/>
                <w:lang w:val="en-US" w:eastAsia="ja-JP"/>
              </w:rPr>
            </w:pPr>
            <w:r>
              <w:rPr>
                <w:rFonts w:eastAsia="MS PMincho" w:cs="Arial"/>
                <w:lang w:val="en-US"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254FC33" w14:textId="77777777" w:rsidR="007C5CB9" w:rsidRPr="008F2D5E" w:rsidRDefault="007C5CB9" w:rsidP="0097684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59E8BF2" w14:textId="3F70FCC5" w:rsidR="007C5CB9" w:rsidRDefault="00F253E2" w:rsidP="00976847">
            <w:pPr>
              <w:pStyle w:val="BulletList1"/>
            </w:pPr>
            <w:r>
              <w:t>Value</w:t>
            </w:r>
            <w:r>
              <w:rPr>
                <w:lang w:val="vi-VN"/>
              </w:rPr>
              <w:t xml:space="preserve"> = Giá trị NSD chọn </w:t>
            </w:r>
          </w:p>
        </w:tc>
      </w:tr>
      <w:tr w:rsidR="007C5CB9" w:rsidRPr="008F2D5E" w14:paraId="37BE6102" w14:textId="77777777" w:rsidTr="0097684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2693E46" w14:textId="77777777" w:rsidR="007C5CB9" w:rsidRDefault="007C5CB9" w:rsidP="00976847">
            <w:pPr>
              <w:spacing w:before="0"/>
              <w:rPr>
                <w:rFonts w:cs="Arial"/>
                <w:szCs w:val="20"/>
              </w:rPr>
            </w:pPr>
            <w:r>
              <w:rPr>
                <w:rFonts w:cs="Arial"/>
                <w:szCs w:val="20"/>
              </w:rPr>
              <w:t>7</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A86EDAE" w14:textId="1BCACDF1" w:rsidR="007C5CB9" w:rsidRPr="00D13718" w:rsidRDefault="00F253E2" w:rsidP="00976847">
            <w:pPr>
              <w:rPr>
                <w:rFonts w:eastAsia="MS PMincho" w:cs="Arial"/>
                <w:lang w:val="vi-VN" w:eastAsia="ja-JP"/>
              </w:rPr>
            </w:pPr>
            <w:r>
              <w:rPr>
                <w:rFonts w:eastAsia="MS PMincho" w:cs="Arial"/>
                <w:lang w:val="vi-VN" w:eastAsia="ja-JP"/>
              </w:rPr>
              <w:t>Tìm kiếm</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558F56B" w14:textId="78598EF5" w:rsidR="007C5CB9" w:rsidRDefault="00F253E2" w:rsidP="00976847">
            <w:pPr>
              <w:rPr>
                <w:rFonts w:eastAsia="MS PMincho" w:cs="Arial"/>
                <w:lang w:val="en-US"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0CBCF1C" w14:textId="1FE2154D" w:rsidR="007C5CB9" w:rsidRPr="00F253E2" w:rsidRDefault="00F253E2" w:rsidP="00976847">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5D5125A" w14:textId="7698D088" w:rsidR="007C5CB9" w:rsidRPr="00F253E2" w:rsidRDefault="00F253E2" w:rsidP="00976847">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A2DF4D8" w14:textId="77777777" w:rsidR="007C5CB9" w:rsidRPr="008F2D5E" w:rsidRDefault="007C5CB9" w:rsidP="0097684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265D58E" w14:textId="724813B8" w:rsidR="007C5CB9" w:rsidRDefault="00F253E2" w:rsidP="00976847">
            <w:pPr>
              <w:pStyle w:val="BulletList1"/>
            </w:pPr>
            <w:r>
              <w:t>Refer</w:t>
            </w:r>
            <w:r>
              <w:rPr>
                <w:lang w:val="vi-VN"/>
              </w:rPr>
              <w:t xml:space="preserve"> </w:t>
            </w:r>
            <w:r>
              <w:rPr>
                <w:lang w:val="vi-VN"/>
              </w:rPr>
              <w:fldChar w:fldCharType="begin"/>
            </w:r>
            <w:r>
              <w:rPr>
                <w:lang w:val="vi-VN"/>
              </w:rPr>
              <w:instrText xml:space="preserve"> REF _Ref152254723 \h </w:instrText>
            </w:r>
            <w:r>
              <w:rPr>
                <w:lang w:val="vi-VN"/>
              </w:rPr>
            </w:r>
            <w:r>
              <w:rPr>
                <w:lang w:val="vi-VN"/>
              </w:rPr>
              <w:fldChar w:fldCharType="separate"/>
            </w:r>
            <w:r w:rsidR="00201D76">
              <w:t xml:space="preserve">Xem </w:t>
            </w:r>
            <w:proofErr w:type="spellStart"/>
            <w:r w:rsidR="00201D76">
              <w:t>lịch</w:t>
            </w:r>
            <w:proofErr w:type="spellEnd"/>
            <w:r w:rsidR="00201D76">
              <w:t xml:space="preserve"> </w:t>
            </w:r>
            <w:proofErr w:type="spellStart"/>
            <w:r w:rsidR="00201D76">
              <w:t>sử</w:t>
            </w:r>
            <w:proofErr w:type="spellEnd"/>
            <w:r w:rsidR="00201D76">
              <w:t xml:space="preserve"> </w:t>
            </w:r>
            <w:proofErr w:type="spellStart"/>
            <w:r w:rsidR="00201D76">
              <w:t>cập</w:t>
            </w:r>
            <w:proofErr w:type="spellEnd"/>
            <w:r w:rsidR="00201D76">
              <w:t xml:space="preserve"> </w:t>
            </w:r>
            <w:proofErr w:type="spellStart"/>
            <w:r w:rsidR="00201D76">
              <w:t>nhật</w:t>
            </w:r>
            <w:r>
              <w:rPr>
                <w:lang w:val="vi-VN"/>
              </w:rPr>
              <w:fldChar w:fldCharType="end"/>
            </w:r>
            <w:proofErr w:type="spellEnd"/>
            <w:r w:rsidR="002427E5">
              <w:t xml:space="preserve"> </w:t>
            </w:r>
          </w:p>
        </w:tc>
      </w:tr>
      <w:tr w:rsidR="007C5CB9" w:rsidRPr="008F2D5E" w14:paraId="3C157FDE" w14:textId="77777777" w:rsidTr="0097684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D9C5AF4" w14:textId="77777777" w:rsidR="007C5CB9" w:rsidRDefault="007C5CB9" w:rsidP="00976847">
            <w:pPr>
              <w:spacing w:before="0"/>
              <w:rPr>
                <w:rFonts w:cs="Arial"/>
                <w:szCs w:val="20"/>
              </w:rPr>
            </w:pPr>
            <w:r>
              <w:rPr>
                <w:rFonts w:cs="Arial"/>
                <w:szCs w:val="20"/>
              </w:rPr>
              <w:lastRenderedPageBreak/>
              <w:t>8</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259F239" w14:textId="549302F3" w:rsidR="007C5CB9" w:rsidRPr="00D7053F" w:rsidRDefault="00F253E2" w:rsidP="00976847">
            <w:pPr>
              <w:rPr>
                <w:rFonts w:eastAsia="MS PMincho" w:cs="Arial"/>
                <w:lang w:val="vi-VN" w:eastAsia="ja-JP"/>
              </w:rPr>
            </w:pPr>
            <w:r>
              <w:rPr>
                <w:rFonts w:eastAsia="MS PMincho" w:cs="Arial"/>
                <w:lang w:val="vi-VN" w:eastAsia="ja-JP"/>
              </w:rPr>
              <w:t>Làm mới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FAE354C" w14:textId="615F63BA" w:rsidR="007C5CB9" w:rsidRDefault="00F253E2" w:rsidP="00976847">
            <w:pPr>
              <w:rPr>
                <w:rFonts w:eastAsia="MS PMincho" w:cs="Arial"/>
                <w:lang w:val="en-US"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93F6E1C" w14:textId="6DB0F85D" w:rsidR="007C5CB9" w:rsidRPr="00F253E2" w:rsidRDefault="00F253E2" w:rsidP="00976847">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1702FA5" w14:textId="45488361" w:rsidR="007C5CB9" w:rsidRPr="00F253E2" w:rsidRDefault="00F253E2" w:rsidP="00976847">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7E09001" w14:textId="77777777" w:rsidR="007C5CB9" w:rsidRPr="008F2D5E" w:rsidRDefault="007C5CB9" w:rsidP="0097684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3F36925" w14:textId="1318CF0B" w:rsidR="007C5CB9" w:rsidRDefault="00F253E2" w:rsidP="00976847">
            <w:pPr>
              <w:pStyle w:val="BulletList1"/>
            </w:pPr>
            <w:r>
              <w:t>Các</w:t>
            </w:r>
            <w:r>
              <w:rPr>
                <w:lang w:val="vi-VN"/>
              </w:rPr>
              <w:t xml:space="preserve"> giá trị được nhập để tìm kiếm sẽ = “”</w:t>
            </w:r>
          </w:p>
        </w:tc>
      </w:tr>
      <w:tr w:rsidR="007C5CB9" w:rsidRPr="008F2D5E" w14:paraId="08CFA3B3" w14:textId="77777777" w:rsidTr="0097684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FD72FCF" w14:textId="77777777" w:rsidR="007C5CB9" w:rsidRDefault="007C5CB9" w:rsidP="00976847">
            <w:pPr>
              <w:spacing w:before="0"/>
              <w:rPr>
                <w:rFonts w:cs="Arial"/>
                <w:szCs w:val="20"/>
              </w:rPr>
            </w:pPr>
            <w:r>
              <w:rPr>
                <w:rFonts w:cs="Arial"/>
                <w:szCs w:val="20"/>
              </w:rPr>
              <w:t>9</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D51C89B" w14:textId="2384BECE" w:rsidR="007C5CB9" w:rsidRPr="00395282" w:rsidRDefault="00152C9C" w:rsidP="00976847">
            <w:pPr>
              <w:rPr>
                <w:rFonts w:eastAsia="MS PMincho" w:cs="Arial"/>
                <w:lang w:val="vi-VN" w:eastAsia="ja-JP"/>
              </w:rPr>
            </w:pPr>
            <w:r>
              <w:rPr>
                <w:rFonts w:eastAsia="MS PMincho" w:cs="Arial"/>
                <w:lang w:val="vi-VN" w:eastAsia="ja-JP"/>
              </w:rPr>
              <w:t>Mã chi tiết đơn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589A2D2" w14:textId="77777777" w:rsidR="007C5CB9" w:rsidRDefault="007C5CB9" w:rsidP="0097684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C383B30" w14:textId="77777777" w:rsidR="007C5CB9" w:rsidRDefault="007C5CB9" w:rsidP="0097684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44385AA" w14:textId="77777777" w:rsidR="007C5CB9" w:rsidRDefault="007C5CB9" w:rsidP="0097684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D6BB3E1" w14:textId="77777777" w:rsidR="007C5CB9" w:rsidRPr="008F2D5E" w:rsidRDefault="007C5CB9" w:rsidP="0097684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C29F451" w14:textId="74F12822" w:rsidR="00152C9C" w:rsidRDefault="00152C9C" w:rsidP="00976847">
            <w:pPr>
              <w:pStyle w:val="BulletList1"/>
            </w:pPr>
            <w:r>
              <w:t>Auto</w:t>
            </w:r>
            <w:r>
              <w:rPr>
                <w:lang w:val="vi-VN"/>
              </w:rPr>
              <w:t xml:space="preserve"> generated</w:t>
            </w:r>
          </w:p>
          <w:p w14:paraId="63211FD9" w14:textId="01DCBC21" w:rsidR="007C5CB9" w:rsidRDefault="00152C9C" w:rsidP="00976847">
            <w:pPr>
              <w:pStyle w:val="BulletList1"/>
            </w:pPr>
            <w:r>
              <w:t>Value</w:t>
            </w:r>
            <w:r>
              <w:rPr>
                <w:lang w:val="vi-VN"/>
              </w:rPr>
              <w:t xml:space="preserve"> = All [Mã chi tiết đơn xuất/nhập kho] của “Chi tiết đơn xuất/nhập kho” thỏa mãn [Trạng thái] = “Đã xác nhận bởi lái xe” Và thỏa mãn điều kiện lọc</w:t>
            </w:r>
          </w:p>
        </w:tc>
      </w:tr>
      <w:tr w:rsidR="007C5CB9" w:rsidRPr="008F2D5E" w14:paraId="0B10F6A6" w14:textId="77777777" w:rsidTr="0097684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0C7B1AB" w14:textId="77777777" w:rsidR="007C5CB9" w:rsidRDefault="007C5CB9" w:rsidP="00976847">
            <w:pPr>
              <w:spacing w:before="0"/>
              <w:rPr>
                <w:rFonts w:cs="Arial"/>
                <w:szCs w:val="20"/>
              </w:rPr>
            </w:pPr>
            <w:r>
              <w:rPr>
                <w:rFonts w:cs="Arial"/>
                <w:szCs w:val="20"/>
              </w:rPr>
              <w:t>10</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7F7A3F8" w14:textId="67CE66DD" w:rsidR="007C5CB9" w:rsidRPr="00D7053F" w:rsidRDefault="00152C9C" w:rsidP="00976847">
            <w:pPr>
              <w:rPr>
                <w:rFonts w:eastAsia="MS PMincho" w:cs="Arial"/>
                <w:lang w:val="vi-VN" w:eastAsia="ja-JP"/>
              </w:rPr>
            </w:pPr>
            <w:r>
              <w:rPr>
                <w:rFonts w:eastAsia="MS PMincho" w:cs="Arial"/>
                <w:lang w:val="vi-VN" w:eastAsia="ja-JP"/>
              </w:rPr>
              <w:t>Mã đơn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25A396F" w14:textId="77777777" w:rsidR="007C5CB9" w:rsidRDefault="007C5CB9" w:rsidP="0097684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A5A3715" w14:textId="77777777" w:rsidR="007C5CB9" w:rsidRDefault="007C5CB9" w:rsidP="0097684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1FFFFB7" w14:textId="77777777" w:rsidR="007C5CB9" w:rsidRDefault="007C5CB9" w:rsidP="0097684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501D636" w14:textId="77777777" w:rsidR="007C5CB9" w:rsidRPr="008F2D5E" w:rsidRDefault="007C5CB9" w:rsidP="0097684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FBF03E5" w14:textId="7B267A8B" w:rsidR="00152C9C" w:rsidRDefault="00152C9C" w:rsidP="00976847">
            <w:pPr>
              <w:pStyle w:val="BulletList1"/>
            </w:pPr>
            <w:r>
              <w:t>Auto</w:t>
            </w:r>
            <w:r>
              <w:rPr>
                <w:lang w:val="vi-VN"/>
              </w:rPr>
              <w:t xml:space="preserve"> generated</w:t>
            </w:r>
          </w:p>
          <w:p w14:paraId="43A0CE23" w14:textId="43E5BE36" w:rsidR="007C5CB9" w:rsidRDefault="00152C9C" w:rsidP="00976847">
            <w:pPr>
              <w:pStyle w:val="BulletList1"/>
            </w:pPr>
            <w:r>
              <w:t>Value</w:t>
            </w:r>
            <w:r>
              <w:rPr>
                <w:lang w:val="vi-VN"/>
              </w:rPr>
              <w:t xml:space="preserve"> = [Mã đơn xuất/nhập kho] của “Đơn xuất/nhập kho” thỏa mãn  Đơn xuất/nhập kho chứa chi tiết đơn hiện tại</w:t>
            </w:r>
          </w:p>
        </w:tc>
      </w:tr>
      <w:tr w:rsidR="007C5CB9" w:rsidRPr="008F2D5E" w14:paraId="12FC3ABA" w14:textId="77777777" w:rsidTr="0097684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4D3014B" w14:textId="77777777" w:rsidR="007C5CB9" w:rsidRDefault="007C5CB9" w:rsidP="00976847">
            <w:pPr>
              <w:spacing w:before="0"/>
              <w:rPr>
                <w:rFonts w:cs="Arial"/>
                <w:szCs w:val="20"/>
              </w:rPr>
            </w:pPr>
            <w:r>
              <w:rPr>
                <w:rFonts w:cs="Arial"/>
                <w:szCs w:val="20"/>
              </w:rPr>
              <w:t>11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DE55C8F" w14:textId="74ACE90D" w:rsidR="007C5CB9" w:rsidRDefault="00F253E2" w:rsidP="00976847">
            <w:pPr>
              <w:rPr>
                <w:rFonts w:eastAsia="MS PMincho" w:cs="Arial"/>
                <w:lang w:val="vi-VN" w:eastAsia="ja-JP"/>
              </w:rPr>
            </w:pPr>
            <w:r>
              <w:rPr>
                <w:rFonts w:eastAsia="MS PMincho" w:cs="Arial"/>
                <w:lang w:val="vi-VN" w:eastAsia="ja-JP"/>
              </w:rPr>
              <w:t>Loại đơn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31CAA45" w14:textId="77777777" w:rsidR="007C5CB9" w:rsidRDefault="007C5CB9" w:rsidP="0097684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DBD0E7B" w14:textId="77777777" w:rsidR="007C5CB9" w:rsidRDefault="007C5CB9" w:rsidP="0097684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8E15070" w14:textId="77777777" w:rsidR="007C5CB9" w:rsidRDefault="007C5CB9" w:rsidP="0097684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6D7A4AB" w14:textId="77777777" w:rsidR="007C5CB9" w:rsidRPr="008F2D5E" w:rsidRDefault="007C5CB9" w:rsidP="0097684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CF2EEBC" w14:textId="7EBD7A7C" w:rsidR="00152C9C" w:rsidRDefault="00152C9C" w:rsidP="00976847">
            <w:pPr>
              <w:pStyle w:val="BulletList1"/>
            </w:pPr>
            <w:r>
              <w:t>Auto</w:t>
            </w:r>
            <w:r>
              <w:rPr>
                <w:lang w:val="vi-VN"/>
              </w:rPr>
              <w:t xml:space="preserve"> generated</w:t>
            </w:r>
          </w:p>
          <w:p w14:paraId="18D3DE1A" w14:textId="50C19160" w:rsidR="007C5CB9" w:rsidRDefault="00152C9C" w:rsidP="00976847">
            <w:pPr>
              <w:pStyle w:val="BulletList1"/>
            </w:pPr>
            <w:r>
              <w:t>Value</w:t>
            </w:r>
            <w:r>
              <w:rPr>
                <w:lang w:val="vi-VN"/>
              </w:rPr>
              <w:t xml:space="preserve"> = [Loại đơn] của “Đơn xuất/nhập kho” thỏa mãn [Mã đơn xuất/nhập kho] = [Mã đơn] hiện tại</w:t>
            </w:r>
          </w:p>
        </w:tc>
      </w:tr>
      <w:tr w:rsidR="007C5CB9" w:rsidRPr="008F2D5E" w14:paraId="1BEB34D1" w14:textId="77777777" w:rsidTr="0097684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165BCA5" w14:textId="77777777" w:rsidR="007C5CB9" w:rsidRDefault="007C5CB9" w:rsidP="00976847">
            <w:pPr>
              <w:spacing w:before="0"/>
              <w:rPr>
                <w:rFonts w:cs="Arial"/>
                <w:szCs w:val="20"/>
              </w:rPr>
            </w:pPr>
            <w:r>
              <w:rPr>
                <w:rFonts w:cs="Arial"/>
                <w:szCs w:val="20"/>
              </w:rPr>
              <w:t>12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703064B" w14:textId="64A23A62" w:rsidR="007C5CB9" w:rsidRDefault="00F253E2" w:rsidP="00976847">
            <w:pPr>
              <w:rPr>
                <w:rFonts w:eastAsia="MS PMincho" w:cs="Arial"/>
                <w:lang w:val="vi-VN" w:eastAsia="ja-JP"/>
              </w:rPr>
            </w:pPr>
            <w:r>
              <w:rPr>
                <w:rFonts w:eastAsia="MS PMincho" w:cs="Arial"/>
                <w:lang w:val="vi-VN" w:eastAsia="ja-JP"/>
              </w:rPr>
              <w:t>Thời gian cập nhật</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A154AED" w14:textId="2898589C" w:rsidR="007C5CB9" w:rsidRDefault="00152C9C" w:rsidP="0097684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DE86494" w14:textId="26EFFAB3" w:rsidR="007C5CB9" w:rsidRPr="00395282" w:rsidRDefault="00152C9C" w:rsidP="00976847">
            <w:pPr>
              <w:rPr>
                <w:rFonts w:eastAsia="MS PMincho" w:cs="Arial"/>
                <w:lang w:val="vi-VN" w:eastAsia="ja-JP"/>
              </w:rPr>
            </w:pPr>
            <w:r>
              <w:rPr>
                <w:rFonts w:eastAsia="MS PMincho" w:cs="Arial"/>
                <w:lang w:val="vi-VN"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7674C9E" w14:textId="4E41CB6A" w:rsidR="007C5CB9" w:rsidRPr="00395282" w:rsidRDefault="00152C9C" w:rsidP="00976847">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0F334D8" w14:textId="77777777" w:rsidR="007C5CB9" w:rsidRPr="008F2D5E" w:rsidRDefault="007C5CB9" w:rsidP="0097684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05C03FB" w14:textId="65116110" w:rsidR="00152C9C" w:rsidRDefault="00152C9C" w:rsidP="00976847">
            <w:pPr>
              <w:pStyle w:val="BulletList1"/>
            </w:pPr>
            <w:r>
              <w:t>Auto</w:t>
            </w:r>
            <w:r>
              <w:rPr>
                <w:lang w:val="vi-VN"/>
              </w:rPr>
              <w:t xml:space="preserve"> generated</w:t>
            </w:r>
          </w:p>
          <w:p w14:paraId="1D3F2E98" w14:textId="6D2D5D2A" w:rsidR="007C5CB9" w:rsidRDefault="00152C9C" w:rsidP="00976847">
            <w:pPr>
              <w:pStyle w:val="BulletList1"/>
            </w:pPr>
            <w:r>
              <w:t>Value</w:t>
            </w:r>
            <w:r>
              <w:rPr>
                <w:lang w:val="vi-VN"/>
              </w:rPr>
              <w:t xml:space="preserve"> = [Thời gian xác nhận bởi lái xe] của “Chi tiết đơn xuất/nhập kho” thỏa mãn [Mã chi tiết đơn xuất/nhập kho] = [Mã chi tiết đơn xuất/nhập kho] hiện tại</w:t>
            </w:r>
          </w:p>
        </w:tc>
      </w:tr>
      <w:tr w:rsidR="0043760A" w:rsidRPr="008F2D5E" w14:paraId="581F503B" w14:textId="77777777" w:rsidTr="00152C9C">
        <w:trPr>
          <w:trHeight w:val="1060"/>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BC87E04" w14:textId="04D2B1B1" w:rsidR="0043760A" w:rsidRDefault="0043760A" w:rsidP="00976847">
            <w:pPr>
              <w:spacing w:before="0"/>
              <w:rPr>
                <w:rFonts w:cs="Arial"/>
                <w:szCs w:val="20"/>
              </w:rPr>
            </w:pPr>
            <w:r>
              <w:rPr>
                <w:rFonts w:cs="Arial"/>
                <w:szCs w:val="20"/>
              </w:rPr>
              <w:t>13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59756F8" w14:textId="185F30B7" w:rsidR="0043760A" w:rsidRDefault="0043760A" w:rsidP="00976847">
            <w:pPr>
              <w:rPr>
                <w:rFonts w:eastAsia="MS PMincho" w:cs="Arial"/>
                <w:lang w:val="vi-VN" w:eastAsia="ja-JP"/>
              </w:rPr>
            </w:pPr>
            <w:r>
              <w:rPr>
                <w:rFonts w:eastAsia="MS PMincho" w:cs="Arial"/>
                <w:lang w:val="vi-VN" w:eastAsia="ja-JP"/>
              </w:rPr>
              <w:t>Nhân viên quản lý kho</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9F01C52" w14:textId="023BCAB4" w:rsidR="0043760A" w:rsidRDefault="00152C9C" w:rsidP="0097684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B7B406B" w14:textId="4E47DEB5" w:rsidR="0043760A" w:rsidRPr="00152C9C" w:rsidRDefault="00152C9C" w:rsidP="00976847">
            <w:pPr>
              <w:rPr>
                <w:rFonts w:eastAsia="MS PMincho" w:cs="Arial"/>
                <w:lang w:val="vi-VN" w:eastAsia="ja-JP"/>
              </w:rPr>
            </w:pPr>
            <w:r>
              <w:rPr>
                <w:rFonts w:eastAsia="MS PMincho" w:cs="Arial"/>
                <w:lang w:val="vi-VN"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2631F6A" w14:textId="1F4562A3" w:rsidR="0043760A" w:rsidRDefault="00152C9C" w:rsidP="0097684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FB8F77B" w14:textId="77777777" w:rsidR="0043760A" w:rsidRPr="008F2D5E" w:rsidRDefault="0043760A" w:rsidP="0097684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A945314" w14:textId="77777777" w:rsidR="00152C9C" w:rsidRDefault="00152C9C" w:rsidP="00152C9C">
            <w:pPr>
              <w:pStyle w:val="BulletList1"/>
            </w:pPr>
            <w:r>
              <w:t>Auto</w:t>
            </w:r>
            <w:r>
              <w:rPr>
                <w:lang w:val="vi-VN"/>
              </w:rPr>
              <w:t xml:space="preserve"> generated</w:t>
            </w:r>
          </w:p>
          <w:p w14:paraId="15FAF896" w14:textId="4BCCE3CB" w:rsidR="0043760A" w:rsidRDefault="00152C9C" w:rsidP="00152C9C">
            <w:pPr>
              <w:pStyle w:val="BulletList1"/>
            </w:pPr>
            <w:r>
              <w:t>Value</w:t>
            </w:r>
            <w:r>
              <w:rPr>
                <w:lang w:val="vi-VN"/>
              </w:rPr>
              <w:t xml:space="preserve"> = [Tên nhân viên] của “Hồ sơ nhân viên” thỏa mãn nhân viên đó phụ trách đơn xuất/nhập kho hiện tại</w:t>
            </w:r>
          </w:p>
        </w:tc>
      </w:tr>
      <w:tr w:rsidR="0043760A" w:rsidRPr="008F2D5E" w14:paraId="21ADFFB3" w14:textId="77777777" w:rsidTr="0097684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455DB0C" w14:textId="6F6224D3" w:rsidR="0043760A" w:rsidRDefault="0043760A" w:rsidP="00976847">
            <w:pPr>
              <w:spacing w:before="0"/>
              <w:rPr>
                <w:rFonts w:cs="Arial"/>
                <w:szCs w:val="20"/>
              </w:rPr>
            </w:pPr>
            <w:r>
              <w:rPr>
                <w:rFonts w:cs="Arial"/>
                <w:szCs w:val="20"/>
              </w:rPr>
              <w:t>14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CC13F9D" w14:textId="2CC7B673" w:rsidR="0043760A" w:rsidRDefault="0043760A" w:rsidP="00976847">
            <w:pPr>
              <w:rPr>
                <w:rFonts w:eastAsia="MS PMincho" w:cs="Arial"/>
                <w:lang w:val="vi-VN" w:eastAsia="ja-JP"/>
              </w:rPr>
            </w:pPr>
            <w:r>
              <w:rPr>
                <w:rFonts w:eastAsia="MS PMincho" w:cs="Arial"/>
                <w:lang w:val="vi-VN" w:eastAsia="ja-JP"/>
              </w:rPr>
              <w:t>Lái xe</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CB2453A" w14:textId="44133771" w:rsidR="0043760A" w:rsidRDefault="00152C9C" w:rsidP="0097684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E1677B8" w14:textId="760E9A1D" w:rsidR="0043760A" w:rsidRDefault="00152C9C" w:rsidP="0097684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EFBA9C8" w14:textId="477C9107" w:rsidR="0043760A" w:rsidRDefault="00152C9C" w:rsidP="0097684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7AD32A1" w14:textId="77777777" w:rsidR="0043760A" w:rsidRPr="008F2D5E" w:rsidRDefault="0043760A" w:rsidP="0097684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D5F104F" w14:textId="77777777" w:rsidR="00152C9C" w:rsidRDefault="00152C9C" w:rsidP="00152C9C">
            <w:pPr>
              <w:pStyle w:val="BulletList1"/>
            </w:pPr>
            <w:r>
              <w:t>Auto</w:t>
            </w:r>
            <w:r>
              <w:rPr>
                <w:lang w:val="vi-VN"/>
              </w:rPr>
              <w:t xml:space="preserve"> generated</w:t>
            </w:r>
          </w:p>
          <w:p w14:paraId="1A7BFD38" w14:textId="3E72BC2F" w:rsidR="0043760A" w:rsidRDefault="00152C9C" w:rsidP="00152C9C">
            <w:pPr>
              <w:pStyle w:val="BulletList1"/>
            </w:pPr>
            <w:r>
              <w:t>Value</w:t>
            </w:r>
            <w:r>
              <w:rPr>
                <w:lang w:val="vi-VN"/>
              </w:rPr>
              <w:t xml:space="preserve"> = [tên lái xe] của “Hồ sơ nhân viên” thỏa mãn nhân viên đó vận chuyển đơn xuất/nhập kho hiện tại</w:t>
            </w:r>
          </w:p>
        </w:tc>
      </w:tr>
      <w:tr w:rsidR="0043760A" w:rsidRPr="008F2D5E" w14:paraId="3D5EB8C4" w14:textId="77777777" w:rsidTr="0097684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B372BE7" w14:textId="18F7C8AF" w:rsidR="0043760A" w:rsidRDefault="0043760A" w:rsidP="00976847">
            <w:pPr>
              <w:spacing w:before="0"/>
              <w:rPr>
                <w:rFonts w:cs="Arial"/>
                <w:szCs w:val="20"/>
              </w:rPr>
            </w:pPr>
            <w:r>
              <w:rPr>
                <w:rFonts w:cs="Arial"/>
                <w:szCs w:val="20"/>
              </w:rPr>
              <w:t>15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E9C0765" w14:textId="5320310E" w:rsidR="0043760A" w:rsidRDefault="0043760A" w:rsidP="00976847">
            <w:pPr>
              <w:rPr>
                <w:rFonts w:eastAsia="MS PMincho" w:cs="Arial"/>
                <w:lang w:val="vi-VN" w:eastAsia="ja-JP"/>
              </w:rPr>
            </w:pPr>
            <w:r>
              <w:rPr>
                <w:rFonts w:eastAsia="MS PMincho" w:cs="Arial"/>
                <w:lang w:val="vi-VN" w:eastAsia="ja-JP"/>
              </w:rPr>
              <w:t>Số lượng</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2D49CA9" w14:textId="724C6F8F" w:rsidR="0043760A" w:rsidRDefault="00152C9C" w:rsidP="0097684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18AD9AE" w14:textId="2C915A2F" w:rsidR="0043760A" w:rsidRDefault="00152C9C" w:rsidP="0097684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6CDE3B1" w14:textId="772D79A6" w:rsidR="0043760A" w:rsidRDefault="00850409" w:rsidP="0097684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3A4E454" w14:textId="77777777" w:rsidR="0043760A" w:rsidRPr="008F2D5E" w:rsidRDefault="0043760A" w:rsidP="0097684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7277EF3" w14:textId="77777777" w:rsidR="00850409" w:rsidRDefault="00850409" w:rsidP="00850409">
            <w:pPr>
              <w:pStyle w:val="BulletList1"/>
            </w:pPr>
            <w:r>
              <w:t>Auto</w:t>
            </w:r>
            <w:r>
              <w:rPr>
                <w:lang w:val="vi-VN"/>
              </w:rPr>
              <w:t xml:space="preserve"> generated</w:t>
            </w:r>
          </w:p>
          <w:p w14:paraId="26E052A0" w14:textId="2A9F9C37" w:rsidR="0043760A" w:rsidRPr="00850409" w:rsidRDefault="00850409" w:rsidP="00850409">
            <w:pPr>
              <w:pStyle w:val="BulletList1"/>
            </w:pPr>
            <w:r>
              <w:t>Value</w:t>
            </w:r>
            <w:r>
              <w:rPr>
                <w:lang w:val="vi-VN"/>
              </w:rPr>
              <w:t xml:space="preserve"> = + - [Số lượng thùng 24 lon]  của “Chi tiết đơn xuất/nhập kho” hiện tại nếu NSD click xem lịch sử của Thùng 24 lon</w:t>
            </w:r>
          </w:p>
          <w:p w14:paraId="06BEF90F" w14:textId="2B7B0C11" w:rsidR="00850409" w:rsidRDefault="00850409" w:rsidP="00850409">
            <w:pPr>
              <w:pStyle w:val="BulletList1"/>
              <w:numPr>
                <w:ilvl w:val="0"/>
                <w:numId w:val="0"/>
              </w:numPr>
              <w:ind w:left="360"/>
              <w:rPr>
                <w:lang w:val="vi-VN"/>
              </w:rPr>
            </w:pPr>
            <w:r>
              <w:lastRenderedPageBreak/>
              <w:t>OR</w:t>
            </w:r>
            <w:r>
              <w:rPr>
                <w:lang w:val="vi-VN"/>
              </w:rPr>
              <w:t xml:space="preserve"> + - [Số lượng thùng 36 lon]  của “Chi tiết đơn xuất/nhập kho” hiện tại nếu NSD click xem lịch sử của Thùng 36 lon</w:t>
            </w:r>
          </w:p>
          <w:p w14:paraId="274210A3" w14:textId="10E50085" w:rsidR="00850409" w:rsidRPr="00850409" w:rsidRDefault="00850409" w:rsidP="00850409">
            <w:pPr>
              <w:pStyle w:val="BulletList1"/>
            </w:pPr>
            <w:r>
              <w:t>V</w:t>
            </w:r>
            <w:r w:rsidRPr="00850409">
              <w:t xml:space="preserve">alue = + </w:t>
            </w:r>
            <w:proofErr w:type="spellStart"/>
            <w:r w:rsidRPr="00850409">
              <w:t>nếu</w:t>
            </w:r>
            <w:proofErr w:type="spellEnd"/>
            <w:r w:rsidRPr="00850409">
              <w:t xml:space="preserve"> chi </w:t>
            </w:r>
            <w:proofErr w:type="spellStart"/>
            <w:r w:rsidRPr="00850409">
              <w:t>tiết</w:t>
            </w:r>
            <w:proofErr w:type="spellEnd"/>
            <w:r w:rsidRPr="00850409">
              <w:t xml:space="preserve"> </w:t>
            </w:r>
            <w:proofErr w:type="spellStart"/>
            <w:r w:rsidRPr="00850409">
              <w:t>đơn</w:t>
            </w:r>
            <w:proofErr w:type="spellEnd"/>
            <w:r w:rsidRPr="00850409">
              <w:t xml:space="preserve"> </w:t>
            </w:r>
            <w:proofErr w:type="spellStart"/>
            <w:r w:rsidRPr="00850409">
              <w:t>đó</w:t>
            </w:r>
            <w:proofErr w:type="spellEnd"/>
            <w:r w:rsidRPr="00850409">
              <w:t xml:space="preserve"> </w:t>
            </w:r>
            <w:proofErr w:type="spellStart"/>
            <w:r w:rsidRPr="00850409">
              <w:t>thuộc</w:t>
            </w:r>
            <w:proofErr w:type="spellEnd"/>
            <w:r w:rsidRPr="00850409">
              <w:t xml:space="preserve"> </w:t>
            </w:r>
            <w:proofErr w:type="spellStart"/>
            <w:r w:rsidRPr="00850409">
              <w:t>đơn</w:t>
            </w:r>
            <w:proofErr w:type="spellEnd"/>
            <w:r w:rsidRPr="00850409">
              <w:t xml:space="preserve"> </w:t>
            </w:r>
            <w:proofErr w:type="spellStart"/>
            <w:r w:rsidRPr="00850409">
              <w:t>nhập</w:t>
            </w:r>
            <w:proofErr w:type="spellEnd"/>
            <w:r w:rsidRPr="00850409">
              <w:t xml:space="preserve"> </w:t>
            </w:r>
            <w:proofErr w:type="spellStart"/>
            <w:r w:rsidRPr="00850409">
              <w:t>kho</w:t>
            </w:r>
            <w:proofErr w:type="spellEnd"/>
          </w:p>
          <w:p w14:paraId="261CD35D" w14:textId="44C441D5" w:rsidR="00850409" w:rsidRPr="00850409" w:rsidRDefault="00850409" w:rsidP="00850409">
            <w:pPr>
              <w:pStyle w:val="BulletList1"/>
            </w:pPr>
            <w:r w:rsidRPr="00850409">
              <w:t xml:space="preserve">Value = - </w:t>
            </w:r>
            <w:proofErr w:type="spellStart"/>
            <w:r w:rsidRPr="00850409">
              <w:t>nếu</w:t>
            </w:r>
            <w:proofErr w:type="spellEnd"/>
            <w:r w:rsidRPr="00850409">
              <w:t xml:space="preserve"> chi </w:t>
            </w:r>
            <w:proofErr w:type="spellStart"/>
            <w:r w:rsidRPr="00850409">
              <w:t>tiết</w:t>
            </w:r>
            <w:proofErr w:type="spellEnd"/>
            <w:r w:rsidRPr="00850409">
              <w:t xml:space="preserve"> </w:t>
            </w:r>
            <w:proofErr w:type="spellStart"/>
            <w:r w:rsidRPr="00850409">
              <w:t>đơn</w:t>
            </w:r>
            <w:proofErr w:type="spellEnd"/>
            <w:r w:rsidRPr="00850409">
              <w:t xml:space="preserve"> </w:t>
            </w:r>
            <w:proofErr w:type="spellStart"/>
            <w:r w:rsidRPr="00850409">
              <w:t>đó</w:t>
            </w:r>
            <w:proofErr w:type="spellEnd"/>
            <w:r w:rsidRPr="00850409">
              <w:t xml:space="preserve"> </w:t>
            </w:r>
            <w:proofErr w:type="spellStart"/>
            <w:r w:rsidRPr="00850409">
              <w:t>thuộc</w:t>
            </w:r>
            <w:proofErr w:type="spellEnd"/>
            <w:r w:rsidRPr="00850409">
              <w:t xml:space="preserve"> </w:t>
            </w:r>
            <w:proofErr w:type="spellStart"/>
            <w:r w:rsidRPr="00850409">
              <w:t>đơn</w:t>
            </w:r>
            <w:proofErr w:type="spellEnd"/>
            <w:r w:rsidRPr="00850409">
              <w:t xml:space="preserve"> </w:t>
            </w:r>
            <w:proofErr w:type="spellStart"/>
            <w:r w:rsidRPr="00850409">
              <w:t>xuất</w:t>
            </w:r>
            <w:proofErr w:type="spellEnd"/>
            <w:r w:rsidRPr="00850409">
              <w:t xml:space="preserve"> </w:t>
            </w:r>
            <w:proofErr w:type="spellStart"/>
            <w:r w:rsidRPr="00850409">
              <w:t>kho</w:t>
            </w:r>
            <w:proofErr w:type="spellEnd"/>
          </w:p>
          <w:p w14:paraId="77D83B0F" w14:textId="67656E38" w:rsidR="00850409" w:rsidRPr="00850409" w:rsidRDefault="00850409" w:rsidP="00850409">
            <w:pPr>
              <w:pStyle w:val="BulletList1"/>
              <w:numPr>
                <w:ilvl w:val="0"/>
                <w:numId w:val="0"/>
              </w:numPr>
              <w:ind w:left="360"/>
              <w:rPr>
                <w:lang w:val="vi-VN"/>
              </w:rPr>
            </w:pPr>
          </w:p>
        </w:tc>
      </w:tr>
      <w:tr w:rsidR="0043760A" w:rsidRPr="008F2D5E" w14:paraId="5AEB91D1" w14:textId="77777777" w:rsidTr="0097684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5E31D07" w14:textId="301DA5D4" w:rsidR="0043760A" w:rsidRDefault="0043760A" w:rsidP="00976847">
            <w:pPr>
              <w:spacing w:before="0"/>
              <w:rPr>
                <w:rFonts w:cs="Arial"/>
                <w:szCs w:val="20"/>
              </w:rPr>
            </w:pPr>
            <w:r>
              <w:rPr>
                <w:rFonts w:cs="Arial"/>
                <w:szCs w:val="20"/>
              </w:rPr>
              <w:lastRenderedPageBreak/>
              <w:t>16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4DD8FFA" w14:textId="668E5C10" w:rsidR="0043760A" w:rsidRDefault="0043760A" w:rsidP="00976847">
            <w:pPr>
              <w:rPr>
                <w:rFonts w:eastAsia="MS PMincho" w:cs="Arial"/>
                <w:lang w:val="vi-VN" w:eastAsia="ja-JP"/>
              </w:rPr>
            </w:pPr>
            <w:r>
              <w:rPr>
                <w:rFonts w:eastAsia="MS PMincho" w:cs="Arial"/>
                <w:lang w:val="vi-VN" w:eastAsia="ja-JP"/>
              </w:rPr>
              <w:t>Tổng</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2E93C2A" w14:textId="7411FDD1" w:rsidR="0043760A" w:rsidRDefault="00850409" w:rsidP="0097684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8B60900" w14:textId="76DEB623" w:rsidR="0043760A" w:rsidRDefault="00850409" w:rsidP="0097684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A84147F" w14:textId="47E78C5C" w:rsidR="0043760A" w:rsidRDefault="00850409" w:rsidP="0097684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813419F" w14:textId="77777777" w:rsidR="0043760A" w:rsidRPr="008F2D5E" w:rsidRDefault="0043760A" w:rsidP="0097684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6F9136C" w14:textId="77777777" w:rsidR="0043760A" w:rsidRPr="00850409" w:rsidRDefault="00850409" w:rsidP="00976847">
            <w:pPr>
              <w:pStyle w:val="BulletList1"/>
            </w:pPr>
            <w:r>
              <w:t>Auto</w:t>
            </w:r>
            <w:r>
              <w:rPr>
                <w:lang w:val="vi-VN"/>
              </w:rPr>
              <w:t xml:space="preserve"> generated </w:t>
            </w:r>
          </w:p>
          <w:p w14:paraId="45C969C5" w14:textId="5BAFB870" w:rsidR="00850409" w:rsidRDefault="00850409" w:rsidP="00976847">
            <w:pPr>
              <w:pStyle w:val="BulletList1"/>
            </w:pPr>
            <w:r>
              <w:t>Value</w:t>
            </w:r>
            <w:r>
              <w:rPr>
                <w:lang w:val="vi-VN"/>
              </w:rPr>
              <w:t xml:space="preserve"> = Số lượng của sản phẩm trong kho hiện tại đang vào xem lịch sử </w:t>
            </w:r>
          </w:p>
        </w:tc>
      </w:tr>
    </w:tbl>
    <w:p w14:paraId="24C0DFF7" w14:textId="77777777" w:rsidR="007C5CB9" w:rsidRPr="000C0DB9" w:rsidRDefault="007C5CB9" w:rsidP="000C0DB9">
      <w:pPr>
        <w:rPr>
          <w:lang w:val="en-US" w:eastAsia="en-US"/>
        </w:rPr>
      </w:pPr>
    </w:p>
    <w:p w14:paraId="050D4608" w14:textId="346DD8AD" w:rsidR="00914DE7" w:rsidRDefault="00914DE7" w:rsidP="00914DE7">
      <w:pPr>
        <w:pStyle w:val="Heading3"/>
      </w:pPr>
      <w:bookmarkStart w:id="152" w:name="_Ref152319511"/>
      <w:bookmarkStart w:id="153" w:name="_Toc152340801"/>
      <w:proofErr w:type="spellStart"/>
      <w:r w:rsidRPr="00914DE7">
        <w:t>Màn</w:t>
      </w:r>
      <w:proofErr w:type="spellEnd"/>
      <w:r w:rsidRPr="00914DE7">
        <w:t xml:space="preserve"> </w:t>
      </w:r>
      <w:proofErr w:type="spellStart"/>
      <w:r w:rsidRPr="00914DE7">
        <w:t>hình</w:t>
      </w:r>
      <w:proofErr w:type="spellEnd"/>
      <w:r w:rsidRPr="00914DE7">
        <w:t xml:space="preserve"> </w:t>
      </w:r>
      <w:proofErr w:type="spellStart"/>
      <w:r w:rsidRPr="00914DE7">
        <w:t>danh</w:t>
      </w:r>
      <w:proofErr w:type="spellEnd"/>
      <w:r w:rsidRPr="00914DE7">
        <w:t xml:space="preserve"> </w:t>
      </w:r>
      <w:proofErr w:type="spellStart"/>
      <w:r w:rsidRPr="00914DE7">
        <w:t>sách</w:t>
      </w:r>
      <w:proofErr w:type="spellEnd"/>
      <w:r w:rsidRPr="00914DE7">
        <w:t xml:space="preserve"> </w:t>
      </w:r>
      <w:proofErr w:type="spellStart"/>
      <w:r w:rsidRPr="00914DE7">
        <w:t>báo</w:t>
      </w:r>
      <w:proofErr w:type="spellEnd"/>
      <w:r w:rsidRPr="00914DE7">
        <w:t xml:space="preserve"> </w:t>
      </w:r>
      <w:proofErr w:type="spellStart"/>
      <w:r w:rsidRPr="00914DE7">
        <w:t>cáo</w:t>
      </w:r>
      <w:bookmarkEnd w:id="152"/>
      <w:bookmarkEnd w:id="153"/>
      <w:proofErr w:type="spellEnd"/>
    </w:p>
    <w:p w14:paraId="46576A97" w14:textId="60D06664" w:rsidR="00914DE7" w:rsidRDefault="00043DFA" w:rsidP="00914DE7">
      <w:pPr>
        <w:rPr>
          <w:lang w:val="en-US" w:eastAsia="en-US"/>
        </w:rPr>
      </w:pPr>
      <w:r w:rsidRPr="00043DFA">
        <w:rPr>
          <w:noProof/>
          <w:lang w:val="en-US" w:eastAsia="en-US"/>
        </w:rPr>
        <w:drawing>
          <wp:inline distT="0" distB="0" distL="0" distR="0" wp14:anchorId="35F4F481" wp14:editId="7CE74964">
            <wp:extent cx="5943600" cy="4523105"/>
            <wp:effectExtent l="0" t="0" r="0" b="0"/>
            <wp:docPr id="487661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61246" name="Picture 1" descr="A screenshot of a computer&#10;&#10;Description automatically generated"/>
                    <pic:cNvPicPr/>
                  </pic:nvPicPr>
                  <pic:blipFill>
                    <a:blip r:embed="rId87"/>
                    <a:stretch>
                      <a:fillRect/>
                    </a:stretch>
                  </pic:blipFill>
                  <pic:spPr>
                    <a:xfrm>
                      <a:off x="0" y="0"/>
                      <a:ext cx="5943600" cy="4523105"/>
                    </a:xfrm>
                    <a:prstGeom prst="rect">
                      <a:avLst/>
                    </a:prstGeom>
                  </pic:spPr>
                </pic:pic>
              </a:graphicData>
            </a:graphic>
          </wp:inline>
        </w:drawing>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40"/>
        <w:gridCol w:w="1327"/>
        <w:gridCol w:w="1483"/>
        <w:gridCol w:w="995"/>
        <w:gridCol w:w="1228"/>
        <w:gridCol w:w="894"/>
        <w:gridCol w:w="2963"/>
      </w:tblGrid>
      <w:tr w:rsidR="00C45035" w:rsidRPr="008F2D5E" w14:paraId="20D17415" w14:textId="77777777" w:rsidTr="00570660">
        <w:trPr>
          <w:trHeight w:val="764"/>
        </w:trPr>
        <w:tc>
          <w:tcPr>
            <w:tcW w:w="236"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5A818044" w14:textId="77777777" w:rsidR="00C45035" w:rsidRPr="00743D86" w:rsidRDefault="00C45035" w:rsidP="00570660">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352284D9" w14:textId="77777777" w:rsidR="00C45035" w:rsidRPr="008F2D5E" w:rsidRDefault="00C45035" w:rsidP="00570660">
            <w:pPr>
              <w:rPr>
                <w:rFonts w:cs="Arial"/>
                <w:b/>
                <w:szCs w:val="20"/>
                <w:lang w:eastAsia="en-US"/>
              </w:rPr>
            </w:pPr>
            <w:r>
              <w:rPr>
                <w:rFonts w:cs="Arial"/>
                <w:b/>
                <w:szCs w:val="20"/>
                <w:lang w:eastAsia="en-US"/>
              </w:rPr>
              <w:t>Component</w:t>
            </w:r>
          </w:p>
        </w:tc>
        <w:tc>
          <w:tcPr>
            <w:tcW w:w="795"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084F5200" w14:textId="77777777" w:rsidR="00C45035" w:rsidRPr="008F2D5E" w:rsidRDefault="00C45035" w:rsidP="00570660">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66098351" w14:textId="77777777" w:rsidR="00C45035" w:rsidRPr="00743D86" w:rsidRDefault="00C45035" w:rsidP="00570660">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15FFB8E8" w14:textId="77777777" w:rsidR="00C45035" w:rsidRPr="008F2D5E" w:rsidRDefault="00C45035" w:rsidP="00570660">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0E656723" w14:textId="77777777" w:rsidR="00C45035" w:rsidRPr="00743D86" w:rsidRDefault="00C45035" w:rsidP="00570660">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58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63326ECC" w14:textId="77777777" w:rsidR="00C45035" w:rsidRPr="008F2D5E" w:rsidRDefault="00C45035" w:rsidP="00570660">
            <w:pPr>
              <w:ind w:right="-1110"/>
              <w:rPr>
                <w:rFonts w:cs="Arial"/>
                <w:b/>
                <w:bCs/>
                <w:szCs w:val="20"/>
                <w:lang w:eastAsia="en-US"/>
              </w:rPr>
            </w:pPr>
            <w:r w:rsidRPr="008F2D5E">
              <w:rPr>
                <w:rFonts w:cs="Arial"/>
                <w:b/>
                <w:szCs w:val="20"/>
                <w:lang w:eastAsia="en-US"/>
              </w:rPr>
              <w:t>Description</w:t>
            </w:r>
          </w:p>
        </w:tc>
      </w:tr>
      <w:tr w:rsidR="00C45035" w:rsidRPr="008F2D5E" w14:paraId="3EAAA153" w14:textId="77777777" w:rsidTr="0057066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E5F19A8" w14:textId="77777777" w:rsidR="00C45035" w:rsidRPr="008F2D5E" w:rsidRDefault="00C45035" w:rsidP="00570660">
            <w:pPr>
              <w:spacing w:before="0"/>
              <w:rPr>
                <w:rFonts w:cs="Arial"/>
                <w:szCs w:val="20"/>
              </w:rPr>
            </w:pPr>
            <w:r>
              <w:rPr>
                <w:rFonts w:cs="Arial"/>
                <w:szCs w:val="20"/>
              </w:rPr>
              <w:lastRenderedPageBreak/>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167F535" w14:textId="631751CD" w:rsidR="00C45035" w:rsidRPr="00743D86" w:rsidRDefault="00C45035" w:rsidP="00570660">
            <w:pPr>
              <w:rPr>
                <w:rFonts w:eastAsia="MS PMincho" w:cs="Arial"/>
                <w:lang w:val="vi-VN" w:eastAsia="ja-JP"/>
              </w:rPr>
            </w:pPr>
            <w:r>
              <w:rPr>
                <w:rFonts w:eastAsia="MS PMincho" w:cs="Arial"/>
                <w:lang w:val="vi-VN" w:eastAsia="ja-JP"/>
              </w:rPr>
              <w:t>Từ ngày</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C36CE6A" w14:textId="0CE456E8" w:rsidR="00C45035" w:rsidRPr="00743D86" w:rsidRDefault="00794DF9" w:rsidP="00570660">
            <w:pPr>
              <w:rPr>
                <w:rFonts w:eastAsia="MS PMincho" w:cs="Arial"/>
                <w:lang w:val="vi-VN" w:eastAsia="ja-JP"/>
              </w:rPr>
            </w:pPr>
            <w:r>
              <w:rPr>
                <w:rFonts w:eastAsia="MS PMincho" w:cs="Arial"/>
                <w:lang w:val="vi-VN" w:eastAsia="ja-JP"/>
              </w:rPr>
              <w:t>Date picker</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D99A261" w14:textId="77777777" w:rsidR="00C45035" w:rsidRPr="008F2D5E" w:rsidRDefault="00C45035" w:rsidP="00570660">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9F75654" w14:textId="77777777" w:rsidR="00C45035" w:rsidRPr="008F2D5E" w:rsidRDefault="00C45035" w:rsidP="00570660">
            <w:pPr>
              <w:rPr>
                <w:rFonts w:eastAsia="MS PMincho" w:cs="Arial"/>
                <w:lang w:val="en-US" w:eastAsia="ja-JP"/>
              </w:rPr>
            </w:pPr>
            <w:r>
              <w:rPr>
                <w:rFonts w:eastAsia="MS PMincho" w:cs="Arial"/>
                <w:lang w:val="en-US"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0B7AE5A" w14:textId="77777777" w:rsidR="00C45035" w:rsidRPr="008F2D5E" w:rsidRDefault="00C45035" w:rsidP="00570660">
            <w:pPr>
              <w:rPr>
                <w:rFonts w:eastAsia="MS PMincho" w:cs="Arial"/>
                <w:b/>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1A8AABC" w14:textId="77777777" w:rsidR="00C45035" w:rsidRPr="00EF0CCF" w:rsidRDefault="00C45035" w:rsidP="00570660">
            <w:pPr>
              <w:pStyle w:val="BulletList1"/>
            </w:pPr>
            <w:r>
              <w:t>Value</w:t>
            </w:r>
            <w:r>
              <w:rPr>
                <w:lang w:val="vi-VN"/>
              </w:rPr>
              <w:t xml:space="preserve"> = Giá trị NSD nhập vào</w:t>
            </w:r>
          </w:p>
        </w:tc>
      </w:tr>
      <w:tr w:rsidR="00C45035" w:rsidRPr="008F2D5E" w14:paraId="0B89DE2A" w14:textId="77777777" w:rsidTr="0057066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2FBBB61" w14:textId="77777777" w:rsidR="00C45035" w:rsidRPr="008F2D5E" w:rsidRDefault="00C45035" w:rsidP="00570660">
            <w:pPr>
              <w:spacing w:before="0"/>
              <w:rPr>
                <w:rFonts w:cs="Arial"/>
                <w:szCs w:val="20"/>
              </w:rPr>
            </w:pPr>
            <w:r>
              <w:rPr>
                <w:rFonts w:cs="Arial"/>
                <w:szCs w:val="20"/>
              </w:rPr>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E504F74" w14:textId="3D742D75" w:rsidR="00C45035" w:rsidRPr="00395282" w:rsidRDefault="00C45035" w:rsidP="00570660">
            <w:pPr>
              <w:rPr>
                <w:rFonts w:eastAsia="MS PMincho" w:cs="Arial"/>
                <w:lang w:val="vi-VN" w:eastAsia="ja-JP"/>
              </w:rPr>
            </w:pPr>
            <w:r>
              <w:rPr>
                <w:rFonts w:eastAsia="MS PMincho" w:cs="Arial"/>
                <w:lang w:val="vi-VN" w:eastAsia="ja-JP"/>
              </w:rPr>
              <w:t>Đến ngày</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A04FF76" w14:textId="3140DFB1" w:rsidR="00C45035" w:rsidRPr="00794DF9" w:rsidRDefault="00794DF9" w:rsidP="00570660">
            <w:pPr>
              <w:rPr>
                <w:rFonts w:eastAsia="MS PMincho" w:cs="Arial"/>
                <w:lang w:val="vi-VN" w:eastAsia="ja-JP"/>
              </w:rPr>
            </w:pPr>
            <w:r>
              <w:rPr>
                <w:rFonts w:eastAsia="MS PMincho" w:cs="Arial"/>
                <w:lang w:val="en-US" w:eastAsia="ja-JP"/>
              </w:rPr>
              <w:t>Date</w:t>
            </w:r>
            <w:r>
              <w:rPr>
                <w:rFonts w:eastAsia="MS PMincho" w:cs="Arial"/>
                <w:lang w:val="vi-VN" w:eastAsia="ja-JP"/>
              </w:rPr>
              <w:t xml:space="preserve"> picker</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CC9487A" w14:textId="77777777" w:rsidR="00C45035" w:rsidRPr="008F2D5E" w:rsidRDefault="00C45035" w:rsidP="00570660">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0EE5EC4" w14:textId="77777777" w:rsidR="00C45035" w:rsidRPr="00CE1790" w:rsidRDefault="00C45035" w:rsidP="00570660">
            <w:pPr>
              <w:rPr>
                <w:rFonts w:eastAsia="MS PMincho" w:cs="Arial"/>
                <w:lang w:val="vi-VN" w:eastAsia="ja-JP"/>
              </w:rPr>
            </w:pPr>
            <w:r>
              <w:rPr>
                <w:rFonts w:eastAsia="MS PMincho" w:cs="Arial"/>
                <w:lang w:val="vi-VN"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3B65500" w14:textId="77777777" w:rsidR="00C45035" w:rsidRPr="008F2D5E" w:rsidRDefault="00C45035" w:rsidP="0057066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4E7CBFF" w14:textId="77777777" w:rsidR="00C45035" w:rsidRPr="00FE1C60" w:rsidRDefault="00C45035" w:rsidP="00570660">
            <w:pPr>
              <w:pStyle w:val="BulletList1"/>
            </w:pPr>
            <w:r>
              <w:t>Value</w:t>
            </w:r>
            <w:r>
              <w:rPr>
                <w:lang w:val="vi-VN"/>
              </w:rPr>
              <w:t xml:space="preserve"> = Giá trị NSD nhập vào</w:t>
            </w:r>
          </w:p>
        </w:tc>
      </w:tr>
      <w:tr w:rsidR="00C45035" w:rsidRPr="008F2D5E" w14:paraId="1DB2D8CC" w14:textId="77777777" w:rsidTr="0057066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31CB3A5" w14:textId="77777777" w:rsidR="00C45035" w:rsidRDefault="00C45035" w:rsidP="00570660">
            <w:pPr>
              <w:spacing w:before="0"/>
              <w:rPr>
                <w:rFonts w:cs="Arial"/>
                <w:szCs w:val="20"/>
              </w:rPr>
            </w:pPr>
            <w:r>
              <w:rPr>
                <w:rFonts w:cs="Arial"/>
                <w:szCs w:val="20"/>
              </w:rPr>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F24983C" w14:textId="3003C7D2" w:rsidR="00C45035" w:rsidRPr="00EF0CCF" w:rsidRDefault="00C45035" w:rsidP="00570660">
            <w:pPr>
              <w:rPr>
                <w:rFonts w:eastAsia="MS PMincho" w:cs="Arial"/>
                <w:lang w:val="vi-VN" w:eastAsia="ja-JP"/>
              </w:rPr>
            </w:pPr>
            <w:r>
              <w:rPr>
                <w:rFonts w:eastAsia="MS PMincho" w:cs="Arial"/>
                <w:lang w:val="vi-VN" w:eastAsia="ja-JP"/>
              </w:rPr>
              <w:t>Tìm kiếm</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9F100B9" w14:textId="7EDBF8BF" w:rsidR="00C45035" w:rsidRPr="00EF0CCF" w:rsidRDefault="00C45035" w:rsidP="00570660">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DB5ABA0" w14:textId="01EDAD93" w:rsidR="00C45035" w:rsidRPr="00C45035" w:rsidRDefault="00C45035" w:rsidP="0057066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D85DAB0" w14:textId="53FAA3DC" w:rsidR="00C45035" w:rsidRPr="00D13718" w:rsidRDefault="00C45035" w:rsidP="00570660">
            <w:pPr>
              <w:rPr>
                <w:rFonts w:eastAsia="MS PMincho" w:cs="Arial"/>
                <w:lang w:val="vi-VN" w:eastAsia="ja-JP"/>
              </w:rPr>
            </w:pPr>
            <w:r>
              <w:rPr>
                <w:rFonts w:eastAsia="MS PMincho" w:cs="Arial"/>
                <w:lang w:val="vi-VN" w:eastAsia="ja-JP"/>
              </w:rPr>
              <w:t>N/A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323694F" w14:textId="77777777" w:rsidR="00C45035" w:rsidRPr="008F2D5E" w:rsidRDefault="00C45035" w:rsidP="0057066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E408ECB" w14:textId="7E1469A3" w:rsidR="00C45035" w:rsidRPr="00EF0CCF" w:rsidRDefault="00C45035" w:rsidP="00570660">
            <w:pPr>
              <w:pStyle w:val="BulletList1"/>
            </w:pPr>
            <w:r>
              <w:t>Refer</w:t>
            </w:r>
            <w:r>
              <w:rPr>
                <w:lang w:val="vi-VN"/>
              </w:rPr>
              <w:t xml:space="preserve"> </w:t>
            </w:r>
            <w:r>
              <w:rPr>
                <w:lang w:val="vi-VN"/>
              </w:rPr>
              <w:fldChar w:fldCharType="begin"/>
            </w:r>
            <w:r>
              <w:rPr>
                <w:lang w:val="vi-VN"/>
              </w:rPr>
              <w:instrText xml:space="preserve"> REF _Ref152319762 \h </w:instrText>
            </w:r>
            <w:r>
              <w:rPr>
                <w:lang w:val="vi-VN"/>
              </w:rPr>
            </w:r>
            <w:r>
              <w:rPr>
                <w:lang w:val="vi-VN"/>
              </w:rPr>
              <w:fldChar w:fldCharType="separate"/>
            </w:r>
            <w:r w:rsidR="00201D76">
              <w:t xml:space="preserve">Xem </w:t>
            </w:r>
            <w:proofErr w:type="spellStart"/>
            <w:r w:rsidR="00201D76">
              <w:t>danh</w:t>
            </w:r>
            <w:proofErr w:type="spellEnd"/>
            <w:r w:rsidR="00201D76">
              <w:t xml:space="preserve"> </w:t>
            </w:r>
            <w:proofErr w:type="spellStart"/>
            <w:r w:rsidR="00201D76">
              <w:t>sách</w:t>
            </w:r>
            <w:proofErr w:type="spellEnd"/>
            <w:r w:rsidR="00201D76">
              <w:t xml:space="preserve"> </w:t>
            </w:r>
            <w:proofErr w:type="spellStart"/>
            <w:r w:rsidR="00201D76">
              <w:t>báo</w:t>
            </w:r>
            <w:proofErr w:type="spellEnd"/>
            <w:r w:rsidR="00201D76">
              <w:t xml:space="preserve"> </w:t>
            </w:r>
            <w:proofErr w:type="spellStart"/>
            <w:r w:rsidR="00201D76">
              <w:t>cáo</w:t>
            </w:r>
            <w:proofErr w:type="spellEnd"/>
            <w:r>
              <w:rPr>
                <w:lang w:val="vi-VN"/>
              </w:rPr>
              <w:fldChar w:fldCharType="end"/>
            </w:r>
          </w:p>
        </w:tc>
      </w:tr>
      <w:tr w:rsidR="00C45035" w:rsidRPr="008F2D5E" w14:paraId="759EEBBE" w14:textId="77777777" w:rsidTr="0057066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133C7FF" w14:textId="77777777" w:rsidR="00C45035" w:rsidRDefault="00C45035" w:rsidP="00570660">
            <w:pPr>
              <w:spacing w:before="0"/>
              <w:rPr>
                <w:rFonts w:cs="Arial"/>
                <w:szCs w:val="20"/>
              </w:rPr>
            </w:pPr>
            <w:r>
              <w:rPr>
                <w:rFonts w:cs="Arial"/>
                <w:szCs w:val="20"/>
              </w:rPr>
              <w:t>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A8C832F" w14:textId="162BC210" w:rsidR="00C45035" w:rsidRPr="00395282" w:rsidRDefault="00C45035" w:rsidP="00570660">
            <w:pPr>
              <w:rPr>
                <w:rFonts w:eastAsia="MS PMincho" w:cs="Arial"/>
                <w:lang w:val="vi-VN" w:eastAsia="ja-JP"/>
              </w:rPr>
            </w:pPr>
            <w:r>
              <w:rPr>
                <w:rFonts w:eastAsia="MS PMincho" w:cs="Arial"/>
                <w:lang w:val="vi-VN" w:eastAsia="ja-JP"/>
              </w:rPr>
              <w:t>Làm mới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B91A487" w14:textId="6B488BEF" w:rsidR="00C45035" w:rsidRPr="00D13718" w:rsidRDefault="00C45035" w:rsidP="00570660">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D618B97" w14:textId="7D4557B5" w:rsidR="00C45035" w:rsidRPr="000336F1" w:rsidRDefault="00C45035" w:rsidP="00570660">
            <w:pPr>
              <w:rPr>
                <w:rFonts w:eastAsia="MS PMincho" w:cs="Arial"/>
                <w:lang w:val="vi-VN" w:eastAsia="ja-JP"/>
              </w:rPr>
            </w:pPr>
            <w:r>
              <w:rPr>
                <w:rFonts w:eastAsia="MS PMincho" w:cs="Arial"/>
                <w:lang w:val="vi-VN" w:eastAsia="ja-JP"/>
              </w:rPr>
              <w:t>N/A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234CA56" w14:textId="02D1D712" w:rsidR="00C45035" w:rsidRPr="000336F1" w:rsidRDefault="00C45035" w:rsidP="00570660">
            <w:pPr>
              <w:rPr>
                <w:rFonts w:eastAsia="MS PMincho" w:cs="Arial"/>
                <w:lang w:val="vi-VN" w:eastAsia="ja-JP"/>
              </w:rPr>
            </w:pPr>
            <w:r>
              <w:rPr>
                <w:rFonts w:eastAsia="MS PMincho" w:cs="Arial"/>
                <w:lang w:val="vi-VN" w:eastAsia="ja-JP"/>
              </w:rPr>
              <w:t>N/A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E434511" w14:textId="77777777" w:rsidR="00C45035" w:rsidRPr="008F2D5E" w:rsidRDefault="00C45035" w:rsidP="0057066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5BD98E2" w14:textId="0A326AF7" w:rsidR="00C45035" w:rsidRDefault="00C45035" w:rsidP="00570660">
            <w:pPr>
              <w:pStyle w:val="BulletList1"/>
            </w:pPr>
            <w:r>
              <w:t>Các</w:t>
            </w:r>
            <w:r>
              <w:rPr>
                <w:lang w:val="vi-VN"/>
              </w:rPr>
              <w:t xml:space="preserve"> giá trị được nhập để tìm kiếm sẽ = “”</w:t>
            </w:r>
          </w:p>
        </w:tc>
      </w:tr>
      <w:tr w:rsidR="00C45035" w:rsidRPr="008F2D5E" w14:paraId="53EF7C15" w14:textId="77777777" w:rsidTr="0057066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802A443" w14:textId="0D1BD0EE" w:rsidR="00C45035" w:rsidRDefault="00794DF9" w:rsidP="00570660">
            <w:pPr>
              <w:spacing w:before="0"/>
              <w:rPr>
                <w:rFonts w:cs="Arial"/>
                <w:szCs w:val="20"/>
              </w:rPr>
            </w:pPr>
            <w:r>
              <w:rPr>
                <w:rFonts w:cs="Arial"/>
                <w:szCs w:val="20"/>
              </w:rPr>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86499AC" w14:textId="361DA5D2" w:rsidR="00C45035" w:rsidRPr="00395282" w:rsidRDefault="00C45035" w:rsidP="00570660">
            <w:pPr>
              <w:rPr>
                <w:rFonts w:eastAsia="MS PMincho" w:cs="Arial"/>
                <w:lang w:val="vi-VN" w:eastAsia="ja-JP"/>
              </w:rPr>
            </w:pPr>
            <w:r>
              <w:rPr>
                <w:rFonts w:eastAsia="MS PMincho" w:cs="Arial"/>
                <w:lang w:val="vi-VN" w:eastAsia="ja-JP"/>
              </w:rPr>
              <w:t>Báo cáo ngày</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6683493" w14:textId="77777777" w:rsidR="00C45035" w:rsidRDefault="00C45035" w:rsidP="0057066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6B5C41D" w14:textId="77777777" w:rsidR="00C45035" w:rsidRDefault="00C45035" w:rsidP="0057066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6318F23" w14:textId="77777777" w:rsidR="00C45035" w:rsidRDefault="00C45035" w:rsidP="0057066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64CFC45" w14:textId="77777777" w:rsidR="00C45035" w:rsidRPr="008F2D5E" w:rsidRDefault="00C45035" w:rsidP="0057066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276B2A3" w14:textId="77777777" w:rsidR="00C45035" w:rsidRDefault="00C45035" w:rsidP="00570660">
            <w:pPr>
              <w:pStyle w:val="BulletList1"/>
            </w:pPr>
            <w:r>
              <w:t>Auto</w:t>
            </w:r>
            <w:r>
              <w:rPr>
                <w:lang w:val="vi-VN"/>
              </w:rPr>
              <w:t xml:space="preserve"> generated</w:t>
            </w:r>
          </w:p>
          <w:p w14:paraId="4EB013AC" w14:textId="14581539" w:rsidR="00C45035" w:rsidRDefault="00C45035" w:rsidP="00570660">
            <w:pPr>
              <w:pStyle w:val="BulletList1"/>
            </w:pPr>
            <w:r>
              <w:t>Value</w:t>
            </w:r>
            <w:r>
              <w:rPr>
                <w:lang w:val="vi-VN"/>
              </w:rPr>
              <w:t xml:space="preserve"> = All ngày trong đoạn Từ ngày – Đến ngày đã chọn</w:t>
            </w:r>
          </w:p>
        </w:tc>
      </w:tr>
      <w:tr w:rsidR="00C45035" w:rsidRPr="008F2D5E" w14:paraId="2973E0E5" w14:textId="77777777" w:rsidTr="0057066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578203A" w14:textId="73F44C35" w:rsidR="00C45035" w:rsidRDefault="00794DF9" w:rsidP="00570660">
            <w:pPr>
              <w:spacing w:before="0"/>
              <w:rPr>
                <w:rFonts w:cs="Arial"/>
                <w:szCs w:val="20"/>
              </w:rPr>
            </w:pPr>
            <w:r>
              <w:rPr>
                <w:rFonts w:cs="Arial"/>
                <w:szCs w:val="20"/>
              </w:rPr>
              <w:t>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C790872" w14:textId="31F2CEC3" w:rsidR="00C45035" w:rsidRPr="00D7053F" w:rsidRDefault="00C45035" w:rsidP="00570660">
            <w:pPr>
              <w:rPr>
                <w:rFonts w:eastAsia="MS PMincho" w:cs="Arial"/>
                <w:lang w:val="vi-VN" w:eastAsia="ja-JP"/>
              </w:rPr>
            </w:pPr>
            <w:r>
              <w:rPr>
                <w:rFonts w:eastAsia="MS PMincho" w:cs="Arial"/>
                <w:lang w:val="vi-VN" w:eastAsia="ja-JP"/>
              </w:rPr>
              <w:t>Số lượng thùng 24 lon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A45B9CF" w14:textId="77777777" w:rsidR="00C45035" w:rsidRDefault="00C45035" w:rsidP="0057066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FF5FD1B" w14:textId="77777777" w:rsidR="00C45035" w:rsidRDefault="00C45035" w:rsidP="0057066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AFBFCE2" w14:textId="77777777" w:rsidR="00C45035" w:rsidRDefault="00C45035" w:rsidP="0057066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021182F" w14:textId="77777777" w:rsidR="00C45035" w:rsidRPr="008F2D5E" w:rsidRDefault="00C45035" w:rsidP="0057066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0A991C0" w14:textId="77777777" w:rsidR="00C45035" w:rsidRDefault="00C45035" w:rsidP="00570660">
            <w:pPr>
              <w:pStyle w:val="BulletList1"/>
            </w:pPr>
            <w:r>
              <w:t>Auto</w:t>
            </w:r>
            <w:r>
              <w:rPr>
                <w:lang w:val="vi-VN"/>
              </w:rPr>
              <w:t xml:space="preserve"> generated</w:t>
            </w:r>
          </w:p>
          <w:p w14:paraId="244941F4" w14:textId="149725B4" w:rsidR="00C45035" w:rsidRDefault="00C45035" w:rsidP="00570660">
            <w:pPr>
              <w:pStyle w:val="BulletList1"/>
            </w:pPr>
            <w:r>
              <w:t>Value</w:t>
            </w:r>
            <w:r>
              <w:rPr>
                <w:lang w:val="vi-VN"/>
              </w:rPr>
              <w:t xml:space="preserve"> = [Số lượng thùng 24 lon] trong “Sản phẩm trong kho” thỏa mãn [Ngày báo cáo] = [Báo cáo ngày] của bản ghi hiện tại</w:t>
            </w:r>
          </w:p>
        </w:tc>
      </w:tr>
      <w:tr w:rsidR="00C45035" w:rsidRPr="008F2D5E" w14:paraId="7E93AAE5" w14:textId="77777777" w:rsidTr="0057066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D876DF5" w14:textId="19C07206" w:rsidR="00C45035" w:rsidRDefault="00794DF9" w:rsidP="00570660">
            <w:pPr>
              <w:spacing w:before="0"/>
              <w:rPr>
                <w:rFonts w:cs="Arial"/>
                <w:szCs w:val="20"/>
              </w:rPr>
            </w:pPr>
            <w:r>
              <w:rPr>
                <w:rFonts w:cs="Arial"/>
                <w:szCs w:val="20"/>
              </w:rPr>
              <w:t>7</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F9235C2" w14:textId="74AC2362" w:rsidR="00C45035" w:rsidRDefault="00C45035" w:rsidP="00570660">
            <w:pPr>
              <w:rPr>
                <w:rFonts w:eastAsia="MS PMincho" w:cs="Arial"/>
                <w:lang w:val="vi-VN" w:eastAsia="ja-JP"/>
              </w:rPr>
            </w:pPr>
            <w:r>
              <w:rPr>
                <w:rFonts w:eastAsia="MS PMincho" w:cs="Arial"/>
                <w:lang w:val="vi-VN" w:eastAsia="ja-JP"/>
              </w:rPr>
              <w:t>Số lượng thùng 36 lon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7252095" w14:textId="77777777" w:rsidR="00C45035" w:rsidRDefault="00C45035" w:rsidP="0057066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65FA416" w14:textId="77777777" w:rsidR="00C45035" w:rsidRDefault="00C45035" w:rsidP="0057066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E269D10" w14:textId="77777777" w:rsidR="00C45035" w:rsidRDefault="00C45035" w:rsidP="0057066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A6423B6" w14:textId="77777777" w:rsidR="00C45035" w:rsidRPr="008F2D5E" w:rsidRDefault="00C45035" w:rsidP="0057066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F64EC01" w14:textId="77777777" w:rsidR="00C45035" w:rsidRDefault="00C45035" w:rsidP="00C45035">
            <w:pPr>
              <w:pStyle w:val="BulletList1"/>
            </w:pPr>
            <w:r>
              <w:t>Auto</w:t>
            </w:r>
            <w:r>
              <w:rPr>
                <w:lang w:val="vi-VN"/>
              </w:rPr>
              <w:t xml:space="preserve"> generated</w:t>
            </w:r>
          </w:p>
          <w:p w14:paraId="6233F6E5" w14:textId="5DBEDCA5" w:rsidR="00C45035" w:rsidRDefault="00C45035" w:rsidP="00C45035">
            <w:pPr>
              <w:pStyle w:val="BulletList1"/>
            </w:pPr>
            <w:r>
              <w:t>Value</w:t>
            </w:r>
            <w:r>
              <w:rPr>
                <w:lang w:val="vi-VN"/>
              </w:rPr>
              <w:t xml:space="preserve"> = [Số lượng thùng 24 lon] trong “Sản phẩm trong kho” thỏa mãn [Ngày báo cáo] = [Báo cáo ngày] của bản ghi hiện tại</w:t>
            </w:r>
          </w:p>
        </w:tc>
      </w:tr>
      <w:tr w:rsidR="00C45035" w:rsidRPr="008F2D5E" w14:paraId="1C406E60" w14:textId="77777777" w:rsidTr="0057066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2100F20" w14:textId="44671FAD" w:rsidR="00C45035" w:rsidRDefault="00794DF9" w:rsidP="00570660">
            <w:pPr>
              <w:spacing w:before="0"/>
              <w:rPr>
                <w:rFonts w:cs="Arial"/>
                <w:szCs w:val="20"/>
              </w:rPr>
            </w:pPr>
            <w:r>
              <w:rPr>
                <w:rFonts w:cs="Arial"/>
                <w:szCs w:val="20"/>
              </w:rPr>
              <w:t>8</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D2102E3" w14:textId="1F52F95B" w:rsidR="00C45035" w:rsidRDefault="00794DF9" w:rsidP="00570660">
            <w:pPr>
              <w:rPr>
                <w:rFonts w:eastAsia="MS PMincho" w:cs="Arial"/>
                <w:lang w:val="vi-VN" w:eastAsia="ja-JP"/>
              </w:rPr>
            </w:pPr>
            <w:r w:rsidRPr="00794DF9">
              <w:rPr>
                <w:rFonts w:eastAsia="MS PMincho" w:cs="Arial"/>
                <w:noProof/>
                <w:lang w:val="vi-VN" w:eastAsia="ja-JP"/>
              </w:rPr>
              <w:drawing>
                <wp:inline distT="0" distB="0" distL="0" distR="0" wp14:anchorId="4D34D8A5" wp14:editId="7F6821CE">
                  <wp:extent cx="180976" cy="133351"/>
                  <wp:effectExtent l="0" t="0" r="9525" b="0"/>
                  <wp:docPr id="212587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79645" name=""/>
                          <pic:cNvPicPr/>
                        </pic:nvPicPr>
                        <pic:blipFill>
                          <a:blip r:embed="rId88"/>
                          <a:stretch>
                            <a:fillRect/>
                          </a:stretch>
                        </pic:blipFill>
                        <pic:spPr>
                          <a:xfrm>
                            <a:off x="0" y="0"/>
                            <a:ext cx="180976" cy="133351"/>
                          </a:xfrm>
                          <a:prstGeom prst="rect">
                            <a:avLst/>
                          </a:prstGeom>
                        </pic:spPr>
                      </pic:pic>
                    </a:graphicData>
                  </a:graphic>
                </wp:inline>
              </w:drawing>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6788427" w14:textId="6D7897EB" w:rsidR="00C45035" w:rsidRDefault="00794DF9" w:rsidP="00570660">
            <w:pPr>
              <w:rPr>
                <w:rFonts w:eastAsia="MS PMincho" w:cs="Arial"/>
                <w:lang w:val="en-US" w:eastAsia="ja-JP"/>
              </w:rPr>
            </w:pPr>
            <w:r>
              <w:rPr>
                <w:rFonts w:eastAsia="MS PMincho" w:cs="Arial"/>
                <w:lang w:val="en-US"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87293CD" w14:textId="3BCA2063" w:rsidR="00C45035" w:rsidRPr="00395282" w:rsidRDefault="00794DF9" w:rsidP="00570660">
            <w:pPr>
              <w:rPr>
                <w:rFonts w:eastAsia="MS PMincho" w:cs="Arial"/>
                <w:lang w:val="vi-VN" w:eastAsia="ja-JP"/>
              </w:rPr>
            </w:pPr>
            <w:r>
              <w:rPr>
                <w:rFonts w:eastAsia="MS PMincho" w:cs="Arial"/>
                <w:lang w:val="vi-VN" w:eastAsia="ja-JP"/>
              </w:rPr>
              <w:t>N/A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E9CEBD2" w14:textId="2520B2B1" w:rsidR="00C45035" w:rsidRPr="00395282" w:rsidRDefault="00794DF9" w:rsidP="00570660">
            <w:pPr>
              <w:rPr>
                <w:rFonts w:eastAsia="MS PMincho" w:cs="Arial"/>
                <w:lang w:val="vi-VN" w:eastAsia="ja-JP"/>
              </w:rPr>
            </w:pPr>
            <w:r>
              <w:rPr>
                <w:rFonts w:eastAsia="MS PMincho" w:cs="Arial"/>
                <w:lang w:val="vi-VN" w:eastAsia="ja-JP"/>
              </w:rPr>
              <w:t>N/A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50FDB04" w14:textId="77777777" w:rsidR="00C45035" w:rsidRPr="008F2D5E" w:rsidRDefault="00C45035" w:rsidP="0057066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D51F569" w14:textId="0447D929" w:rsidR="00C45035" w:rsidRDefault="00794DF9" w:rsidP="00570660">
            <w:pPr>
              <w:pStyle w:val="BulletList1"/>
            </w:pPr>
            <w:r>
              <w:t>Refer</w:t>
            </w:r>
            <w:r>
              <w:rPr>
                <w:lang w:val="vi-VN"/>
              </w:rPr>
              <w:t xml:space="preserve"> </w:t>
            </w:r>
            <w:r>
              <w:rPr>
                <w:lang w:val="vi-VN"/>
              </w:rPr>
              <w:fldChar w:fldCharType="begin"/>
            </w:r>
            <w:r>
              <w:rPr>
                <w:lang w:val="vi-VN"/>
              </w:rPr>
              <w:instrText xml:space="preserve"> REF _Ref152320741 \h </w:instrText>
            </w:r>
            <w:r>
              <w:rPr>
                <w:lang w:val="vi-VN"/>
              </w:rPr>
            </w:r>
            <w:r>
              <w:rPr>
                <w:lang w:val="vi-VN"/>
              </w:rPr>
              <w:fldChar w:fldCharType="separate"/>
            </w:r>
            <w:r w:rsidR="00201D76">
              <w:t>Xem</w:t>
            </w:r>
            <w:r w:rsidR="00201D76">
              <w:rPr>
                <w:lang w:val="vi-VN"/>
              </w:rPr>
              <w:t xml:space="preserve"> chi tiết báo cáo</w:t>
            </w:r>
            <w:r>
              <w:rPr>
                <w:lang w:val="vi-VN"/>
              </w:rPr>
              <w:fldChar w:fldCharType="end"/>
            </w:r>
          </w:p>
        </w:tc>
      </w:tr>
      <w:tr w:rsidR="00C45035" w:rsidRPr="008F2D5E" w14:paraId="38DB8435" w14:textId="77777777" w:rsidTr="00794DF9">
        <w:trPr>
          <w:trHeight w:val="349"/>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ED71950" w14:textId="04058206" w:rsidR="00C45035" w:rsidRDefault="00794DF9" w:rsidP="00570660">
            <w:pPr>
              <w:spacing w:before="0"/>
              <w:rPr>
                <w:rFonts w:cs="Arial"/>
                <w:szCs w:val="20"/>
              </w:rPr>
            </w:pPr>
            <w:r>
              <w:rPr>
                <w:rFonts w:cs="Arial"/>
                <w:szCs w:val="20"/>
              </w:rPr>
              <w:t>9</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CF2F3FE" w14:textId="3D021EEA" w:rsidR="00C45035" w:rsidRDefault="00794DF9" w:rsidP="00570660">
            <w:pPr>
              <w:rPr>
                <w:rFonts w:eastAsia="MS PMincho" w:cs="Arial"/>
                <w:lang w:val="vi-VN" w:eastAsia="ja-JP"/>
              </w:rPr>
            </w:pPr>
            <w:r>
              <w:rPr>
                <w:rFonts w:eastAsia="MS PMincho" w:cs="Arial"/>
                <w:lang w:val="vi-VN" w:eastAsia="ja-JP"/>
              </w:rPr>
              <w:t>In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F8740B3" w14:textId="15487EBD" w:rsidR="00C45035" w:rsidRDefault="00794DF9" w:rsidP="00570660">
            <w:pPr>
              <w:rPr>
                <w:rFonts w:eastAsia="MS PMincho" w:cs="Arial"/>
                <w:lang w:val="en-US"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2C9DC4F" w14:textId="44659A68" w:rsidR="00C45035" w:rsidRPr="00152C9C" w:rsidRDefault="00794DF9" w:rsidP="00570660">
            <w:pPr>
              <w:rPr>
                <w:rFonts w:eastAsia="MS PMincho" w:cs="Arial"/>
                <w:lang w:val="vi-VN" w:eastAsia="ja-JP"/>
              </w:rPr>
            </w:pPr>
            <w:r>
              <w:rPr>
                <w:rFonts w:eastAsia="MS PMincho" w:cs="Arial"/>
                <w:lang w:val="vi-VN" w:eastAsia="ja-JP"/>
              </w:rPr>
              <w:t>N/A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5158EE7" w14:textId="3AFABBB5" w:rsidR="00C45035" w:rsidRPr="00794DF9" w:rsidRDefault="00794DF9" w:rsidP="0057066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7180358" w14:textId="77777777" w:rsidR="00C45035" w:rsidRPr="008F2D5E" w:rsidRDefault="00C45035" w:rsidP="0057066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7621564" w14:textId="055D6F9F" w:rsidR="00794DF9" w:rsidRDefault="00794DF9" w:rsidP="00794DF9">
            <w:pPr>
              <w:pStyle w:val="BulletList1"/>
            </w:pPr>
            <w:r>
              <w:t>Refer</w:t>
            </w:r>
            <w:r>
              <w:rPr>
                <w:lang w:val="vi-VN"/>
              </w:rPr>
              <w:t xml:space="preserve"> </w:t>
            </w:r>
            <w:r>
              <w:rPr>
                <w:lang w:val="vi-VN"/>
              </w:rPr>
              <w:fldChar w:fldCharType="begin"/>
            </w:r>
            <w:r>
              <w:rPr>
                <w:lang w:val="vi-VN"/>
              </w:rPr>
              <w:instrText xml:space="preserve"> REF _Ref151966033 \h </w:instrText>
            </w:r>
            <w:r>
              <w:rPr>
                <w:lang w:val="vi-VN"/>
              </w:rPr>
            </w:r>
            <w:r>
              <w:rPr>
                <w:lang w:val="vi-VN"/>
              </w:rPr>
              <w:fldChar w:fldCharType="separate"/>
            </w:r>
            <w:r w:rsidR="00201D76">
              <w:t xml:space="preserve">UC 9: </w:t>
            </w:r>
            <w:proofErr w:type="spellStart"/>
            <w:r w:rsidR="00201D76">
              <w:t>Xuất</w:t>
            </w:r>
            <w:proofErr w:type="spellEnd"/>
            <w:r w:rsidR="00201D76">
              <w:t xml:space="preserve"> </w:t>
            </w:r>
            <w:proofErr w:type="spellStart"/>
            <w:r w:rsidR="00201D76">
              <w:t>thông</w:t>
            </w:r>
            <w:proofErr w:type="spellEnd"/>
            <w:r w:rsidR="00201D76">
              <w:rPr>
                <w:lang w:val="vi-VN"/>
              </w:rPr>
              <w:t xml:space="preserve"> tin</w:t>
            </w:r>
            <w:r>
              <w:rPr>
                <w:lang w:val="vi-VN"/>
              </w:rPr>
              <w:fldChar w:fldCharType="end"/>
            </w:r>
          </w:p>
        </w:tc>
      </w:tr>
    </w:tbl>
    <w:p w14:paraId="1791A9D4" w14:textId="6D663507" w:rsidR="000C0DB9" w:rsidRPr="00914DE7" w:rsidRDefault="000C0DB9" w:rsidP="00914DE7">
      <w:pPr>
        <w:pStyle w:val="Heading3"/>
      </w:pPr>
      <w:bookmarkStart w:id="154" w:name="_Ref152319787"/>
      <w:bookmarkStart w:id="155" w:name="_Toc152340802"/>
      <w:proofErr w:type="spellStart"/>
      <w:r w:rsidRPr="00914DE7">
        <w:lastRenderedPageBreak/>
        <w:t>Màn</w:t>
      </w:r>
      <w:proofErr w:type="spellEnd"/>
      <w:r w:rsidRPr="00914DE7">
        <w:t xml:space="preserve"> </w:t>
      </w:r>
      <w:proofErr w:type="spellStart"/>
      <w:r w:rsidRPr="00914DE7">
        <w:t>hình</w:t>
      </w:r>
      <w:proofErr w:type="spellEnd"/>
      <w:r w:rsidRPr="00914DE7">
        <w:t xml:space="preserve"> </w:t>
      </w:r>
      <w:proofErr w:type="spellStart"/>
      <w:r w:rsidRPr="00914DE7">
        <w:t>báo</w:t>
      </w:r>
      <w:proofErr w:type="spellEnd"/>
      <w:r w:rsidRPr="00914DE7">
        <w:t xml:space="preserve"> </w:t>
      </w:r>
      <w:proofErr w:type="spellStart"/>
      <w:r w:rsidRPr="00914DE7">
        <w:t>cáo</w:t>
      </w:r>
      <w:bookmarkEnd w:id="154"/>
      <w:bookmarkEnd w:id="155"/>
      <w:proofErr w:type="spellEnd"/>
    </w:p>
    <w:p w14:paraId="3A5C4398" w14:textId="09D252EE" w:rsidR="000C0DB9" w:rsidRDefault="000C0DB9" w:rsidP="000C0DB9">
      <w:pPr>
        <w:rPr>
          <w:lang w:val="en-US" w:eastAsia="en-US"/>
        </w:rPr>
      </w:pPr>
      <w:r w:rsidRPr="000C0DB9">
        <w:rPr>
          <w:noProof/>
          <w:lang w:val="en-US" w:eastAsia="en-US"/>
        </w:rPr>
        <w:drawing>
          <wp:inline distT="0" distB="0" distL="0" distR="0" wp14:anchorId="64C42E01" wp14:editId="5525C962">
            <wp:extent cx="5843630" cy="4595846"/>
            <wp:effectExtent l="0" t="0" r="5080" b="0"/>
            <wp:docPr id="2061948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48505" name="Picture 1" descr="A screenshot of a computer&#10;&#10;Description automatically generated"/>
                    <pic:cNvPicPr/>
                  </pic:nvPicPr>
                  <pic:blipFill>
                    <a:blip r:embed="rId89"/>
                    <a:stretch>
                      <a:fillRect/>
                    </a:stretch>
                  </pic:blipFill>
                  <pic:spPr>
                    <a:xfrm>
                      <a:off x="0" y="0"/>
                      <a:ext cx="5843630" cy="4595846"/>
                    </a:xfrm>
                    <a:prstGeom prst="rect">
                      <a:avLst/>
                    </a:prstGeom>
                  </pic:spPr>
                </pic:pic>
              </a:graphicData>
            </a:graphic>
          </wp:inline>
        </w:drawing>
      </w:r>
    </w:p>
    <w:p w14:paraId="72C816D9" w14:textId="77777777" w:rsidR="00794DF9" w:rsidRDefault="00794DF9" w:rsidP="000C0DB9">
      <w:pPr>
        <w:rPr>
          <w:lang w:val="en-US" w:eastAsia="en-US"/>
        </w:rPr>
      </w:pP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40"/>
        <w:gridCol w:w="1327"/>
        <w:gridCol w:w="1483"/>
        <w:gridCol w:w="995"/>
        <w:gridCol w:w="1228"/>
        <w:gridCol w:w="894"/>
        <w:gridCol w:w="2963"/>
      </w:tblGrid>
      <w:tr w:rsidR="00794DF9" w:rsidRPr="008F2D5E" w14:paraId="441F37C2" w14:textId="77777777" w:rsidTr="00570660">
        <w:trPr>
          <w:trHeight w:val="764"/>
        </w:trPr>
        <w:tc>
          <w:tcPr>
            <w:tcW w:w="236"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2D69C54E" w14:textId="77777777" w:rsidR="00794DF9" w:rsidRPr="00743D86" w:rsidRDefault="00794DF9" w:rsidP="00570660">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4DC31747" w14:textId="77777777" w:rsidR="00794DF9" w:rsidRPr="008F2D5E" w:rsidRDefault="00794DF9" w:rsidP="00570660">
            <w:pPr>
              <w:rPr>
                <w:rFonts w:cs="Arial"/>
                <w:b/>
                <w:szCs w:val="20"/>
                <w:lang w:eastAsia="en-US"/>
              </w:rPr>
            </w:pPr>
            <w:r>
              <w:rPr>
                <w:rFonts w:cs="Arial"/>
                <w:b/>
                <w:szCs w:val="20"/>
                <w:lang w:eastAsia="en-US"/>
              </w:rPr>
              <w:t>Component</w:t>
            </w:r>
          </w:p>
        </w:tc>
        <w:tc>
          <w:tcPr>
            <w:tcW w:w="795"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5060E5BE" w14:textId="77777777" w:rsidR="00794DF9" w:rsidRPr="008F2D5E" w:rsidRDefault="00794DF9" w:rsidP="00570660">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305A99E5" w14:textId="77777777" w:rsidR="00794DF9" w:rsidRPr="00743D86" w:rsidRDefault="00794DF9" w:rsidP="00570660">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1ECEA0F0" w14:textId="77777777" w:rsidR="00794DF9" w:rsidRPr="008F2D5E" w:rsidRDefault="00794DF9" w:rsidP="00570660">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7800DA3F" w14:textId="77777777" w:rsidR="00794DF9" w:rsidRPr="00743D86" w:rsidRDefault="00794DF9" w:rsidP="00570660">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58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53C19287" w14:textId="77777777" w:rsidR="00794DF9" w:rsidRPr="008F2D5E" w:rsidRDefault="00794DF9" w:rsidP="00570660">
            <w:pPr>
              <w:ind w:right="-1110"/>
              <w:rPr>
                <w:rFonts w:cs="Arial"/>
                <w:b/>
                <w:bCs/>
                <w:szCs w:val="20"/>
                <w:lang w:eastAsia="en-US"/>
              </w:rPr>
            </w:pPr>
            <w:r w:rsidRPr="008F2D5E">
              <w:rPr>
                <w:rFonts w:cs="Arial"/>
                <w:b/>
                <w:szCs w:val="20"/>
                <w:lang w:eastAsia="en-US"/>
              </w:rPr>
              <w:t>Description</w:t>
            </w:r>
          </w:p>
        </w:tc>
      </w:tr>
      <w:tr w:rsidR="00794DF9" w:rsidRPr="008F2D5E" w14:paraId="0323E817" w14:textId="77777777" w:rsidTr="0057066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CAAEAD5" w14:textId="77777777" w:rsidR="00794DF9" w:rsidRPr="008F2D5E" w:rsidRDefault="00794DF9" w:rsidP="00570660">
            <w:pPr>
              <w:spacing w:before="0"/>
              <w:rPr>
                <w:rFonts w:cs="Arial"/>
                <w:szCs w:val="20"/>
              </w:rPr>
            </w:pPr>
            <w:r>
              <w:rPr>
                <w:rFonts w:cs="Arial"/>
                <w:szCs w:val="20"/>
              </w:rPr>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3FFFA05" w14:textId="50295B16" w:rsidR="00794DF9" w:rsidRPr="00743D86" w:rsidRDefault="00794DF9" w:rsidP="00570660">
            <w:pPr>
              <w:rPr>
                <w:rFonts w:eastAsia="MS PMincho" w:cs="Arial"/>
                <w:lang w:val="vi-VN" w:eastAsia="ja-JP"/>
              </w:rPr>
            </w:pPr>
            <w:r>
              <w:rPr>
                <w:rFonts w:eastAsia="MS PMincho" w:cs="Arial"/>
                <w:lang w:val="vi-VN" w:eastAsia="ja-JP"/>
              </w:rPr>
              <w:t>Ngày</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E276968" w14:textId="4CBEBC43" w:rsidR="00794DF9" w:rsidRPr="00743D86" w:rsidRDefault="00794DF9" w:rsidP="00570660">
            <w:pPr>
              <w:rPr>
                <w:rFonts w:eastAsia="MS PMincho" w:cs="Arial"/>
                <w:lang w:val="vi-VN" w:eastAsia="ja-JP"/>
              </w:rPr>
            </w:pPr>
            <w:r>
              <w:rPr>
                <w:rFonts w:eastAsia="MS PMincho" w:cs="Arial"/>
                <w:lang w:val="vi-VN"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903A195" w14:textId="5C9ACF7B" w:rsidR="00794DF9" w:rsidRPr="008F2D5E" w:rsidRDefault="00794DF9" w:rsidP="0057066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B5AB30F" w14:textId="441B3B0A" w:rsidR="00794DF9" w:rsidRPr="008F2D5E" w:rsidRDefault="00794DF9" w:rsidP="0057066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1942FCC" w14:textId="77777777" w:rsidR="00794DF9" w:rsidRPr="008F2D5E" w:rsidRDefault="00794DF9" w:rsidP="00570660">
            <w:pPr>
              <w:rPr>
                <w:rFonts w:eastAsia="MS PMincho" w:cs="Arial"/>
                <w:b/>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CFA8DF0" w14:textId="1F37359B" w:rsidR="00794DF9" w:rsidRPr="00EF0CCF" w:rsidRDefault="00794DF9" w:rsidP="00570660">
            <w:pPr>
              <w:pStyle w:val="BulletList1"/>
            </w:pPr>
            <w:r>
              <w:t>Value</w:t>
            </w:r>
            <w:r>
              <w:rPr>
                <w:lang w:val="vi-VN"/>
              </w:rPr>
              <w:t xml:space="preserve"> = [Báo cáo ngày]</w:t>
            </w:r>
          </w:p>
        </w:tc>
      </w:tr>
      <w:tr w:rsidR="00794DF9" w:rsidRPr="008F2D5E" w14:paraId="5BDC748F" w14:textId="77777777" w:rsidTr="0057066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38B5ACD" w14:textId="77777777" w:rsidR="00794DF9" w:rsidRPr="008F2D5E" w:rsidRDefault="00794DF9" w:rsidP="00570660">
            <w:pPr>
              <w:spacing w:before="0"/>
              <w:rPr>
                <w:rFonts w:cs="Arial"/>
                <w:szCs w:val="20"/>
              </w:rPr>
            </w:pPr>
            <w:r>
              <w:rPr>
                <w:rFonts w:cs="Arial"/>
                <w:szCs w:val="20"/>
              </w:rPr>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42736E6" w14:textId="55B06B0E" w:rsidR="00794DF9" w:rsidRPr="00395282" w:rsidRDefault="00794DF9" w:rsidP="00570660">
            <w:pPr>
              <w:rPr>
                <w:rFonts w:eastAsia="MS PMincho" w:cs="Arial"/>
                <w:lang w:val="vi-VN" w:eastAsia="ja-JP"/>
              </w:rPr>
            </w:pPr>
            <w:r>
              <w:rPr>
                <w:rFonts w:eastAsia="MS PMincho" w:cs="Arial"/>
                <w:lang w:val="vi-VN" w:eastAsia="ja-JP"/>
              </w:rPr>
              <w:t>Thùng 24 lon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F7210E3" w14:textId="1C5F8D0C" w:rsidR="00794DF9" w:rsidRPr="008F2D5E" w:rsidRDefault="00794DF9" w:rsidP="00570660">
            <w:pPr>
              <w:rPr>
                <w:rFonts w:eastAsia="MS PMincho" w:cs="Arial"/>
                <w:lang w:val="en-US" w:eastAsia="ja-JP"/>
              </w:rPr>
            </w:pPr>
            <w:r>
              <w:rPr>
                <w:rFonts w:eastAsia="MS PMincho" w:cs="Arial"/>
                <w:lang w:val="en-US" w:eastAsia="ja-JP"/>
              </w:rPr>
              <w:t>Table</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5FEAD8D" w14:textId="3ED8171F" w:rsidR="00794DF9" w:rsidRPr="008F2D5E" w:rsidRDefault="00794DF9" w:rsidP="0057066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654F94C" w14:textId="7F26FC79" w:rsidR="00794DF9" w:rsidRPr="00CE1790" w:rsidRDefault="00794DF9" w:rsidP="00570660">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4ECDB36" w14:textId="77777777" w:rsidR="00794DF9" w:rsidRPr="008F2D5E" w:rsidRDefault="00794DF9" w:rsidP="0057066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CB80990" w14:textId="1605AA72" w:rsidR="00794DF9" w:rsidRDefault="00794DF9" w:rsidP="00570660">
            <w:pPr>
              <w:pStyle w:val="BulletList1"/>
            </w:pPr>
            <w:r>
              <w:t>Auto</w:t>
            </w:r>
            <w:r>
              <w:rPr>
                <w:lang w:val="vi-VN"/>
              </w:rPr>
              <w:t xml:space="preserve"> generated</w:t>
            </w:r>
          </w:p>
          <w:p w14:paraId="7DA2712B" w14:textId="0D449FED" w:rsidR="00794DF9" w:rsidRPr="00FE1C60" w:rsidRDefault="00794DF9" w:rsidP="00570660">
            <w:pPr>
              <w:pStyle w:val="BulletList1"/>
            </w:pPr>
            <w:r>
              <w:t>Value</w:t>
            </w:r>
            <w:r>
              <w:rPr>
                <w:lang w:val="vi-VN"/>
              </w:rPr>
              <w:t xml:space="preserve"> = “Lịch sử cập nhật” thỏa mãn [Tên sản phẩm] = “Thùng 24 lon” Và [Ngày báo cáo] = Ngày ở bản ghi hiện tại</w:t>
            </w:r>
          </w:p>
        </w:tc>
      </w:tr>
      <w:tr w:rsidR="00794DF9" w:rsidRPr="008F2D5E" w14:paraId="761CC62F" w14:textId="77777777" w:rsidTr="0057066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3706831" w14:textId="77777777" w:rsidR="00794DF9" w:rsidRDefault="00794DF9" w:rsidP="00570660">
            <w:pPr>
              <w:spacing w:before="0"/>
              <w:rPr>
                <w:rFonts w:cs="Arial"/>
                <w:szCs w:val="20"/>
              </w:rPr>
            </w:pPr>
            <w:r>
              <w:rPr>
                <w:rFonts w:cs="Arial"/>
                <w:szCs w:val="20"/>
              </w:rPr>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A59FC42" w14:textId="23EEF22A" w:rsidR="00794DF9" w:rsidRPr="00EF0CCF" w:rsidRDefault="00794DF9" w:rsidP="00570660">
            <w:pPr>
              <w:rPr>
                <w:rFonts w:eastAsia="MS PMincho" w:cs="Arial"/>
                <w:lang w:val="vi-VN" w:eastAsia="ja-JP"/>
              </w:rPr>
            </w:pPr>
            <w:r>
              <w:rPr>
                <w:rFonts w:eastAsia="MS PMincho" w:cs="Arial"/>
                <w:lang w:val="vi-VN" w:eastAsia="ja-JP"/>
              </w:rPr>
              <w:t>Thùng 36 lon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92F75B9" w14:textId="7E2A59EF" w:rsidR="00794DF9" w:rsidRPr="00EF0CCF" w:rsidRDefault="00794DF9" w:rsidP="00570660">
            <w:pPr>
              <w:rPr>
                <w:rFonts w:eastAsia="MS PMincho" w:cs="Arial"/>
                <w:lang w:val="vi-VN" w:eastAsia="ja-JP"/>
              </w:rPr>
            </w:pPr>
            <w:r>
              <w:rPr>
                <w:rFonts w:eastAsia="MS PMincho" w:cs="Arial"/>
                <w:lang w:val="vi-VN" w:eastAsia="ja-JP"/>
              </w:rPr>
              <w:t>Table</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CC41CE3" w14:textId="079F72A5" w:rsidR="00794DF9" w:rsidRPr="00C45035" w:rsidRDefault="00794DF9" w:rsidP="00570660">
            <w:pPr>
              <w:rPr>
                <w:rFonts w:eastAsia="MS PMincho" w:cs="Arial"/>
                <w:lang w:val="vi-VN"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A9512C5" w14:textId="074300FD" w:rsidR="00794DF9" w:rsidRPr="00D13718" w:rsidRDefault="00794DF9" w:rsidP="00570660">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3FDF564" w14:textId="77777777" w:rsidR="00794DF9" w:rsidRPr="008F2D5E" w:rsidRDefault="00794DF9" w:rsidP="0057066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09693A3" w14:textId="3FC8DF8D" w:rsidR="00794DF9" w:rsidRDefault="00794DF9" w:rsidP="00570660">
            <w:pPr>
              <w:pStyle w:val="BulletList1"/>
            </w:pPr>
            <w:r>
              <w:t>Auto</w:t>
            </w:r>
            <w:r>
              <w:rPr>
                <w:lang w:val="vi-VN"/>
              </w:rPr>
              <w:t xml:space="preserve"> generated</w:t>
            </w:r>
          </w:p>
          <w:p w14:paraId="70BBF7C2" w14:textId="7268912E" w:rsidR="00794DF9" w:rsidRPr="00EF0CCF" w:rsidRDefault="00794DF9" w:rsidP="00570660">
            <w:pPr>
              <w:pStyle w:val="BulletList1"/>
            </w:pPr>
            <w:r>
              <w:t>Value</w:t>
            </w:r>
            <w:r>
              <w:rPr>
                <w:lang w:val="vi-VN"/>
              </w:rPr>
              <w:t xml:space="preserve"> = “Lịch sử cập nhật” thỏa mãn [Tên sản phẩm] = “Thùng 36 lon” Và [Ngày báo cáo] = Ngày ở bản ghi hiện tại</w:t>
            </w:r>
          </w:p>
        </w:tc>
      </w:tr>
      <w:tr w:rsidR="00794DF9" w:rsidRPr="008F2D5E" w14:paraId="5C57E85A" w14:textId="77777777" w:rsidTr="0057066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8EBEAE4" w14:textId="77777777" w:rsidR="00794DF9" w:rsidRDefault="00794DF9" w:rsidP="00570660">
            <w:pPr>
              <w:spacing w:before="0"/>
              <w:rPr>
                <w:rFonts w:cs="Arial"/>
                <w:szCs w:val="20"/>
              </w:rPr>
            </w:pPr>
            <w:r>
              <w:rPr>
                <w:rFonts w:cs="Arial"/>
                <w:szCs w:val="20"/>
              </w:rPr>
              <w:lastRenderedPageBreak/>
              <w:t>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D9F035F" w14:textId="7CD1CE74" w:rsidR="00794DF9" w:rsidRPr="00395282" w:rsidRDefault="00794DF9" w:rsidP="00570660">
            <w:pPr>
              <w:rPr>
                <w:rFonts w:eastAsia="MS PMincho" w:cs="Arial"/>
                <w:lang w:val="vi-VN" w:eastAsia="ja-JP"/>
              </w:rPr>
            </w:pPr>
            <w:r>
              <w:rPr>
                <w:rFonts w:eastAsia="MS PMincho" w:cs="Arial"/>
                <w:lang w:val="vi-VN" w:eastAsia="ja-JP"/>
              </w:rPr>
              <w:t>Số lượng thùng 24 lon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851257B" w14:textId="540316E9" w:rsidR="00794DF9" w:rsidRPr="00D13718" w:rsidRDefault="00794DF9" w:rsidP="00570660">
            <w:pPr>
              <w:rPr>
                <w:rFonts w:eastAsia="MS PMincho" w:cs="Arial"/>
                <w:lang w:val="vi-VN" w:eastAsia="ja-JP"/>
              </w:rPr>
            </w:pPr>
            <w:r>
              <w:rPr>
                <w:rFonts w:eastAsia="MS PMincho" w:cs="Arial"/>
                <w:lang w:val="vi-VN"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C17D4F2" w14:textId="1B5FD126" w:rsidR="00794DF9" w:rsidRPr="000336F1" w:rsidRDefault="00794DF9" w:rsidP="00570660">
            <w:pPr>
              <w:rPr>
                <w:rFonts w:eastAsia="MS PMincho" w:cs="Arial"/>
                <w:lang w:val="vi-VN" w:eastAsia="ja-JP"/>
              </w:rPr>
            </w:pPr>
            <w:r>
              <w:rPr>
                <w:rFonts w:eastAsia="MS PMincho" w:cs="Arial"/>
                <w:lang w:val="vi-VN"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9512C19" w14:textId="40FB2F51" w:rsidR="00794DF9" w:rsidRPr="000336F1" w:rsidRDefault="00794DF9" w:rsidP="00570660">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A1568F0" w14:textId="77777777" w:rsidR="00794DF9" w:rsidRPr="008F2D5E" w:rsidRDefault="00794DF9" w:rsidP="0057066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B72C5CA" w14:textId="77777777" w:rsidR="00794DF9" w:rsidRPr="00794DF9" w:rsidRDefault="00794DF9" w:rsidP="00570660">
            <w:pPr>
              <w:pStyle w:val="BulletList1"/>
            </w:pPr>
            <w:r>
              <w:t>Auto</w:t>
            </w:r>
            <w:r>
              <w:rPr>
                <w:lang w:val="vi-VN"/>
              </w:rPr>
              <w:t xml:space="preserve"> generated</w:t>
            </w:r>
          </w:p>
          <w:p w14:paraId="02679F53" w14:textId="18BF972C" w:rsidR="00794DF9" w:rsidRDefault="0054162F" w:rsidP="00570660">
            <w:pPr>
              <w:pStyle w:val="BulletList1"/>
            </w:pPr>
            <w:r>
              <w:rPr>
                <w:lang w:val="vi-VN"/>
              </w:rPr>
              <w:t>Value =[Số lượng thùng 24 lon] của “Sản phẩm trong kho” tại thời điểm hệ thống gửi báo cáo</w:t>
            </w:r>
          </w:p>
        </w:tc>
      </w:tr>
      <w:tr w:rsidR="00794DF9" w:rsidRPr="008F2D5E" w14:paraId="231ECAD6" w14:textId="77777777" w:rsidTr="0057066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3799D30" w14:textId="77777777" w:rsidR="00794DF9" w:rsidRDefault="00794DF9" w:rsidP="00570660">
            <w:pPr>
              <w:spacing w:before="0"/>
              <w:rPr>
                <w:rFonts w:cs="Arial"/>
                <w:szCs w:val="20"/>
              </w:rPr>
            </w:pPr>
            <w:r>
              <w:rPr>
                <w:rFonts w:cs="Arial"/>
                <w:szCs w:val="20"/>
              </w:rPr>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B9018C5" w14:textId="3B716AC2" w:rsidR="00794DF9" w:rsidRPr="00F253E2" w:rsidRDefault="00794DF9" w:rsidP="00570660">
            <w:pPr>
              <w:rPr>
                <w:rFonts w:eastAsia="MS PMincho" w:cs="Arial"/>
                <w:lang w:val="vi-VN" w:eastAsia="ja-JP"/>
              </w:rPr>
            </w:pPr>
            <w:r>
              <w:rPr>
                <w:rFonts w:eastAsia="MS PMincho" w:cs="Arial"/>
                <w:lang w:val="vi-VN" w:eastAsia="ja-JP"/>
              </w:rPr>
              <w:t>Số lượng thùng 36 lon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21331B5" w14:textId="0A246312" w:rsidR="00794DF9" w:rsidRPr="00F253E2" w:rsidRDefault="00794DF9" w:rsidP="00570660">
            <w:pPr>
              <w:rPr>
                <w:rFonts w:eastAsia="MS PMincho" w:cs="Arial"/>
                <w:lang w:val="vi-VN" w:eastAsia="ja-JP"/>
              </w:rPr>
            </w:pPr>
            <w:r>
              <w:rPr>
                <w:rFonts w:eastAsia="MS PMincho" w:cs="Arial"/>
                <w:lang w:val="vi-VN"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566B50F" w14:textId="5E0CFCCA" w:rsidR="00794DF9" w:rsidRPr="000336F1" w:rsidRDefault="00794DF9" w:rsidP="00570660">
            <w:pPr>
              <w:rPr>
                <w:rFonts w:eastAsia="MS PMincho" w:cs="Arial"/>
                <w:lang w:val="vi-VN" w:eastAsia="ja-JP"/>
              </w:rPr>
            </w:pPr>
            <w:r>
              <w:rPr>
                <w:rFonts w:eastAsia="MS PMincho" w:cs="Arial"/>
                <w:lang w:val="vi-VN"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03CE528" w14:textId="464964C4" w:rsidR="00794DF9" w:rsidRPr="000336F1" w:rsidRDefault="00794DF9" w:rsidP="00570660">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B2FE7CE" w14:textId="77777777" w:rsidR="00794DF9" w:rsidRPr="008F2D5E" w:rsidRDefault="00794DF9" w:rsidP="0057066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35D7B06" w14:textId="77777777" w:rsidR="0054162F" w:rsidRPr="00794DF9" w:rsidRDefault="0054162F" w:rsidP="0054162F">
            <w:pPr>
              <w:pStyle w:val="BulletList1"/>
            </w:pPr>
            <w:r>
              <w:t>Auto</w:t>
            </w:r>
            <w:r>
              <w:rPr>
                <w:lang w:val="vi-VN"/>
              </w:rPr>
              <w:t xml:space="preserve"> generated</w:t>
            </w:r>
          </w:p>
          <w:p w14:paraId="37DC8D20" w14:textId="4445656E" w:rsidR="00794DF9" w:rsidRDefault="0054162F" w:rsidP="0054162F">
            <w:pPr>
              <w:pStyle w:val="BulletList1"/>
            </w:pPr>
            <w:r>
              <w:rPr>
                <w:lang w:val="vi-VN"/>
              </w:rPr>
              <w:t>Value =[Số lượng thùng 24 lon] của “Sản phẩm trong kho” tại thời điểm hệ thống gửi báo cáo</w:t>
            </w:r>
          </w:p>
        </w:tc>
      </w:tr>
      <w:tr w:rsidR="00794DF9" w:rsidRPr="008F2D5E" w14:paraId="29DB2924" w14:textId="77777777" w:rsidTr="0057066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F582EC8" w14:textId="77777777" w:rsidR="00794DF9" w:rsidRDefault="00794DF9" w:rsidP="00570660">
            <w:pPr>
              <w:spacing w:before="0"/>
              <w:rPr>
                <w:rFonts w:cs="Arial"/>
                <w:szCs w:val="20"/>
              </w:rPr>
            </w:pPr>
            <w:r>
              <w:rPr>
                <w:rFonts w:cs="Arial"/>
                <w:szCs w:val="20"/>
              </w:rPr>
              <w:t>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507B3F5" w14:textId="00F8843A" w:rsidR="00794DF9" w:rsidRPr="00395282" w:rsidRDefault="0054162F" w:rsidP="00570660">
            <w:pPr>
              <w:rPr>
                <w:rFonts w:eastAsia="MS PMincho" w:cs="Arial"/>
                <w:lang w:val="vi-VN" w:eastAsia="ja-JP"/>
              </w:rPr>
            </w:pPr>
            <w:r>
              <w:rPr>
                <w:rFonts w:eastAsia="MS PMincho" w:cs="Arial"/>
                <w:lang w:val="vi-VN" w:eastAsia="ja-JP"/>
              </w:rPr>
              <w:t>In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38F76E0" w14:textId="438E39E5" w:rsidR="00794DF9" w:rsidRPr="00F253E2" w:rsidRDefault="0054162F" w:rsidP="00570660">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1D0440C" w14:textId="392F53A4" w:rsidR="00794DF9" w:rsidRDefault="0054162F" w:rsidP="0057066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DCF3D93" w14:textId="67E07399" w:rsidR="00794DF9" w:rsidRDefault="0054162F" w:rsidP="0057066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27A199B" w14:textId="77777777" w:rsidR="00794DF9" w:rsidRPr="008F2D5E" w:rsidRDefault="00794DF9" w:rsidP="0057066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13503AF" w14:textId="1079B676" w:rsidR="00794DF9" w:rsidRDefault="0054162F" w:rsidP="00570660">
            <w:pPr>
              <w:pStyle w:val="BulletList1"/>
            </w:pPr>
            <w:r>
              <w:t>Refer</w:t>
            </w:r>
            <w:r>
              <w:rPr>
                <w:lang w:val="vi-VN"/>
              </w:rPr>
              <w:t xml:space="preserve"> </w:t>
            </w:r>
            <w:r>
              <w:rPr>
                <w:lang w:val="vi-VN"/>
              </w:rPr>
              <w:fldChar w:fldCharType="begin"/>
            </w:r>
            <w:r>
              <w:rPr>
                <w:lang w:val="vi-VN"/>
              </w:rPr>
              <w:instrText xml:space="preserve"> REF _Ref151966033 \h </w:instrText>
            </w:r>
            <w:r>
              <w:rPr>
                <w:lang w:val="vi-VN"/>
              </w:rPr>
            </w:r>
            <w:r>
              <w:rPr>
                <w:lang w:val="vi-VN"/>
              </w:rPr>
              <w:fldChar w:fldCharType="separate"/>
            </w:r>
            <w:r w:rsidR="00201D76">
              <w:t xml:space="preserve">UC 9: </w:t>
            </w:r>
            <w:proofErr w:type="spellStart"/>
            <w:r w:rsidR="00201D76">
              <w:t>Xuất</w:t>
            </w:r>
            <w:proofErr w:type="spellEnd"/>
            <w:r w:rsidR="00201D76">
              <w:t xml:space="preserve"> </w:t>
            </w:r>
            <w:proofErr w:type="spellStart"/>
            <w:r w:rsidR="00201D76">
              <w:t>thông</w:t>
            </w:r>
            <w:proofErr w:type="spellEnd"/>
            <w:r w:rsidR="00201D76">
              <w:rPr>
                <w:lang w:val="vi-VN"/>
              </w:rPr>
              <w:t xml:space="preserve"> tin</w:t>
            </w:r>
            <w:r>
              <w:rPr>
                <w:lang w:val="vi-VN"/>
              </w:rPr>
              <w:fldChar w:fldCharType="end"/>
            </w:r>
          </w:p>
        </w:tc>
      </w:tr>
    </w:tbl>
    <w:p w14:paraId="729517E6" w14:textId="370545C9" w:rsidR="00C65F54" w:rsidRDefault="000C0DB9" w:rsidP="00764A86">
      <w:pPr>
        <w:pStyle w:val="Heading2"/>
      </w:pPr>
      <w:bookmarkStart w:id="156" w:name="_Toc152340803"/>
      <w:proofErr w:type="spellStart"/>
      <w:r>
        <w:t>Màn</w:t>
      </w:r>
      <w:proofErr w:type="spellEnd"/>
      <w:r>
        <w:t xml:space="preserve"> </w:t>
      </w:r>
      <w:proofErr w:type="spellStart"/>
      <w:r>
        <w:t>hình</w:t>
      </w:r>
      <w:proofErr w:type="spellEnd"/>
      <w:r>
        <w:t xml:space="preserve"> </w:t>
      </w:r>
      <w:proofErr w:type="spellStart"/>
      <w:r>
        <w:t>dành</w:t>
      </w:r>
      <w:proofErr w:type="spellEnd"/>
      <w:r>
        <w:t xml:space="preserve"> </w:t>
      </w:r>
      <w:proofErr w:type="spellStart"/>
      <w:r>
        <w:t>cho</w:t>
      </w:r>
      <w:proofErr w:type="spellEnd"/>
      <w:r>
        <w:t xml:space="preserve"> </w:t>
      </w:r>
      <w:proofErr w:type="spellStart"/>
      <w:r>
        <w:t>lái</w:t>
      </w:r>
      <w:proofErr w:type="spellEnd"/>
      <w:r>
        <w:t xml:space="preserve"> </w:t>
      </w:r>
      <w:proofErr w:type="spellStart"/>
      <w:r>
        <w:t>xe</w:t>
      </w:r>
      <w:bookmarkEnd w:id="156"/>
      <w:proofErr w:type="spellEnd"/>
    </w:p>
    <w:p w14:paraId="0CD9CDD5" w14:textId="59346AA2" w:rsidR="001C20CE" w:rsidRDefault="001C20CE" w:rsidP="001C20CE">
      <w:pPr>
        <w:pStyle w:val="Heading3"/>
      </w:pPr>
      <w:bookmarkStart w:id="157" w:name="_Toc152340804"/>
      <w:proofErr w:type="spellStart"/>
      <w:r>
        <w:t>Màn</w:t>
      </w:r>
      <w:proofErr w:type="spellEnd"/>
      <w:r>
        <w:t xml:space="preserve"> </w:t>
      </w:r>
      <w:proofErr w:type="spellStart"/>
      <w:r>
        <w:t>hình</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r>
        <w:t>xuất</w:t>
      </w:r>
      <w:proofErr w:type="spellEnd"/>
      <w:r>
        <w:t>/</w:t>
      </w:r>
      <w:proofErr w:type="spellStart"/>
      <w:r>
        <w:t>nhập</w:t>
      </w:r>
      <w:proofErr w:type="spellEnd"/>
      <w:r>
        <w:t xml:space="preserve"> </w:t>
      </w:r>
      <w:proofErr w:type="spellStart"/>
      <w:r>
        <w:t>kho</w:t>
      </w:r>
      <w:bookmarkEnd w:id="157"/>
      <w:proofErr w:type="spellEnd"/>
    </w:p>
    <w:p w14:paraId="246B04A7" w14:textId="4F829835" w:rsidR="001C20CE" w:rsidRDefault="00784387" w:rsidP="001C20CE">
      <w:pPr>
        <w:rPr>
          <w:lang w:val="en-US" w:eastAsia="en-US"/>
        </w:rPr>
      </w:pPr>
      <w:r w:rsidRPr="00784387">
        <w:rPr>
          <w:noProof/>
          <w:lang w:val="en-US" w:eastAsia="en-US"/>
        </w:rPr>
        <w:drawing>
          <wp:inline distT="0" distB="0" distL="0" distR="0" wp14:anchorId="60161A05" wp14:editId="08CCEC35">
            <wp:extent cx="5943600" cy="3874770"/>
            <wp:effectExtent l="0" t="0" r="0" b="0"/>
            <wp:docPr id="466783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83230" name="Picture 1" descr="A screenshot of a computer&#10;&#10;Description automatically generated"/>
                    <pic:cNvPicPr/>
                  </pic:nvPicPr>
                  <pic:blipFill>
                    <a:blip r:embed="rId90"/>
                    <a:stretch>
                      <a:fillRect/>
                    </a:stretch>
                  </pic:blipFill>
                  <pic:spPr>
                    <a:xfrm>
                      <a:off x="0" y="0"/>
                      <a:ext cx="5943600" cy="3874770"/>
                    </a:xfrm>
                    <a:prstGeom prst="rect">
                      <a:avLst/>
                    </a:prstGeom>
                  </pic:spPr>
                </pic:pic>
              </a:graphicData>
            </a:graphic>
          </wp:inline>
        </w:drawing>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40"/>
        <w:gridCol w:w="1327"/>
        <w:gridCol w:w="1483"/>
        <w:gridCol w:w="995"/>
        <w:gridCol w:w="1228"/>
        <w:gridCol w:w="894"/>
        <w:gridCol w:w="2963"/>
      </w:tblGrid>
      <w:tr w:rsidR="00CE3940" w:rsidRPr="008F2D5E" w14:paraId="0BC90BDC" w14:textId="77777777" w:rsidTr="00557580">
        <w:trPr>
          <w:trHeight w:val="764"/>
        </w:trPr>
        <w:tc>
          <w:tcPr>
            <w:tcW w:w="236"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4C2036FE" w14:textId="77777777" w:rsidR="00CE3940" w:rsidRPr="00743D86" w:rsidRDefault="00CE3940" w:rsidP="00557580">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0AEA9BE6" w14:textId="77777777" w:rsidR="00CE3940" w:rsidRPr="008F2D5E" w:rsidRDefault="00CE3940" w:rsidP="00557580">
            <w:pPr>
              <w:rPr>
                <w:rFonts w:cs="Arial"/>
                <w:b/>
                <w:szCs w:val="20"/>
                <w:lang w:eastAsia="en-US"/>
              </w:rPr>
            </w:pPr>
            <w:r>
              <w:rPr>
                <w:rFonts w:cs="Arial"/>
                <w:b/>
                <w:szCs w:val="20"/>
                <w:lang w:eastAsia="en-US"/>
              </w:rPr>
              <w:t>Component</w:t>
            </w:r>
          </w:p>
        </w:tc>
        <w:tc>
          <w:tcPr>
            <w:tcW w:w="795"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656B7010" w14:textId="77777777" w:rsidR="00CE3940" w:rsidRPr="008F2D5E" w:rsidRDefault="00CE3940" w:rsidP="00557580">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65B707C7" w14:textId="77777777" w:rsidR="00CE3940" w:rsidRPr="00743D86" w:rsidRDefault="00CE3940" w:rsidP="00557580">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39B241B3" w14:textId="77777777" w:rsidR="00CE3940" w:rsidRPr="008F2D5E" w:rsidRDefault="00CE3940" w:rsidP="00557580">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068F32CB" w14:textId="77777777" w:rsidR="00CE3940" w:rsidRPr="00743D86" w:rsidRDefault="00CE3940" w:rsidP="00557580">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58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3E9C4327" w14:textId="77777777" w:rsidR="00CE3940" w:rsidRPr="008F2D5E" w:rsidRDefault="00CE3940" w:rsidP="00557580">
            <w:pPr>
              <w:ind w:right="-1110"/>
              <w:rPr>
                <w:rFonts w:cs="Arial"/>
                <w:b/>
                <w:bCs/>
                <w:szCs w:val="20"/>
                <w:lang w:eastAsia="en-US"/>
              </w:rPr>
            </w:pPr>
            <w:r w:rsidRPr="008F2D5E">
              <w:rPr>
                <w:rFonts w:cs="Arial"/>
                <w:b/>
                <w:szCs w:val="20"/>
                <w:lang w:eastAsia="en-US"/>
              </w:rPr>
              <w:t>Description</w:t>
            </w:r>
          </w:p>
        </w:tc>
      </w:tr>
      <w:tr w:rsidR="00CE3940" w:rsidRPr="008F2D5E" w14:paraId="35D744B8" w14:textId="77777777" w:rsidTr="0055758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AD89E7C" w14:textId="77777777" w:rsidR="00CE3940" w:rsidRPr="008F2D5E" w:rsidRDefault="00CE3940" w:rsidP="00557580">
            <w:pPr>
              <w:spacing w:before="0"/>
              <w:rPr>
                <w:rFonts w:cs="Arial"/>
                <w:szCs w:val="20"/>
              </w:rPr>
            </w:pPr>
            <w:r>
              <w:rPr>
                <w:rFonts w:cs="Arial"/>
                <w:szCs w:val="20"/>
              </w:rPr>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344D14B" w14:textId="6A31822C" w:rsidR="00CE3940" w:rsidRPr="00743D86" w:rsidRDefault="008338BC" w:rsidP="00557580">
            <w:pPr>
              <w:rPr>
                <w:rFonts w:eastAsia="MS PMincho" w:cs="Arial"/>
                <w:lang w:val="vi-VN" w:eastAsia="ja-JP"/>
              </w:rPr>
            </w:pPr>
            <w:r>
              <w:rPr>
                <w:rFonts w:eastAsia="MS PMincho" w:cs="Arial"/>
                <w:lang w:val="vi-VN" w:eastAsia="ja-JP"/>
              </w:rPr>
              <w:t>Nhập mã đơn nhập kho</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21DE059" w14:textId="77777777" w:rsidR="00CE3940" w:rsidRPr="00743D86" w:rsidRDefault="00CE3940" w:rsidP="00557580">
            <w:pPr>
              <w:rPr>
                <w:rFonts w:eastAsia="MS PMincho" w:cs="Arial"/>
                <w:lang w:val="vi-VN" w:eastAsia="ja-JP"/>
              </w:rPr>
            </w:pPr>
            <w:r>
              <w:rPr>
                <w:rFonts w:eastAsia="MS PMincho" w:cs="Arial"/>
                <w:lang w:val="vi-VN"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F346F5A" w14:textId="61940E17" w:rsidR="00CE3940" w:rsidRPr="008F2D5E" w:rsidRDefault="008338BC" w:rsidP="00557580">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9A0B24D" w14:textId="77777777" w:rsidR="00CE3940" w:rsidRPr="008F2D5E" w:rsidRDefault="00CE3940" w:rsidP="00557580">
            <w:pPr>
              <w:rPr>
                <w:rFonts w:eastAsia="MS PMincho" w:cs="Arial"/>
                <w:lang w:val="en-US" w:eastAsia="ja-JP"/>
              </w:rPr>
            </w:pPr>
            <w:r>
              <w:rPr>
                <w:rFonts w:eastAsia="MS PMincho" w:cs="Arial"/>
                <w:lang w:val="en-US"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4E50F50" w14:textId="77777777" w:rsidR="00CE3940" w:rsidRPr="008F2D5E" w:rsidRDefault="00CE3940" w:rsidP="00557580">
            <w:pPr>
              <w:rPr>
                <w:rFonts w:eastAsia="MS PMincho" w:cs="Arial"/>
                <w:b/>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6CEFF3A" w14:textId="3C3B0E75" w:rsidR="00CE3940" w:rsidRPr="008338BC" w:rsidRDefault="008E2D9B" w:rsidP="00557580">
            <w:pPr>
              <w:pStyle w:val="BulletList1"/>
            </w:pPr>
            <w:r>
              <w:fldChar w:fldCharType="begin"/>
            </w:r>
            <w:r>
              <w:instrText xml:space="preserve"> REF _Ref152351807 \h </w:instrText>
            </w:r>
            <w:r>
              <w:fldChar w:fldCharType="separate"/>
            </w:r>
            <w:r>
              <w:t xml:space="preserve">UC 8: Xem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r>
              <w:t>xuất</w:t>
            </w:r>
            <w:proofErr w:type="spellEnd"/>
            <w:r>
              <w:t xml:space="preserve"> </w:t>
            </w:r>
            <w:proofErr w:type="spellStart"/>
            <w:r>
              <w:t>nhập</w:t>
            </w:r>
            <w:proofErr w:type="spellEnd"/>
            <w:r>
              <w:t xml:space="preserve"> </w:t>
            </w:r>
            <w:proofErr w:type="spellStart"/>
            <w:r>
              <w:t>kho</w:t>
            </w:r>
            <w:proofErr w:type="spellEnd"/>
            <w:r>
              <w:t xml:space="preserve"> </w:t>
            </w:r>
            <w:proofErr w:type="spellStart"/>
            <w:r>
              <w:t>dành</w:t>
            </w:r>
            <w:proofErr w:type="spellEnd"/>
            <w:r>
              <w:t xml:space="preserve"> </w:t>
            </w:r>
            <w:proofErr w:type="spellStart"/>
            <w:r>
              <w:t>cho</w:t>
            </w:r>
            <w:proofErr w:type="spellEnd"/>
            <w:r>
              <w:t xml:space="preserve"> </w:t>
            </w:r>
            <w:proofErr w:type="spellStart"/>
            <w:r>
              <w:t>lái</w:t>
            </w:r>
            <w:proofErr w:type="spellEnd"/>
            <w:r>
              <w:t xml:space="preserve"> </w:t>
            </w:r>
            <w:proofErr w:type="spellStart"/>
            <w:r>
              <w:t>xe</w:t>
            </w:r>
            <w:proofErr w:type="spellEnd"/>
            <w:r>
              <w:fldChar w:fldCharType="end"/>
            </w:r>
          </w:p>
          <w:p w14:paraId="748F3AFF" w14:textId="75623C8C" w:rsidR="008338BC" w:rsidRPr="00EF0CCF" w:rsidRDefault="008338BC" w:rsidP="00557580">
            <w:pPr>
              <w:pStyle w:val="BulletList1"/>
            </w:pPr>
            <w:r>
              <w:rPr>
                <w:lang w:val="vi-VN"/>
              </w:rPr>
              <w:t>Value = Giá trị NSD nhập vào</w:t>
            </w:r>
          </w:p>
        </w:tc>
      </w:tr>
      <w:tr w:rsidR="00CE3940" w:rsidRPr="008F2D5E" w14:paraId="3C0CEFC9" w14:textId="77777777" w:rsidTr="0055758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E7418E5" w14:textId="77777777" w:rsidR="00CE3940" w:rsidRPr="008F2D5E" w:rsidRDefault="00CE3940" w:rsidP="00557580">
            <w:pPr>
              <w:spacing w:before="0"/>
              <w:rPr>
                <w:rFonts w:cs="Arial"/>
                <w:szCs w:val="20"/>
              </w:rPr>
            </w:pPr>
            <w:r>
              <w:rPr>
                <w:rFonts w:cs="Arial"/>
                <w:szCs w:val="20"/>
              </w:rPr>
              <w:lastRenderedPageBreak/>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6EBB8B2" w14:textId="446986D7" w:rsidR="00CE3940" w:rsidRPr="008338BC" w:rsidRDefault="008338BC" w:rsidP="00557580">
            <w:pPr>
              <w:rPr>
                <w:rFonts w:eastAsia="MS PMincho" w:cs="Arial"/>
                <w:lang w:val="vi-VN" w:eastAsia="ja-JP"/>
              </w:rPr>
            </w:pPr>
            <w:proofErr w:type="spellStart"/>
            <w:r>
              <w:rPr>
                <w:rFonts w:eastAsia="MS PMincho" w:cs="Arial"/>
                <w:lang w:val="en-US" w:eastAsia="ja-JP"/>
              </w:rPr>
              <w:t>Nhập</w:t>
            </w:r>
            <w:proofErr w:type="spellEnd"/>
            <w:r>
              <w:rPr>
                <w:rFonts w:eastAsia="MS PMincho" w:cs="Arial"/>
                <w:lang w:val="vi-VN" w:eastAsia="ja-JP"/>
              </w:rPr>
              <w:t xml:space="preserve"> mã chuyến xe</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C1964A5" w14:textId="77777777" w:rsidR="00CE3940" w:rsidRPr="008F2D5E" w:rsidRDefault="00CE3940" w:rsidP="00557580">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53701ED" w14:textId="0F629D45" w:rsidR="00CE3940" w:rsidRPr="008F2D5E" w:rsidRDefault="008338BC" w:rsidP="00557580">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A51E831" w14:textId="16EB4CAC" w:rsidR="00CE3940" w:rsidRPr="00CE1790" w:rsidRDefault="008338BC" w:rsidP="00557580">
            <w:pPr>
              <w:rPr>
                <w:rFonts w:eastAsia="MS PMincho" w:cs="Arial"/>
                <w:lang w:val="vi-VN" w:eastAsia="ja-JP"/>
              </w:rPr>
            </w:pPr>
            <w:r>
              <w:rPr>
                <w:rFonts w:eastAsia="MS PMincho" w:cs="Arial"/>
                <w:lang w:val="vi-VN"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3458CD3" w14:textId="77777777" w:rsidR="00CE3940" w:rsidRPr="008F2D5E" w:rsidRDefault="00CE3940" w:rsidP="0055758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684F8BA" w14:textId="77C95797" w:rsidR="008338BC" w:rsidRPr="008338BC" w:rsidRDefault="008E2D9B" w:rsidP="008E2D9B">
            <w:pPr>
              <w:pStyle w:val="BulletList1"/>
            </w:pPr>
            <w:r>
              <w:fldChar w:fldCharType="begin"/>
            </w:r>
            <w:r>
              <w:instrText xml:space="preserve"> REF _Ref152351807 \h </w:instrText>
            </w:r>
            <w:r>
              <w:fldChar w:fldCharType="separate"/>
            </w:r>
            <w:r>
              <w:t xml:space="preserve">UC 8: Xem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r>
              <w:t>xuất</w:t>
            </w:r>
            <w:proofErr w:type="spellEnd"/>
            <w:r>
              <w:t xml:space="preserve"> </w:t>
            </w:r>
            <w:proofErr w:type="spellStart"/>
            <w:r>
              <w:t>nhập</w:t>
            </w:r>
            <w:proofErr w:type="spellEnd"/>
            <w:r>
              <w:t xml:space="preserve"> </w:t>
            </w:r>
            <w:proofErr w:type="spellStart"/>
            <w:r>
              <w:t>kho</w:t>
            </w:r>
            <w:proofErr w:type="spellEnd"/>
            <w:r>
              <w:t xml:space="preserve"> </w:t>
            </w:r>
            <w:proofErr w:type="spellStart"/>
            <w:r>
              <w:t>dành</w:t>
            </w:r>
            <w:proofErr w:type="spellEnd"/>
            <w:r>
              <w:t xml:space="preserve"> </w:t>
            </w:r>
            <w:proofErr w:type="spellStart"/>
            <w:r>
              <w:t>cho</w:t>
            </w:r>
            <w:proofErr w:type="spellEnd"/>
            <w:r>
              <w:t xml:space="preserve"> </w:t>
            </w:r>
            <w:proofErr w:type="spellStart"/>
            <w:r>
              <w:t>lái</w:t>
            </w:r>
            <w:proofErr w:type="spellEnd"/>
            <w:r>
              <w:t xml:space="preserve"> </w:t>
            </w:r>
            <w:proofErr w:type="spellStart"/>
            <w:r>
              <w:t>xe</w:t>
            </w:r>
            <w:proofErr w:type="spellEnd"/>
            <w:r>
              <w:fldChar w:fldCharType="end"/>
            </w:r>
          </w:p>
          <w:p w14:paraId="7DF506A5" w14:textId="3646A0DB" w:rsidR="00CE3940" w:rsidRPr="00FE1C60" w:rsidRDefault="008338BC" w:rsidP="008338BC">
            <w:pPr>
              <w:pStyle w:val="BulletList1"/>
            </w:pPr>
            <w:r>
              <w:rPr>
                <w:lang w:val="vi-VN"/>
              </w:rPr>
              <w:t>Value = Giá trị NSD nhập vào</w:t>
            </w:r>
          </w:p>
        </w:tc>
      </w:tr>
      <w:tr w:rsidR="00CE3940" w:rsidRPr="008F2D5E" w14:paraId="5E8BE4E7" w14:textId="77777777" w:rsidTr="0055758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757D7FF" w14:textId="77777777" w:rsidR="00CE3940" w:rsidRDefault="00CE3940" w:rsidP="00557580">
            <w:pPr>
              <w:spacing w:before="0"/>
              <w:rPr>
                <w:rFonts w:cs="Arial"/>
                <w:szCs w:val="20"/>
              </w:rPr>
            </w:pPr>
            <w:r>
              <w:rPr>
                <w:rFonts w:cs="Arial"/>
                <w:szCs w:val="20"/>
              </w:rPr>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00633A4" w14:textId="585640C6" w:rsidR="00CE3940" w:rsidRPr="00EF0CCF" w:rsidRDefault="008338BC" w:rsidP="00557580">
            <w:pPr>
              <w:rPr>
                <w:rFonts w:eastAsia="MS PMincho" w:cs="Arial"/>
                <w:lang w:val="vi-VN" w:eastAsia="ja-JP"/>
              </w:rPr>
            </w:pPr>
            <w:r>
              <w:rPr>
                <w:rFonts w:eastAsia="MS PMincho" w:cs="Arial"/>
                <w:lang w:val="vi-VN" w:eastAsia="ja-JP"/>
              </w:rPr>
              <w:t>Chọn trạng thái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8F80AE5" w14:textId="77777777" w:rsidR="00CE3940" w:rsidRPr="00EF0CCF" w:rsidRDefault="00CE3940" w:rsidP="00557580">
            <w:pPr>
              <w:rPr>
                <w:rFonts w:eastAsia="MS PMincho" w:cs="Arial"/>
                <w:lang w:val="vi-VN" w:eastAsia="ja-JP"/>
              </w:rPr>
            </w:pPr>
            <w:r>
              <w:rPr>
                <w:rFonts w:eastAsia="MS PMincho" w:cs="Arial"/>
                <w:lang w:val="vi-VN"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EC6D7C0" w14:textId="2CC0FC96" w:rsidR="00CE3940" w:rsidRDefault="008338BC" w:rsidP="00557580">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D4F8B15" w14:textId="3D08C46E" w:rsidR="00CE3940" w:rsidRPr="00D13718" w:rsidRDefault="008338BC" w:rsidP="00557580">
            <w:pPr>
              <w:rPr>
                <w:rFonts w:eastAsia="MS PMincho" w:cs="Arial"/>
                <w:lang w:val="vi-VN" w:eastAsia="ja-JP"/>
              </w:rPr>
            </w:pPr>
            <w:r>
              <w:rPr>
                <w:rFonts w:eastAsia="MS PMincho" w:cs="Arial"/>
                <w:lang w:val="vi-VN"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F979684" w14:textId="77777777" w:rsidR="00CE3940" w:rsidRPr="008F2D5E" w:rsidRDefault="00CE3940" w:rsidP="0055758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03D7001" w14:textId="404D3A32" w:rsidR="008E2D9B" w:rsidRDefault="008E2D9B" w:rsidP="008E2D9B">
            <w:pPr>
              <w:pStyle w:val="BulletList1"/>
            </w:pPr>
            <w:r>
              <w:fldChar w:fldCharType="begin"/>
            </w:r>
            <w:r>
              <w:instrText xml:space="preserve"> REF _Ref152351807 \h </w:instrText>
            </w:r>
            <w:r>
              <w:fldChar w:fldCharType="separate"/>
            </w:r>
            <w:r>
              <w:t xml:space="preserve">UC 8: Xem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r>
              <w:t>xuất</w:t>
            </w:r>
            <w:proofErr w:type="spellEnd"/>
            <w:r>
              <w:t xml:space="preserve"> </w:t>
            </w:r>
            <w:proofErr w:type="spellStart"/>
            <w:r>
              <w:t>nhập</w:t>
            </w:r>
            <w:proofErr w:type="spellEnd"/>
            <w:r>
              <w:t xml:space="preserve"> </w:t>
            </w:r>
            <w:proofErr w:type="spellStart"/>
            <w:r>
              <w:t>kho</w:t>
            </w:r>
            <w:proofErr w:type="spellEnd"/>
            <w:r>
              <w:t xml:space="preserve"> </w:t>
            </w:r>
            <w:proofErr w:type="spellStart"/>
            <w:r>
              <w:t>dành</w:t>
            </w:r>
            <w:proofErr w:type="spellEnd"/>
            <w:r>
              <w:t xml:space="preserve"> </w:t>
            </w:r>
            <w:proofErr w:type="spellStart"/>
            <w:r>
              <w:t>cho</w:t>
            </w:r>
            <w:proofErr w:type="spellEnd"/>
            <w:r>
              <w:t xml:space="preserve"> </w:t>
            </w:r>
            <w:proofErr w:type="spellStart"/>
            <w:r>
              <w:t>lái</w:t>
            </w:r>
            <w:proofErr w:type="spellEnd"/>
            <w:r>
              <w:t xml:space="preserve"> </w:t>
            </w:r>
            <w:proofErr w:type="spellStart"/>
            <w:r>
              <w:t>xe</w:t>
            </w:r>
            <w:proofErr w:type="spellEnd"/>
            <w:r>
              <w:fldChar w:fldCharType="end"/>
            </w:r>
          </w:p>
          <w:p w14:paraId="75F170FC" w14:textId="551DB88A" w:rsidR="00CE3940" w:rsidRPr="008338BC" w:rsidRDefault="008338BC" w:rsidP="008338BC">
            <w:pPr>
              <w:pStyle w:val="BulletList1"/>
            </w:pPr>
            <w:r>
              <w:t>Value list</w:t>
            </w:r>
            <w:r>
              <w:rPr>
                <w:lang w:val="vi-VN"/>
              </w:rPr>
              <w:t xml:space="preserve">: </w:t>
            </w:r>
          </w:p>
          <w:p w14:paraId="35D66FDE" w14:textId="77777777" w:rsidR="008338BC" w:rsidRDefault="008338BC" w:rsidP="008338BC">
            <w:pPr>
              <w:pStyle w:val="Level2"/>
            </w:pPr>
            <w:r>
              <w:t>“Đã lưu nháp”</w:t>
            </w:r>
          </w:p>
          <w:p w14:paraId="729E9E96" w14:textId="77777777" w:rsidR="008338BC" w:rsidRDefault="008338BC" w:rsidP="008338BC">
            <w:pPr>
              <w:pStyle w:val="Level2"/>
            </w:pPr>
            <w:r>
              <w:t>“Chờ lái xe xác nhận”</w:t>
            </w:r>
          </w:p>
          <w:p w14:paraId="745FDA06" w14:textId="77777777" w:rsidR="008338BC" w:rsidRDefault="008338BC" w:rsidP="008338BC">
            <w:pPr>
              <w:pStyle w:val="Level2"/>
            </w:pPr>
            <w:r>
              <w:t>“Đã xác nhận bởi lái xe”</w:t>
            </w:r>
          </w:p>
          <w:p w14:paraId="45F83812" w14:textId="0270026E" w:rsidR="008338BC" w:rsidRPr="008338BC" w:rsidRDefault="008338BC" w:rsidP="008338BC">
            <w:pPr>
              <w:pStyle w:val="Level2"/>
            </w:pPr>
            <w:r>
              <w:t>“Đã từ chối bởi lái xe”</w:t>
            </w:r>
          </w:p>
        </w:tc>
      </w:tr>
      <w:tr w:rsidR="00CE3940" w:rsidRPr="008F2D5E" w14:paraId="14F4075F" w14:textId="77777777" w:rsidTr="0055758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7D94E01" w14:textId="77777777" w:rsidR="00CE3940" w:rsidRDefault="00CE3940" w:rsidP="00557580">
            <w:pPr>
              <w:spacing w:before="0"/>
              <w:rPr>
                <w:rFonts w:cs="Arial"/>
                <w:szCs w:val="20"/>
              </w:rPr>
            </w:pPr>
            <w:r>
              <w:rPr>
                <w:rFonts w:cs="Arial"/>
                <w:szCs w:val="20"/>
              </w:rPr>
              <w:t>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6925F45" w14:textId="6EBB6BBC" w:rsidR="00CE3940" w:rsidRPr="008338BC" w:rsidRDefault="008338BC" w:rsidP="00557580">
            <w:pPr>
              <w:rPr>
                <w:rFonts w:eastAsia="MS PMincho" w:cs="Arial"/>
                <w:lang w:val="vi-VN" w:eastAsia="ja-JP"/>
              </w:rPr>
            </w:pPr>
            <w:proofErr w:type="spellStart"/>
            <w:r>
              <w:rPr>
                <w:rFonts w:eastAsia="MS PMincho" w:cs="Arial"/>
                <w:lang w:val="en-US" w:eastAsia="ja-JP"/>
              </w:rPr>
              <w:t>Tìm</w:t>
            </w:r>
            <w:proofErr w:type="spellEnd"/>
            <w:r>
              <w:rPr>
                <w:rFonts w:eastAsia="MS PMincho" w:cs="Arial"/>
                <w:lang w:val="vi-VN" w:eastAsia="ja-JP"/>
              </w:rPr>
              <w:t xml:space="preserve"> kiếm</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85DAAEA" w14:textId="77777777" w:rsidR="00CE3940" w:rsidRPr="00D13718" w:rsidRDefault="00CE3940" w:rsidP="00557580">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C72AC7A" w14:textId="77777777" w:rsidR="00CE3940" w:rsidRPr="000336F1" w:rsidRDefault="00CE3940" w:rsidP="0055758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64F7326" w14:textId="77777777" w:rsidR="00CE3940" w:rsidRPr="000336F1" w:rsidRDefault="00CE3940" w:rsidP="0055758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10166CC" w14:textId="77777777" w:rsidR="00CE3940" w:rsidRPr="008F2D5E" w:rsidRDefault="00CE3940" w:rsidP="0055758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BFA8603" w14:textId="5659261E" w:rsidR="00CE3940" w:rsidRDefault="008E2D9B" w:rsidP="008E2D9B">
            <w:pPr>
              <w:pStyle w:val="BulletList1"/>
            </w:pPr>
            <w:r>
              <w:fldChar w:fldCharType="begin"/>
            </w:r>
            <w:r>
              <w:instrText xml:space="preserve"> REF _Ref152351807 \h </w:instrText>
            </w:r>
            <w:r>
              <w:fldChar w:fldCharType="separate"/>
            </w:r>
            <w:r>
              <w:t xml:space="preserve">UC 8: Xem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r>
              <w:t>xuất</w:t>
            </w:r>
            <w:proofErr w:type="spellEnd"/>
            <w:r>
              <w:t xml:space="preserve"> </w:t>
            </w:r>
            <w:proofErr w:type="spellStart"/>
            <w:r>
              <w:t>nhập</w:t>
            </w:r>
            <w:proofErr w:type="spellEnd"/>
            <w:r>
              <w:t xml:space="preserve"> </w:t>
            </w:r>
            <w:proofErr w:type="spellStart"/>
            <w:r>
              <w:t>kho</w:t>
            </w:r>
            <w:proofErr w:type="spellEnd"/>
            <w:r>
              <w:t xml:space="preserve"> </w:t>
            </w:r>
            <w:proofErr w:type="spellStart"/>
            <w:r>
              <w:t>dành</w:t>
            </w:r>
            <w:proofErr w:type="spellEnd"/>
            <w:r>
              <w:t xml:space="preserve"> </w:t>
            </w:r>
            <w:proofErr w:type="spellStart"/>
            <w:r>
              <w:t>cho</w:t>
            </w:r>
            <w:proofErr w:type="spellEnd"/>
            <w:r>
              <w:t xml:space="preserve"> </w:t>
            </w:r>
            <w:proofErr w:type="spellStart"/>
            <w:r>
              <w:t>lái</w:t>
            </w:r>
            <w:proofErr w:type="spellEnd"/>
            <w:r>
              <w:t xml:space="preserve"> </w:t>
            </w:r>
            <w:proofErr w:type="spellStart"/>
            <w:r>
              <w:t>xe</w:t>
            </w:r>
            <w:proofErr w:type="spellEnd"/>
            <w:r>
              <w:fldChar w:fldCharType="end"/>
            </w:r>
          </w:p>
        </w:tc>
      </w:tr>
      <w:tr w:rsidR="00CE3940" w:rsidRPr="008F2D5E" w14:paraId="07D430B4" w14:textId="77777777" w:rsidTr="0055758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0CB78A9" w14:textId="77777777" w:rsidR="00CE3940" w:rsidRDefault="00CE3940" w:rsidP="00557580">
            <w:pPr>
              <w:spacing w:before="0"/>
              <w:rPr>
                <w:rFonts w:cs="Arial"/>
                <w:szCs w:val="20"/>
              </w:rPr>
            </w:pPr>
            <w:r>
              <w:rPr>
                <w:rFonts w:cs="Arial"/>
                <w:szCs w:val="20"/>
              </w:rPr>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8E0F197" w14:textId="367A8DAF" w:rsidR="00CE3940" w:rsidRPr="00395282" w:rsidRDefault="008338BC" w:rsidP="00557580">
            <w:pPr>
              <w:rPr>
                <w:rFonts w:eastAsia="MS PMincho" w:cs="Arial"/>
                <w:lang w:val="vi-VN" w:eastAsia="ja-JP"/>
              </w:rPr>
            </w:pPr>
            <w:r>
              <w:rPr>
                <w:rFonts w:eastAsia="MS PMincho" w:cs="Arial"/>
                <w:lang w:val="vi-VN" w:eastAsia="ja-JP"/>
              </w:rPr>
              <w:t>Làm mới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8A113FB" w14:textId="77777777" w:rsidR="00CE3940" w:rsidRDefault="00CE3940" w:rsidP="00557580">
            <w:pPr>
              <w:rPr>
                <w:rFonts w:eastAsia="MS PMincho" w:cs="Arial"/>
                <w:lang w:val="en-US"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6887420" w14:textId="77777777" w:rsidR="00CE3940" w:rsidRPr="000336F1" w:rsidRDefault="00CE3940" w:rsidP="0055758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BDBD7DA" w14:textId="77777777" w:rsidR="00CE3940" w:rsidRPr="000336F1" w:rsidRDefault="00CE3940" w:rsidP="0055758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BF49312" w14:textId="77777777" w:rsidR="00CE3940" w:rsidRPr="008F2D5E" w:rsidRDefault="00CE3940" w:rsidP="0055758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12E49DC" w14:textId="0406BFEC" w:rsidR="00CE3940" w:rsidRDefault="008338BC" w:rsidP="00557580">
            <w:pPr>
              <w:pStyle w:val="BulletList1"/>
            </w:pPr>
            <w:r>
              <w:t>Các</w:t>
            </w:r>
            <w:r>
              <w:rPr>
                <w:lang w:val="vi-VN"/>
              </w:rPr>
              <w:t xml:space="preserve"> giá trị được nhập để tìm kiếm sẽ = “”</w:t>
            </w:r>
          </w:p>
        </w:tc>
      </w:tr>
      <w:tr w:rsidR="00CE3940" w:rsidRPr="008F2D5E" w14:paraId="2EC74F61" w14:textId="77777777" w:rsidTr="0055758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25D15B5" w14:textId="77777777" w:rsidR="00CE3940" w:rsidRDefault="00CE3940" w:rsidP="00557580">
            <w:pPr>
              <w:spacing w:before="0"/>
              <w:rPr>
                <w:rFonts w:cs="Arial"/>
                <w:szCs w:val="20"/>
              </w:rPr>
            </w:pPr>
            <w:r>
              <w:rPr>
                <w:rFonts w:cs="Arial"/>
                <w:szCs w:val="20"/>
              </w:rPr>
              <w:t>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816BEAB" w14:textId="179957EE" w:rsidR="00CE3940" w:rsidRPr="008338BC" w:rsidRDefault="008338BC" w:rsidP="00557580">
            <w:pPr>
              <w:rPr>
                <w:rFonts w:eastAsia="MS PMincho" w:cs="Arial"/>
                <w:lang w:val="vi-VN" w:eastAsia="ja-JP"/>
              </w:rPr>
            </w:pPr>
            <w:proofErr w:type="spellStart"/>
            <w:r>
              <w:rPr>
                <w:rFonts w:eastAsia="MS PMincho" w:cs="Arial"/>
                <w:lang w:val="en-US" w:eastAsia="ja-JP"/>
              </w:rPr>
              <w:t>Mã</w:t>
            </w:r>
            <w:proofErr w:type="spellEnd"/>
            <w:r>
              <w:rPr>
                <w:rFonts w:eastAsia="MS PMincho" w:cs="Arial"/>
                <w:lang w:val="vi-VN" w:eastAsia="ja-JP"/>
              </w:rPr>
              <w:t xml:space="preserve"> đơn nhập</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B9D9CBC" w14:textId="77777777" w:rsidR="00CE3940" w:rsidRDefault="00CE3940" w:rsidP="0055758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892A075" w14:textId="21D7E729" w:rsidR="00CE3940" w:rsidRDefault="00BB69DA" w:rsidP="0055758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C2258E7" w14:textId="77777777" w:rsidR="00CE3940" w:rsidRDefault="00CE3940" w:rsidP="0055758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CB9A328" w14:textId="77777777" w:rsidR="00CE3940" w:rsidRPr="008F2D5E" w:rsidRDefault="00CE3940" w:rsidP="0055758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8B51E82" w14:textId="77777777" w:rsidR="00CE3940" w:rsidRPr="000D15C6" w:rsidRDefault="00CE3940" w:rsidP="00557580">
            <w:pPr>
              <w:pStyle w:val="BulletList1"/>
            </w:pPr>
            <w:r>
              <w:t>Auto</w:t>
            </w:r>
            <w:r>
              <w:rPr>
                <w:lang w:val="vi-VN"/>
              </w:rPr>
              <w:t xml:space="preserve"> generated</w:t>
            </w:r>
          </w:p>
          <w:p w14:paraId="27602710" w14:textId="38DA23D2" w:rsidR="00CE3940" w:rsidRDefault="00CE3940" w:rsidP="00557580">
            <w:pPr>
              <w:pStyle w:val="BulletList1"/>
            </w:pPr>
            <w:r>
              <w:t>Value</w:t>
            </w:r>
            <w:r>
              <w:rPr>
                <w:lang w:val="vi-VN"/>
              </w:rPr>
              <w:t>= [</w:t>
            </w:r>
            <w:r w:rsidR="00BB69DA">
              <w:rPr>
                <w:lang w:val="vi-VN"/>
              </w:rPr>
              <w:t xml:space="preserve">Mã </w:t>
            </w:r>
            <w:r w:rsidR="008B0E95">
              <w:rPr>
                <w:lang w:val="vi-VN"/>
              </w:rPr>
              <w:t>chi tiết đơn xuất/nhập kho</w:t>
            </w:r>
            <w:r>
              <w:rPr>
                <w:lang w:val="vi-VN"/>
              </w:rPr>
              <w:t>] của “</w:t>
            </w:r>
            <w:r w:rsidR="00BB69DA">
              <w:rPr>
                <w:lang w:val="vi-VN"/>
              </w:rPr>
              <w:t xml:space="preserve">Chi tiết đơn xuất/nhập kho </w:t>
            </w:r>
            <w:r>
              <w:rPr>
                <w:lang w:val="vi-VN"/>
              </w:rPr>
              <w:t xml:space="preserve">” thoả mãn </w:t>
            </w:r>
            <w:r w:rsidR="00BB69DA">
              <w:rPr>
                <w:lang w:val="vi-VN"/>
              </w:rPr>
              <w:t>current user là lái xe phụ trách chi tết đơn xuất/nhập kho này</w:t>
            </w:r>
            <w:r w:rsidR="00D47108">
              <w:rPr>
                <w:lang w:val="vi-VN"/>
              </w:rPr>
              <w:t xml:space="preserve"> và có trạng thái là “Chờ lái xe xác nhận” Or “Đã từ chối bởi lái xe” Or “Đã xác nhận bởi lái xe”</w:t>
            </w:r>
          </w:p>
        </w:tc>
      </w:tr>
      <w:tr w:rsidR="00CE3940" w:rsidRPr="008F2D5E" w14:paraId="384F7393" w14:textId="77777777" w:rsidTr="0055758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F3D096A" w14:textId="77777777" w:rsidR="00CE3940" w:rsidRDefault="00CE3940" w:rsidP="00557580">
            <w:pPr>
              <w:spacing w:before="0"/>
              <w:rPr>
                <w:rFonts w:cs="Arial"/>
                <w:szCs w:val="20"/>
              </w:rPr>
            </w:pPr>
            <w:r>
              <w:rPr>
                <w:rFonts w:cs="Arial"/>
                <w:szCs w:val="20"/>
              </w:rPr>
              <w:t>7</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39F04CB" w14:textId="122D51D1" w:rsidR="00CE3940" w:rsidRPr="00D13718" w:rsidRDefault="00BB69DA" w:rsidP="00557580">
            <w:pPr>
              <w:rPr>
                <w:rFonts w:eastAsia="MS PMincho" w:cs="Arial"/>
                <w:lang w:val="vi-VN" w:eastAsia="ja-JP"/>
              </w:rPr>
            </w:pPr>
            <w:r>
              <w:rPr>
                <w:rFonts w:eastAsia="MS PMincho" w:cs="Arial"/>
                <w:lang w:val="vi-VN" w:eastAsia="ja-JP"/>
              </w:rPr>
              <w:t>Mã chuyến xe</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687BF0F" w14:textId="77777777" w:rsidR="00CE3940" w:rsidRDefault="00CE3940" w:rsidP="0055758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0B957B8" w14:textId="77777777" w:rsidR="00CE3940" w:rsidRDefault="00CE3940" w:rsidP="0055758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16733AB" w14:textId="77777777" w:rsidR="00CE3940" w:rsidRDefault="00CE3940" w:rsidP="0055758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F35EA7B" w14:textId="77777777" w:rsidR="00CE3940" w:rsidRPr="008F2D5E" w:rsidRDefault="00CE3940" w:rsidP="0055758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27155D7" w14:textId="77777777" w:rsidR="00CE3940" w:rsidRPr="009C04A2" w:rsidRDefault="00CE3940" w:rsidP="00557580">
            <w:pPr>
              <w:pStyle w:val="BulletList1"/>
            </w:pPr>
            <w:r>
              <w:t>Auto</w:t>
            </w:r>
            <w:r>
              <w:rPr>
                <w:lang w:val="vi-VN"/>
              </w:rPr>
              <w:t xml:space="preserve"> generated</w:t>
            </w:r>
          </w:p>
          <w:p w14:paraId="20F6D4D3" w14:textId="13051DA9" w:rsidR="00CE3940" w:rsidRDefault="00CE3940" w:rsidP="00557580">
            <w:pPr>
              <w:pStyle w:val="BulletList1"/>
            </w:pPr>
            <w:r>
              <w:t>Value</w:t>
            </w:r>
            <w:r>
              <w:rPr>
                <w:lang w:val="vi-VN"/>
              </w:rPr>
              <w:t xml:space="preserve"> = </w:t>
            </w:r>
            <w:r w:rsidR="00BB69DA">
              <w:rPr>
                <w:lang w:val="vi-VN"/>
              </w:rPr>
              <w:t>[Mã chuyến xe] của “</w:t>
            </w:r>
            <w:r w:rsidR="008B0E95">
              <w:rPr>
                <w:lang w:val="vi-VN"/>
              </w:rPr>
              <w:t>Chuyến xe</w:t>
            </w:r>
            <w:r w:rsidR="00BB69DA">
              <w:rPr>
                <w:lang w:val="vi-VN"/>
              </w:rPr>
              <w:t xml:space="preserve"> ”</w:t>
            </w:r>
            <w:r w:rsidR="008B0E95">
              <w:rPr>
                <w:lang w:val="vi-VN"/>
              </w:rPr>
              <w:t xml:space="preserve"> thỏa mãn Chuyến xe chở chi tiết đơn xuất/nhập kho hiện tại</w:t>
            </w:r>
          </w:p>
        </w:tc>
      </w:tr>
      <w:tr w:rsidR="00CE3940" w:rsidRPr="008F2D5E" w14:paraId="7996E19F" w14:textId="77777777" w:rsidTr="0055758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B11AED5" w14:textId="77777777" w:rsidR="00CE3940" w:rsidRDefault="00CE3940" w:rsidP="00557580">
            <w:pPr>
              <w:spacing w:before="0"/>
              <w:rPr>
                <w:rFonts w:cs="Arial"/>
                <w:szCs w:val="20"/>
              </w:rPr>
            </w:pPr>
            <w:r>
              <w:rPr>
                <w:rFonts w:cs="Arial"/>
                <w:szCs w:val="20"/>
              </w:rPr>
              <w:t>8</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06D18D0" w14:textId="5B12D05F" w:rsidR="00CE3940" w:rsidRPr="00D7053F" w:rsidRDefault="008B0E95" w:rsidP="00557580">
            <w:pPr>
              <w:rPr>
                <w:rFonts w:eastAsia="MS PMincho" w:cs="Arial"/>
                <w:lang w:val="vi-VN" w:eastAsia="ja-JP"/>
              </w:rPr>
            </w:pPr>
            <w:r>
              <w:rPr>
                <w:rFonts w:eastAsia="MS PMincho" w:cs="Arial"/>
                <w:lang w:val="vi-VN" w:eastAsia="ja-JP"/>
              </w:rPr>
              <w:t>Thùng 24 lon TT</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45DD1F0" w14:textId="77777777" w:rsidR="00CE3940" w:rsidRDefault="00CE3940" w:rsidP="0055758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E4B86A8" w14:textId="77777777" w:rsidR="00CE3940" w:rsidRDefault="00CE3940" w:rsidP="0055758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279A3C9" w14:textId="77777777" w:rsidR="00CE3940" w:rsidRDefault="00CE3940" w:rsidP="0055758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F8D3E2C" w14:textId="77777777" w:rsidR="00CE3940" w:rsidRPr="008F2D5E" w:rsidRDefault="00CE3940" w:rsidP="0055758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E58BB9D" w14:textId="77777777" w:rsidR="008B0E95" w:rsidRPr="00D7053F" w:rsidRDefault="008B0E95" w:rsidP="008B0E95">
            <w:pPr>
              <w:pStyle w:val="BulletList1"/>
            </w:pPr>
            <w:r>
              <w:t>Auto</w:t>
            </w:r>
            <w:r>
              <w:rPr>
                <w:lang w:val="vi-VN"/>
              </w:rPr>
              <w:t xml:space="preserve"> generated</w:t>
            </w:r>
          </w:p>
          <w:p w14:paraId="1FB18DBA" w14:textId="1D223EB8" w:rsidR="00CE3940" w:rsidRDefault="008B0E95" w:rsidP="008B0E95">
            <w:pPr>
              <w:pStyle w:val="BulletList1"/>
            </w:pPr>
            <w:r>
              <w:t>Value</w:t>
            </w:r>
            <w:r>
              <w:rPr>
                <w:lang w:val="vi-VN"/>
              </w:rPr>
              <w:t xml:space="preserve"> = [Số lượng thùng 36 lon thực tế] của “Chi tiết đơn nhập kho” thỏa mãn [Mã chi tiết đơn xuất/nhập kho]  = [Mã chi tiết đơn xuất/nhập kho] của bản ghi hiện</w:t>
            </w:r>
          </w:p>
        </w:tc>
      </w:tr>
      <w:tr w:rsidR="00CE3940" w:rsidRPr="008F2D5E" w14:paraId="037150AC" w14:textId="77777777" w:rsidTr="0055758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C5A94C9" w14:textId="77777777" w:rsidR="00CE3940" w:rsidRDefault="00CE3940" w:rsidP="00557580">
            <w:pPr>
              <w:spacing w:before="0"/>
              <w:rPr>
                <w:rFonts w:cs="Arial"/>
                <w:szCs w:val="20"/>
              </w:rPr>
            </w:pPr>
            <w:r>
              <w:rPr>
                <w:rFonts w:cs="Arial"/>
                <w:szCs w:val="20"/>
              </w:rPr>
              <w:lastRenderedPageBreak/>
              <w:t>9</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A0ABEF5" w14:textId="2606329F" w:rsidR="00CE3940" w:rsidRPr="00395282" w:rsidRDefault="008B0E95" w:rsidP="00557580">
            <w:pPr>
              <w:rPr>
                <w:rFonts w:eastAsia="MS PMincho" w:cs="Arial"/>
                <w:lang w:val="vi-VN" w:eastAsia="ja-JP"/>
              </w:rPr>
            </w:pPr>
            <w:r>
              <w:rPr>
                <w:rFonts w:eastAsia="MS PMincho" w:cs="Arial"/>
                <w:lang w:val="vi-VN" w:eastAsia="ja-JP"/>
              </w:rPr>
              <w:t>Thùng 36 lon TT</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94C91F8" w14:textId="77777777" w:rsidR="00CE3940" w:rsidRDefault="00CE3940" w:rsidP="0055758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988D68D" w14:textId="77777777" w:rsidR="00CE3940" w:rsidRDefault="00CE3940" w:rsidP="0055758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19B91A6" w14:textId="77777777" w:rsidR="00CE3940" w:rsidRDefault="00CE3940" w:rsidP="0055758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82F7083" w14:textId="77777777" w:rsidR="00CE3940" w:rsidRPr="008F2D5E" w:rsidRDefault="00CE3940" w:rsidP="0055758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EFC17F3" w14:textId="77777777" w:rsidR="00CE3940" w:rsidRPr="00D7053F" w:rsidRDefault="00CE3940" w:rsidP="00557580">
            <w:pPr>
              <w:pStyle w:val="BulletList1"/>
            </w:pPr>
            <w:r>
              <w:t>Auto</w:t>
            </w:r>
            <w:r>
              <w:rPr>
                <w:lang w:val="vi-VN"/>
              </w:rPr>
              <w:t xml:space="preserve"> generated</w:t>
            </w:r>
          </w:p>
          <w:p w14:paraId="682F8E41" w14:textId="36BC332E" w:rsidR="00CE3940" w:rsidRDefault="00CE3940" w:rsidP="00557580">
            <w:pPr>
              <w:pStyle w:val="BulletList1"/>
            </w:pPr>
            <w:r>
              <w:t>Value</w:t>
            </w:r>
            <w:r>
              <w:rPr>
                <w:lang w:val="vi-VN"/>
              </w:rPr>
              <w:t xml:space="preserve"> = </w:t>
            </w:r>
            <w:r w:rsidR="008B0E95">
              <w:rPr>
                <w:lang w:val="vi-VN"/>
              </w:rPr>
              <w:t>[Số lượng thùng 36 lon thực tế] của “Chi tiết đơn nhập kho” thỏa mãn [Mã chi tiết đơn xuất/nhập kho]  = [Mã chi tiết đơn xuất/nhập kho] của bản ghi hiện</w:t>
            </w:r>
          </w:p>
        </w:tc>
      </w:tr>
      <w:tr w:rsidR="00CE3940" w:rsidRPr="008F2D5E" w14:paraId="322D1786" w14:textId="77777777" w:rsidTr="0055758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D309008" w14:textId="77777777" w:rsidR="00CE3940" w:rsidRDefault="00CE3940" w:rsidP="00557580">
            <w:pPr>
              <w:spacing w:before="0"/>
              <w:rPr>
                <w:rFonts w:cs="Arial"/>
                <w:szCs w:val="20"/>
              </w:rPr>
            </w:pPr>
            <w:r>
              <w:rPr>
                <w:rFonts w:cs="Arial"/>
                <w:szCs w:val="20"/>
              </w:rPr>
              <w:t>10</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B124990" w14:textId="16AC218F" w:rsidR="00CE3940" w:rsidRPr="00D7053F" w:rsidRDefault="008B0E95" w:rsidP="00557580">
            <w:pPr>
              <w:rPr>
                <w:rFonts w:eastAsia="MS PMincho" w:cs="Arial"/>
                <w:lang w:val="vi-VN" w:eastAsia="ja-JP"/>
              </w:rPr>
            </w:pPr>
            <w:r>
              <w:rPr>
                <w:rFonts w:eastAsia="MS PMincho" w:cs="Arial"/>
                <w:lang w:val="vi-VN" w:eastAsia="ja-JP"/>
              </w:rPr>
              <w:t>Trạng thái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79CFE2A" w14:textId="77777777" w:rsidR="00CE3940" w:rsidRDefault="00CE3940" w:rsidP="0055758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CCF7DD4" w14:textId="77777777" w:rsidR="00CE3940" w:rsidRDefault="00CE3940" w:rsidP="0055758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F1B0F6B" w14:textId="77777777" w:rsidR="00CE3940" w:rsidRDefault="00CE3940" w:rsidP="0055758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C2B812A" w14:textId="77777777" w:rsidR="00CE3940" w:rsidRPr="008F2D5E" w:rsidRDefault="00CE3940" w:rsidP="0055758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C072DDB" w14:textId="77777777" w:rsidR="00CE3940" w:rsidRPr="00D7053F" w:rsidRDefault="00CE3940" w:rsidP="00557580">
            <w:pPr>
              <w:pStyle w:val="BulletList1"/>
            </w:pPr>
            <w:r>
              <w:t>Auto</w:t>
            </w:r>
            <w:r>
              <w:rPr>
                <w:lang w:val="vi-VN"/>
              </w:rPr>
              <w:t xml:space="preserve"> generated</w:t>
            </w:r>
          </w:p>
          <w:p w14:paraId="2A76FF4E" w14:textId="77C9F60B" w:rsidR="00CE3940" w:rsidRDefault="008B0E95" w:rsidP="00557580">
            <w:pPr>
              <w:pStyle w:val="BulletList1"/>
            </w:pPr>
            <w:r>
              <w:t>Value</w:t>
            </w:r>
            <w:r>
              <w:rPr>
                <w:lang w:val="vi-VN"/>
              </w:rPr>
              <w:t xml:space="preserve"> = [Trạng thái] của “Chi tiết đơn nhập kho” thỏa mãn [Mã chi tiết đơn xuất/nhập kho]  = [Mã chi tiết đơn xuất/nhập kho] của bản ghi hiện</w:t>
            </w:r>
          </w:p>
        </w:tc>
      </w:tr>
      <w:tr w:rsidR="00CE3940" w:rsidRPr="008F2D5E" w14:paraId="5D8D4667" w14:textId="77777777" w:rsidTr="0055758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6EC2E66" w14:textId="77777777" w:rsidR="00CE3940" w:rsidRDefault="00CE3940" w:rsidP="00557580">
            <w:pPr>
              <w:spacing w:before="0"/>
              <w:rPr>
                <w:rFonts w:cs="Arial"/>
                <w:szCs w:val="20"/>
              </w:rPr>
            </w:pPr>
            <w:r>
              <w:rPr>
                <w:rFonts w:cs="Arial"/>
                <w:szCs w:val="20"/>
              </w:rPr>
              <w:t>11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DBCB3CE" w14:textId="6EB7CC0C" w:rsidR="00CE3940" w:rsidRDefault="008B0E95" w:rsidP="00557580">
            <w:pPr>
              <w:rPr>
                <w:rFonts w:eastAsia="MS PMincho" w:cs="Arial"/>
                <w:lang w:val="vi-VN" w:eastAsia="ja-JP"/>
              </w:rPr>
            </w:pPr>
            <w:r w:rsidRPr="008B0E95">
              <w:rPr>
                <w:rFonts w:eastAsia="MS PMincho" w:cs="Arial"/>
                <w:noProof/>
                <w:lang w:val="vi-VN" w:eastAsia="ja-JP"/>
              </w:rPr>
              <w:drawing>
                <wp:inline distT="0" distB="0" distL="0" distR="0" wp14:anchorId="1C1BED82" wp14:editId="76736585">
                  <wp:extent cx="147639" cy="114301"/>
                  <wp:effectExtent l="0" t="0" r="5080" b="0"/>
                  <wp:docPr id="53278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82908" name=""/>
                          <pic:cNvPicPr/>
                        </pic:nvPicPr>
                        <pic:blipFill>
                          <a:blip r:embed="rId91"/>
                          <a:stretch>
                            <a:fillRect/>
                          </a:stretch>
                        </pic:blipFill>
                        <pic:spPr>
                          <a:xfrm>
                            <a:off x="0" y="0"/>
                            <a:ext cx="147639" cy="114301"/>
                          </a:xfrm>
                          <a:prstGeom prst="rect">
                            <a:avLst/>
                          </a:prstGeom>
                        </pic:spPr>
                      </pic:pic>
                    </a:graphicData>
                  </a:graphic>
                </wp:inline>
              </w:drawing>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B4ABAE1" w14:textId="77B8D5B6" w:rsidR="00CE3940" w:rsidRDefault="00544915" w:rsidP="00557580">
            <w:pPr>
              <w:rPr>
                <w:rFonts w:eastAsia="MS PMincho" w:cs="Arial"/>
                <w:lang w:val="en-US" w:eastAsia="ja-JP"/>
              </w:rPr>
            </w:pPr>
            <w:r>
              <w:rPr>
                <w:rFonts w:eastAsia="MS PMincho" w:cs="Arial"/>
                <w:lang w:val="en-US"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CF029CC" w14:textId="7C4B3FB8" w:rsidR="00CE3940" w:rsidRPr="00544915" w:rsidRDefault="00544915" w:rsidP="0055758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4804BB4" w14:textId="01579A7A" w:rsidR="00CE3940" w:rsidRPr="00544915" w:rsidRDefault="00544915" w:rsidP="0055758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8E51501" w14:textId="77777777" w:rsidR="00CE3940" w:rsidRPr="008F2D5E" w:rsidRDefault="00CE3940" w:rsidP="0055758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157BA27" w14:textId="240CA682" w:rsidR="00CE3940" w:rsidRDefault="00544915" w:rsidP="00544915">
            <w:pPr>
              <w:pStyle w:val="BulletList1"/>
            </w:pPr>
            <w:r>
              <w:t>Refer</w:t>
            </w:r>
            <w:r>
              <w:rPr>
                <w:lang w:val="vi-VN"/>
              </w:rPr>
              <w:t xml:space="preserve"> </w:t>
            </w:r>
            <w:r>
              <w:rPr>
                <w:lang w:val="vi-VN"/>
              </w:rPr>
              <w:fldChar w:fldCharType="begin"/>
            </w:r>
            <w:r>
              <w:rPr>
                <w:lang w:val="vi-VN"/>
              </w:rPr>
              <w:instrText xml:space="preserve"> REF _Ref152083748 \h </w:instrText>
            </w:r>
            <w:r>
              <w:rPr>
                <w:lang w:val="vi-VN"/>
              </w:rPr>
            </w:r>
            <w:r>
              <w:rPr>
                <w:lang w:val="vi-VN"/>
              </w:rPr>
              <w:fldChar w:fldCharType="separate"/>
            </w:r>
            <w:r w:rsidR="00201D76" w:rsidRPr="00516C12">
              <w:rPr>
                <w:szCs w:val="20"/>
              </w:rPr>
              <w:t xml:space="preserve">UC </w:t>
            </w:r>
            <w:r w:rsidR="00201D76">
              <w:rPr>
                <w:szCs w:val="20"/>
              </w:rPr>
              <w:t>6</w:t>
            </w:r>
            <w:r w:rsidR="00201D76" w:rsidRPr="00516C12">
              <w:rPr>
                <w:szCs w:val="20"/>
              </w:rPr>
              <w:t xml:space="preserve">: </w:t>
            </w:r>
            <w:r w:rsidR="00201D76">
              <w:rPr>
                <w:szCs w:val="20"/>
              </w:rPr>
              <w:t xml:space="preserve">Xem chi </w:t>
            </w:r>
            <w:proofErr w:type="spellStart"/>
            <w:r w:rsidR="00201D76">
              <w:rPr>
                <w:szCs w:val="20"/>
              </w:rPr>
              <w:t>tiết</w:t>
            </w:r>
            <w:proofErr w:type="spellEnd"/>
            <w:r w:rsidR="00201D76">
              <w:rPr>
                <w:szCs w:val="20"/>
              </w:rPr>
              <w:t xml:space="preserve"> </w:t>
            </w:r>
            <w:r w:rsidR="00201D76">
              <w:rPr>
                <w:szCs w:val="20"/>
                <w:lang w:val="vi-VN"/>
              </w:rPr>
              <w:t>đơn xuất/nhâp kho dành cho lái xe</w:t>
            </w:r>
            <w:r>
              <w:rPr>
                <w:lang w:val="vi-VN"/>
              </w:rPr>
              <w:fldChar w:fldCharType="end"/>
            </w:r>
          </w:p>
        </w:tc>
      </w:tr>
      <w:tr w:rsidR="00CE3940" w:rsidRPr="008F2D5E" w14:paraId="6395D315" w14:textId="77777777" w:rsidTr="0055758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FD2CE43" w14:textId="77777777" w:rsidR="00CE3940" w:rsidRDefault="00CE3940" w:rsidP="00557580">
            <w:pPr>
              <w:spacing w:before="0"/>
              <w:rPr>
                <w:rFonts w:cs="Arial"/>
                <w:szCs w:val="20"/>
              </w:rPr>
            </w:pPr>
            <w:r>
              <w:rPr>
                <w:rFonts w:cs="Arial"/>
                <w:szCs w:val="20"/>
              </w:rPr>
              <w:t>12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53FA8F3" w14:textId="6585E132" w:rsidR="00CE3940" w:rsidRDefault="00544915" w:rsidP="00557580">
            <w:pPr>
              <w:rPr>
                <w:rFonts w:eastAsia="MS PMincho" w:cs="Arial"/>
                <w:lang w:val="vi-VN" w:eastAsia="ja-JP"/>
              </w:rPr>
            </w:pPr>
            <w:r w:rsidRPr="00544915">
              <w:rPr>
                <w:rFonts w:eastAsia="MS PMincho" w:cs="Arial"/>
                <w:noProof/>
                <w:lang w:val="vi-VN" w:eastAsia="ja-JP"/>
              </w:rPr>
              <w:drawing>
                <wp:inline distT="0" distB="0" distL="0" distR="0" wp14:anchorId="5C1D2CAE" wp14:editId="6647F02B">
                  <wp:extent cx="242889" cy="166689"/>
                  <wp:effectExtent l="0" t="0" r="5080" b="5080"/>
                  <wp:docPr id="93891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15121" name=""/>
                          <pic:cNvPicPr/>
                        </pic:nvPicPr>
                        <pic:blipFill>
                          <a:blip r:embed="rId92"/>
                          <a:stretch>
                            <a:fillRect/>
                          </a:stretch>
                        </pic:blipFill>
                        <pic:spPr>
                          <a:xfrm>
                            <a:off x="0" y="0"/>
                            <a:ext cx="242889" cy="166689"/>
                          </a:xfrm>
                          <a:prstGeom prst="rect">
                            <a:avLst/>
                          </a:prstGeom>
                        </pic:spPr>
                      </pic:pic>
                    </a:graphicData>
                  </a:graphic>
                </wp:inline>
              </w:drawing>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6412621" w14:textId="3E154400" w:rsidR="00CE3940" w:rsidRDefault="00544915" w:rsidP="00557580">
            <w:pPr>
              <w:rPr>
                <w:rFonts w:eastAsia="MS PMincho" w:cs="Arial"/>
                <w:lang w:val="en-US" w:eastAsia="ja-JP"/>
              </w:rPr>
            </w:pPr>
            <w:r>
              <w:rPr>
                <w:rFonts w:eastAsia="MS PMincho" w:cs="Arial"/>
                <w:lang w:val="en-US"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C608E23" w14:textId="77777777" w:rsidR="00CE3940" w:rsidRPr="00395282" w:rsidRDefault="00CE3940" w:rsidP="0055758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F39BFDC" w14:textId="77777777" w:rsidR="00CE3940" w:rsidRPr="00395282" w:rsidRDefault="00CE3940" w:rsidP="0055758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5825162" w14:textId="77777777" w:rsidR="00CE3940" w:rsidRPr="008F2D5E" w:rsidRDefault="00CE3940" w:rsidP="0055758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3145FA9" w14:textId="539D3D05" w:rsidR="00CE3940" w:rsidRPr="00544915" w:rsidRDefault="00544915" w:rsidP="00557580">
            <w:pPr>
              <w:pStyle w:val="BulletList1"/>
            </w:pPr>
            <w:r>
              <w:t>Refer</w:t>
            </w:r>
            <w:r>
              <w:rPr>
                <w:lang w:val="vi-VN"/>
              </w:rPr>
              <w:t xml:space="preserve"> </w:t>
            </w:r>
            <w:r>
              <w:rPr>
                <w:lang w:val="vi-VN"/>
              </w:rPr>
              <w:fldChar w:fldCharType="begin"/>
            </w:r>
            <w:r>
              <w:rPr>
                <w:lang w:val="vi-VN"/>
              </w:rPr>
              <w:instrText xml:space="preserve"> REF _Ref152083799 \h </w:instrText>
            </w:r>
            <w:r>
              <w:rPr>
                <w:lang w:val="vi-VN"/>
              </w:rPr>
            </w:r>
            <w:r>
              <w:rPr>
                <w:lang w:val="vi-VN"/>
              </w:rPr>
              <w:fldChar w:fldCharType="separate"/>
            </w:r>
            <w:r w:rsidR="00201D76" w:rsidRPr="001F3E51">
              <w:t xml:space="preserve">UC </w:t>
            </w:r>
            <w:r w:rsidR="00201D76">
              <w:rPr>
                <w:noProof/>
              </w:rPr>
              <w:t>2</w:t>
            </w:r>
            <w:r w:rsidR="00201D76" w:rsidRPr="001F3E51">
              <w:t xml:space="preserve">: </w:t>
            </w:r>
            <w:proofErr w:type="spellStart"/>
            <w:r w:rsidR="00201D76" w:rsidRPr="001F3E51">
              <w:t>Xác</w:t>
            </w:r>
            <w:proofErr w:type="spellEnd"/>
            <w:r w:rsidR="00201D76" w:rsidRPr="001F3E51">
              <w:t xml:space="preserve"> </w:t>
            </w:r>
            <w:proofErr w:type="spellStart"/>
            <w:r w:rsidR="00201D76" w:rsidRPr="001F3E51">
              <w:t>nhận</w:t>
            </w:r>
            <w:proofErr w:type="spellEnd"/>
            <w:r w:rsidR="00201D76" w:rsidRPr="001F3E51">
              <w:t xml:space="preserve"> chi </w:t>
            </w:r>
            <w:proofErr w:type="spellStart"/>
            <w:r w:rsidR="00201D76" w:rsidRPr="001F3E51">
              <w:t>tiết</w:t>
            </w:r>
            <w:proofErr w:type="spellEnd"/>
            <w:r w:rsidR="00201D76" w:rsidRPr="001F3E51">
              <w:t xml:space="preserve"> </w:t>
            </w:r>
            <w:proofErr w:type="spellStart"/>
            <w:r w:rsidR="00201D76" w:rsidRPr="001F3E51">
              <w:t>đơn</w:t>
            </w:r>
            <w:proofErr w:type="spellEnd"/>
            <w:r w:rsidR="00201D76" w:rsidRPr="001F3E51">
              <w:t xml:space="preserve"> </w:t>
            </w:r>
            <w:proofErr w:type="spellStart"/>
            <w:r w:rsidR="00201D76">
              <w:t>bởi</w:t>
            </w:r>
            <w:proofErr w:type="spellEnd"/>
            <w:r w:rsidR="00201D76" w:rsidRPr="001F3E51">
              <w:t xml:space="preserve"> </w:t>
            </w:r>
            <w:proofErr w:type="spellStart"/>
            <w:r w:rsidR="00201D76" w:rsidRPr="001F3E51">
              <w:t>lái</w:t>
            </w:r>
            <w:proofErr w:type="spellEnd"/>
            <w:r w:rsidR="00201D76" w:rsidRPr="001F3E51">
              <w:t xml:space="preserve"> </w:t>
            </w:r>
            <w:proofErr w:type="spellStart"/>
            <w:r w:rsidR="00201D76" w:rsidRPr="001F3E51">
              <w:t>xe</w:t>
            </w:r>
            <w:proofErr w:type="spellEnd"/>
            <w:r>
              <w:rPr>
                <w:lang w:val="vi-VN"/>
              </w:rPr>
              <w:fldChar w:fldCharType="end"/>
            </w:r>
          </w:p>
          <w:p w14:paraId="5378FD2F" w14:textId="6E2C33AF" w:rsidR="00544915" w:rsidRDefault="00544915" w:rsidP="00557580">
            <w:pPr>
              <w:pStyle w:val="BulletList1"/>
            </w:pPr>
            <w:r>
              <w:rPr>
                <w:lang w:val="vi-VN"/>
              </w:rPr>
              <w:t>Hiển thị khi [Trạng thái] của “Chi tiết đơn xuất/nhập kho” là “Chờ lái xe xác nhận”</w:t>
            </w:r>
          </w:p>
        </w:tc>
      </w:tr>
      <w:tr w:rsidR="00544915" w:rsidRPr="008F2D5E" w14:paraId="4F62B715" w14:textId="77777777" w:rsidTr="0055758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3A12177" w14:textId="72F43C2D" w:rsidR="00544915" w:rsidRDefault="00544915" w:rsidP="00557580">
            <w:pPr>
              <w:spacing w:before="0"/>
              <w:rPr>
                <w:rFonts w:cs="Arial"/>
                <w:szCs w:val="20"/>
              </w:rPr>
            </w:pPr>
            <w:r>
              <w:rPr>
                <w:rFonts w:cs="Arial"/>
                <w:szCs w:val="20"/>
              </w:rPr>
              <w:t>13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78DAC98" w14:textId="33D73784" w:rsidR="00544915" w:rsidRPr="00544915" w:rsidRDefault="00544915" w:rsidP="00557580">
            <w:pPr>
              <w:rPr>
                <w:rFonts w:eastAsia="MS PMincho" w:cs="Arial"/>
                <w:lang w:val="vi-VN" w:eastAsia="ja-JP"/>
              </w:rPr>
            </w:pPr>
            <w:r w:rsidRPr="00544915">
              <w:rPr>
                <w:rFonts w:eastAsia="MS PMincho" w:cs="Arial"/>
                <w:noProof/>
                <w:lang w:val="vi-VN" w:eastAsia="ja-JP"/>
              </w:rPr>
              <w:drawing>
                <wp:inline distT="0" distB="0" distL="0" distR="0" wp14:anchorId="62798BC8" wp14:editId="6BF466C6">
                  <wp:extent cx="133351" cy="180976"/>
                  <wp:effectExtent l="0" t="0" r="0" b="9525"/>
                  <wp:docPr id="151300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03920" name=""/>
                          <pic:cNvPicPr/>
                        </pic:nvPicPr>
                        <pic:blipFill>
                          <a:blip r:embed="rId93"/>
                          <a:stretch>
                            <a:fillRect/>
                          </a:stretch>
                        </pic:blipFill>
                        <pic:spPr>
                          <a:xfrm>
                            <a:off x="0" y="0"/>
                            <a:ext cx="133351" cy="180976"/>
                          </a:xfrm>
                          <a:prstGeom prst="rect">
                            <a:avLst/>
                          </a:prstGeom>
                        </pic:spPr>
                      </pic:pic>
                    </a:graphicData>
                  </a:graphic>
                </wp:inline>
              </w:drawing>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1231F4E" w14:textId="3978B88D" w:rsidR="00544915" w:rsidRDefault="00544915" w:rsidP="00557580">
            <w:pPr>
              <w:rPr>
                <w:rFonts w:eastAsia="MS PMincho" w:cs="Arial"/>
                <w:lang w:val="en-US" w:eastAsia="ja-JP"/>
              </w:rPr>
            </w:pPr>
            <w:r>
              <w:rPr>
                <w:rFonts w:eastAsia="MS PMincho" w:cs="Arial"/>
                <w:lang w:val="en-US"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B74D63E" w14:textId="24765DE6" w:rsidR="00544915" w:rsidRPr="00544915" w:rsidRDefault="00544915" w:rsidP="00557580">
            <w:pPr>
              <w:rPr>
                <w:rFonts w:eastAsia="MS PMincho" w:cs="Arial"/>
                <w:lang w:val="vi-VN" w:eastAsia="ja-JP"/>
              </w:rPr>
            </w:pPr>
            <w:r>
              <w:rPr>
                <w:rFonts w:eastAsia="MS PMincho" w:cs="Arial"/>
                <w:lang w:val="vi-VN" w:eastAsia="ja-JP"/>
              </w:rPr>
              <w:t>N/A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C4BD95F" w14:textId="697EB8D1" w:rsidR="00544915" w:rsidRPr="00544915" w:rsidRDefault="00544915" w:rsidP="0055758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4DEEAF9" w14:textId="77777777" w:rsidR="00544915" w:rsidRPr="008F2D5E" w:rsidRDefault="00544915" w:rsidP="0055758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4EDB297" w14:textId="0800C15B" w:rsidR="00544915" w:rsidRPr="00544915" w:rsidRDefault="00544915" w:rsidP="00557580">
            <w:pPr>
              <w:pStyle w:val="BulletList1"/>
            </w:pPr>
            <w:r>
              <w:t>Refer</w:t>
            </w:r>
            <w:r>
              <w:rPr>
                <w:lang w:val="vi-VN"/>
              </w:rPr>
              <w:t xml:space="preserve"> </w:t>
            </w:r>
            <w:r>
              <w:rPr>
                <w:lang w:val="vi-VN"/>
              </w:rPr>
              <w:fldChar w:fldCharType="begin"/>
            </w:r>
            <w:r>
              <w:rPr>
                <w:lang w:val="vi-VN"/>
              </w:rPr>
              <w:instrText xml:space="preserve"> REF _Ref152083930 \h </w:instrText>
            </w:r>
            <w:r>
              <w:rPr>
                <w:lang w:val="vi-VN"/>
              </w:rPr>
            </w:r>
            <w:r>
              <w:rPr>
                <w:lang w:val="vi-VN"/>
              </w:rPr>
              <w:fldChar w:fldCharType="separate"/>
            </w:r>
            <w:r w:rsidR="00201D76" w:rsidRPr="00516C12">
              <w:rPr>
                <w:szCs w:val="20"/>
              </w:rPr>
              <w:t xml:space="preserve">UC </w:t>
            </w:r>
            <w:r w:rsidR="00201D76">
              <w:rPr>
                <w:noProof/>
                <w:szCs w:val="20"/>
              </w:rPr>
              <w:t>3</w:t>
            </w:r>
            <w:r w:rsidR="00201D76" w:rsidRPr="00516C12">
              <w:rPr>
                <w:szCs w:val="20"/>
              </w:rPr>
              <w:t xml:space="preserve">: </w:t>
            </w:r>
            <w:proofErr w:type="spellStart"/>
            <w:r w:rsidR="00201D76">
              <w:rPr>
                <w:szCs w:val="20"/>
              </w:rPr>
              <w:t>Từ</w:t>
            </w:r>
            <w:proofErr w:type="spellEnd"/>
            <w:r w:rsidR="00201D76">
              <w:rPr>
                <w:szCs w:val="20"/>
                <w:lang w:val="vi-VN"/>
              </w:rPr>
              <w:t xml:space="preserve"> chối chi tiết đơn</w:t>
            </w:r>
            <w:r>
              <w:rPr>
                <w:lang w:val="vi-VN"/>
              </w:rPr>
              <w:fldChar w:fldCharType="end"/>
            </w:r>
          </w:p>
          <w:p w14:paraId="56E94E03" w14:textId="4A1EA25E" w:rsidR="00544915" w:rsidRDefault="00544915" w:rsidP="00557580">
            <w:pPr>
              <w:pStyle w:val="BulletList1"/>
            </w:pPr>
            <w:r>
              <w:rPr>
                <w:lang w:val="vi-VN"/>
              </w:rPr>
              <w:t>Hiển thị khi [Trạng thái] của “Chi tiết đơn xuất/nhập kho” là “Chờ lái xe xác nhận”</w:t>
            </w:r>
          </w:p>
        </w:tc>
      </w:tr>
      <w:tr w:rsidR="00544915" w:rsidRPr="008F2D5E" w14:paraId="24E783B9" w14:textId="77777777" w:rsidTr="0055758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9169359" w14:textId="527BA100" w:rsidR="00544915" w:rsidRDefault="00544915" w:rsidP="00557580">
            <w:pPr>
              <w:spacing w:before="0"/>
              <w:rPr>
                <w:rFonts w:cs="Arial"/>
                <w:szCs w:val="20"/>
              </w:rPr>
            </w:pPr>
            <w:r>
              <w:rPr>
                <w:rFonts w:cs="Arial"/>
                <w:szCs w:val="20"/>
              </w:rPr>
              <w:t>14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21F7455" w14:textId="72923496" w:rsidR="00544915" w:rsidRPr="00544915" w:rsidRDefault="00544915" w:rsidP="00557580">
            <w:pPr>
              <w:rPr>
                <w:rFonts w:eastAsia="MS PMincho" w:cs="Arial"/>
                <w:lang w:val="vi-VN" w:eastAsia="ja-JP"/>
              </w:rPr>
            </w:pPr>
            <w:r>
              <w:rPr>
                <w:rFonts w:eastAsia="MS PMincho" w:cs="Arial"/>
                <w:lang w:val="vi-VN" w:eastAsia="ja-JP"/>
              </w:rPr>
              <w:t xml:space="preserve">Xác nhận </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BBEA0CB" w14:textId="28BF7910" w:rsidR="00544915" w:rsidRDefault="00544915" w:rsidP="00557580">
            <w:pPr>
              <w:rPr>
                <w:rFonts w:eastAsia="MS PMincho" w:cs="Arial"/>
                <w:lang w:val="en-US"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B2B6343" w14:textId="74479B26" w:rsidR="00544915" w:rsidRPr="00544915" w:rsidRDefault="00544915" w:rsidP="0055758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A8BE12D" w14:textId="060DDBB8" w:rsidR="00544915" w:rsidRPr="00544915" w:rsidRDefault="00544915" w:rsidP="0055758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34A3B0A" w14:textId="77777777" w:rsidR="00544915" w:rsidRPr="008F2D5E" w:rsidRDefault="00544915" w:rsidP="0055758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1C7B13F" w14:textId="1CCC2186" w:rsidR="00544915" w:rsidRDefault="00544915" w:rsidP="00557580">
            <w:pPr>
              <w:pStyle w:val="BulletList1"/>
            </w:pPr>
            <w:r>
              <w:t>Refer</w:t>
            </w:r>
            <w:r>
              <w:rPr>
                <w:lang w:val="vi-VN"/>
              </w:rPr>
              <w:t xml:space="preserve"> </w:t>
            </w:r>
            <w:r>
              <w:rPr>
                <w:lang w:val="vi-VN"/>
              </w:rPr>
              <w:fldChar w:fldCharType="begin"/>
            </w:r>
            <w:r>
              <w:rPr>
                <w:lang w:val="vi-VN"/>
              </w:rPr>
              <w:instrText xml:space="preserve"> REF _Ref152084053 \h </w:instrText>
            </w:r>
            <w:r>
              <w:rPr>
                <w:lang w:val="vi-VN"/>
              </w:rPr>
            </w:r>
            <w:r>
              <w:rPr>
                <w:lang w:val="vi-VN"/>
              </w:rPr>
              <w:fldChar w:fldCharType="separate"/>
            </w:r>
            <w:r w:rsidR="00201D76" w:rsidRPr="001F3E51">
              <w:t xml:space="preserve">UC </w:t>
            </w:r>
            <w:r w:rsidR="00201D76">
              <w:rPr>
                <w:noProof/>
              </w:rPr>
              <w:t>2</w:t>
            </w:r>
            <w:r w:rsidR="00201D76" w:rsidRPr="001F3E51">
              <w:t xml:space="preserve">: </w:t>
            </w:r>
            <w:proofErr w:type="spellStart"/>
            <w:r w:rsidR="00201D76" w:rsidRPr="001F3E51">
              <w:t>Xác</w:t>
            </w:r>
            <w:proofErr w:type="spellEnd"/>
            <w:r w:rsidR="00201D76" w:rsidRPr="001F3E51">
              <w:t xml:space="preserve"> </w:t>
            </w:r>
            <w:proofErr w:type="spellStart"/>
            <w:r w:rsidR="00201D76" w:rsidRPr="001F3E51">
              <w:t>nhận</w:t>
            </w:r>
            <w:proofErr w:type="spellEnd"/>
            <w:r w:rsidR="00201D76" w:rsidRPr="001F3E51">
              <w:t xml:space="preserve"> chi </w:t>
            </w:r>
            <w:proofErr w:type="spellStart"/>
            <w:r w:rsidR="00201D76" w:rsidRPr="001F3E51">
              <w:t>tiết</w:t>
            </w:r>
            <w:proofErr w:type="spellEnd"/>
            <w:r w:rsidR="00201D76" w:rsidRPr="001F3E51">
              <w:t xml:space="preserve"> </w:t>
            </w:r>
            <w:proofErr w:type="spellStart"/>
            <w:r w:rsidR="00201D76" w:rsidRPr="001F3E51">
              <w:t>đơn</w:t>
            </w:r>
            <w:proofErr w:type="spellEnd"/>
            <w:r w:rsidR="00201D76" w:rsidRPr="001F3E51">
              <w:t xml:space="preserve"> </w:t>
            </w:r>
            <w:proofErr w:type="spellStart"/>
            <w:r w:rsidR="00201D76">
              <w:t>bởi</w:t>
            </w:r>
            <w:proofErr w:type="spellEnd"/>
            <w:r w:rsidR="00201D76" w:rsidRPr="001F3E51">
              <w:t xml:space="preserve"> </w:t>
            </w:r>
            <w:proofErr w:type="spellStart"/>
            <w:r w:rsidR="00201D76" w:rsidRPr="001F3E51">
              <w:t>lái</w:t>
            </w:r>
            <w:proofErr w:type="spellEnd"/>
            <w:r w:rsidR="00201D76" w:rsidRPr="001F3E51">
              <w:t xml:space="preserve"> </w:t>
            </w:r>
            <w:proofErr w:type="spellStart"/>
            <w:r w:rsidR="00201D76" w:rsidRPr="001F3E51">
              <w:t>xe</w:t>
            </w:r>
            <w:proofErr w:type="spellEnd"/>
            <w:r>
              <w:rPr>
                <w:lang w:val="vi-VN"/>
              </w:rPr>
              <w:fldChar w:fldCharType="end"/>
            </w:r>
          </w:p>
        </w:tc>
      </w:tr>
    </w:tbl>
    <w:p w14:paraId="6F55DD85" w14:textId="77777777" w:rsidR="00CE3940" w:rsidRDefault="00CE3940" w:rsidP="001C20CE">
      <w:pPr>
        <w:rPr>
          <w:lang w:val="en-US" w:eastAsia="en-US"/>
        </w:rPr>
      </w:pPr>
    </w:p>
    <w:p w14:paraId="25303E89" w14:textId="41BD698C" w:rsidR="001C20CE" w:rsidRDefault="001C20CE" w:rsidP="001C20CE">
      <w:pPr>
        <w:pStyle w:val="Heading3"/>
      </w:pPr>
      <w:bookmarkStart w:id="158" w:name="_Toc152340805"/>
      <w:proofErr w:type="spellStart"/>
      <w:r>
        <w:lastRenderedPageBreak/>
        <w:t>Màn</w:t>
      </w:r>
      <w:proofErr w:type="spellEnd"/>
      <w:r>
        <w:t xml:space="preserve"> </w:t>
      </w:r>
      <w:proofErr w:type="spellStart"/>
      <w:r>
        <w:t>hình</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đơn</w:t>
      </w:r>
      <w:proofErr w:type="spellEnd"/>
      <w:r>
        <w:t xml:space="preserve"> </w:t>
      </w:r>
      <w:proofErr w:type="spellStart"/>
      <w:r>
        <w:t>xuất</w:t>
      </w:r>
      <w:proofErr w:type="spellEnd"/>
      <w:r>
        <w:t>/</w:t>
      </w:r>
      <w:proofErr w:type="spellStart"/>
      <w:r>
        <w:t>nhập</w:t>
      </w:r>
      <w:proofErr w:type="spellEnd"/>
      <w:r>
        <w:t xml:space="preserve"> </w:t>
      </w:r>
      <w:proofErr w:type="spellStart"/>
      <w:r>
        <w:t>kho</w:t>
      </w:r>
      <w:bookmarkEnd w:id="158"/>
      <w:proofErr w:type="spellEnd"/>
    </w:p>
    <w:p w14:paraId="7286F32C" w14:textId="77380C56" w:rsidR="001C20CE" w:rsidRDefault="003A5C39" w:rsidP="001C20CE">
      <w:pPr>
        <w:rPr>
          <w:lang w:val="en-US" w:eastAsia="en-US"/>
        </w:rPr>
      </w:pPr>
      <w:r w:rsidRPr="003A5C39">
        <w:rPr>
          <w:noProof/>
          <w:lang w:val="en-US" w:eastAsia="en-US"/>
        </w:rPr>
        <w:drawing>
          <wp:inline distT="0" distB="0" distL="0" distR="0" wp14:anchorId="3C3E36AE" wp14:editId="39C4795E">
            <wp:extent cx="5619791" cy="4610134"/>
            <wp:effectExtent l="0" t="0" r="0" b="0"/>
            <wp:docPr id="198090042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00425" name="Picture 1" descr="A screenshot of a chat&#10;&#10;Description automatically generated"/>
                    <pic:cNvPicPr/>
                  </pic:nvPicPr>
                  <pic:blipFill>
                    <a:blip r:embed="rId94"/>
                    <a:stretch>
                      <a:fillRect/>
                    </a:stretch>
                  </pic:blipFill>
                  <pic:spPr>
                    <a:xfrm>
                      <a:off x="0" y="0"/>
                      <a:ext cx="5619791" cy="4610134"/>
                    </a:xfrm>
                    <a:prstGeom prst="rect">
                      <a:avLst/>
                    </a:prstGeom>
                  </pic:spPr>
                </pic:pic>
              </a:graphicData>
            </a:graphic>
          </wp:inline>
        </w:drawing>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40"/>
        <w:gridCol w:w="1327"/>
        <w:gridCol w:w="1483"/>
        <w:gridCol w:w="995"/>
        <w:gridCol w:w="1228"/>
        <w:gridCol w:w="894"/>
        <w:gridCol w:w="2963"/>
      </w:tblGrid>
      <w:tr w:rsidR="00CA6706" w:rsidRPr="008F2D5E" w14:paraId="487DBEE5" w14:textId="77777777" w:rsidTr="00125EEC">
        <w:trPr>
          <w:trHeight w:val="764"/>
        </w:trPr>
        <w:tc>
          <w:tcPr>
            <w:tcW w:w="236"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08501B87" w14:textId="77777777" w:rsidR="00CA6706" w:rsidRPr="00743D86" w:rsidRDefault="00CA6706" w:rsidP="00125EEC">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043CB043" w14:textId="77777777" w:rsidR="00CA6706" w:rsidRPr="008F2D5E" w:rsidRDefault="00CA6706" w:rsidP="00125EEC">
            <w:pPr>
              <w:rPr>
                <w:rFonts w:cs="Arial"/>
                <w:b/>
                <w:szCs w:val="20"/>
                <w:lang w:eastAsia="en-US"/>
              </w:rPr>
            </w:pPr>
            <w:r>
              <w:rPr>
                <w:rFonts w:cs="Arial"/>
                <w:b/>
                <w:szCs w:val="20"/>
                <w:lang w:eastAsia="en-US"/>
              </w:rPr>
              <w:t>Component</w:t>
            </w:r>
          </w:p>
        </w:tc>
        <w:tc>
          <w:tcPr>
            <w:tcW w:w="795"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27429FE1" w14:textId="77777777" w:rsidR="00CA6706" w:rsidRPr="008F2D5E" w:rsidRDefault="00CA6706" w:rsidP="00125EEC">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41FC54A7" w14:textId="77777777" w:rsidR="00CA6706" w:rsidRPr="00743D86" w:rsidRDefault="00CA6706" w:rsidP="00125EEC">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08486350" w14:textId="77777777" w:rsidR="00CA6706" w:rsidRPr="008F2D5E" w:rsidRDefault="00CA6706" w:rsidP="00125EEC">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5C16A2F7" w14:textId="77777777" w:rsidR="00CA6706" w:rsidRPr="00743D86" w:rsidRDefault="00CA6706" w:rsidP="00125EEC">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58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6B76D2B1" w14:textId="77777777" w:rsidR="00CA6706" w:rsidRPr="008F2D5E" w:rsidRDefault="00CA6706" w:rsidP="00125EEC">
            <w:pPr>
              <w:ind w:right="-1110"/>
              <w:rPr>
                <w:rFonts w:cs="Arial"/>
                <w:b/>
                <w:bCs/>
                <w:szCs w:val="20"/>
                <w:lang w:eastAsia="en-US"/>
              </w:rPr>
            </w:pPr>
            <w:r w:rsidRPr="008F2D5E">
              <w:rPr>
                <w:rFonts w:cs="Arial"/>
                <w:b/>
                <w:szCs w:val="20"/>
                <w:lang w:eastAsia="en-US"/>
              </w:rPr>
              <w:t>Description</w:t>
            </w:r>
          </w:p>
        </w:tc>
      </w:tr>
      <w:tr w:rsidR="00CA6706" w:rsidRPr="008F2D5E" w14:paraId="3AE72238" w14:textId="77777777" w:rsidTr="00125EEC">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B1134EE" w14:textId="77777777" w:rsidR="00CA6706" w:rsidRPr="008F2D5E" w:rsidRDefault="00CA6706" w:rsidP="00125EEC">
            <w:pPr>
              <w:spacing w:before="0"/>
              <w:rPr>
                <w:rFonts w:cs="Arial"/>
                <w:szCs w:val="20"/>
              </w:rPr>
            </w:pPr>
            <w:r>
              <w:rPr>
                <w:rFonts w:cs="Arial"/>
                <w:szCs w:val="20"/>
              </w:rPr>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E284ADA" w14:textId="2EB2D6CA" w:rsidR="00CA6706" w:rsidRPr="00743D86" w:rsidRDefault="0054162F" w:rsidP="00125EEC">
            <w:pPr>
              <w:rPr>
                <w:rFonts w:eastAsia="MS PMincho" w:cs="Arial"/>
                <w:lang w:val="vi-VN" w:eastAsia="ja-JP"/>
              </w:rPr>
            </w:pPr>
            <w:r>
              <w:rPr>
                <w:rFonts w:eastAsia="MS PMincho" w:cs="Arial"/>
                <w:lang w:val="vi-VN" w:eastAsia="ja-JP"/>
              </w:rPr>
              <w:t xml:space="preserve">Mã </w:t>
            </w:r>
            <w:r w:rsidR="007855C8">
              <w:rPr>
                <w:rFonts w:eastAsia="MS PMincho" w:cs="Arial"/>
                <w:lang w:val="vi-VN" w:eastAsia="ja-JP"/>
              </w:rPr>
              <w:t>đơn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ACC7678" w14:textId="77777777" w:rsidR="00CA6706" w:rsidRPr="00743D86" w:rsidRDefault="00CA6706" w:rsidP="00125EEC">
            <w:pPr>
              <w:rPr>
                <w:rFonts w:eastAsia="MS PMincho" w:cs="Arial"/>
                <w:lang w:val="vi-VN" w:eastAsia="ja-JP"/>
              </w:rPr>
            </w:pPr>
            <w:r>
              <w:rPr>
                <w:rFonts w:eastAsia="MS PMincho" w:cs="Arial"/>
                <w:lang w:val="vi-VN"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0E9BB60" w14:textId="478AC429" w:rsidR="00CA6706" w:rsidRPr="008F2D5E" w:rsidRDefault="00E84F44" w:rsidP="00125EEC">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1C62D5C" w14:textId="4B0590A9" w:rsidR="00CA6706" w:rsidRPr="008F2D5E" w:rsidRDefault="00E84F44" w:rsidP="00125EEC">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AC71A50" w14:textId="77777777" w:rsidR="00CA6706" w:rsidRPr="008F2D5E" w:rsidRDefault="00CA6706" w:rsidP="00125EEC">
            <w:pPr>
              <w:rPr>
                <w:rFonts w:eastAsia="MS PMincho" w:cs="Arial"/>
                <w:b/>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5FA9F97" w14:textId="77777777" w:rsidR="00CA6706" w:rsidRPr="00D47108" w:rsidRDefault="00D47108" w:rsidP="00125EEC">
            <w:pPr>
              <w:pStyle w:val="BulletList1"/>
            </w:pPr>
            <w:r>
              <w:t>Auto</w:t>
            </w:r>
            <w:r>
              <w:rPr>
                <w:lang w:val="vi-VN"/>
              </w:rPr>
              <w:t xml:space="preserve"> generated</w:t>
            </w:r>
          </w:p>
          <w:p w14:paraId="7596F2A2" w14:textId="4FBDFF0D" w:rsidR="00D47108" w:rsidRPr="00EF0CCF" w:rsidRDefault="00D47108" w:rsidP="00125EEC">
            <w:pPr>
              <w:pStyle w:val="BulletList1"/>
            </w:pPr>
            <w:r>
              <w:rPr>
                <w:lang w:val="vi-VN"/>
              </w:rPr>
              <w:t xml:space="preserve">Value = </w:t>
            </w:r>
            <w:r w:rsidR="00E84F44">
              <w:rPr>
                <w:lang w:val="vi-VN"/>
              </w:rPr>
              <w:t>[Mã đơn nhập]</w:t>
            </w:r>
          </w:p>
        </w:tc>
      </w:tr>
      <w:tr w:rsidR="00CA6706" w:rsidRPr="008F2D5E" w14:paraId="169B380D" w14:textId="77777777" w:rsidTr="00125EEC">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0189170" w14:textId="77777777" w:rsidR="00CA6706" w:rsidRPr="008F2D5E" w:rsidRDefault="00CA6706" w:rsidP="00125EEC">
            <w:pPr>
              <w:spacing w:before="0"/>
              <w:rPr>
                <w:rFonts w:cs="Arial"/>
                <w:szCs w:val="20"/>
              </w:rPr>
            </w:pPr>
            <w:r>
              <w:rPr>
                <w:rFonts w:cs="Arial"/>
                <w:szCs w:val="20"/>
              </w:rPr>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9906062" w14:textId="6B40B9DE" w:rsidR="00CA6706" w:rsidRPr="008338BC" w:rsidRDefault="00E84F44" w:rsidP="00125EEC">
            <w:pPr>
              <w:rPr>
                <w:rFonts w:eastAsia="MS PMincho" w:cs="Arial"/>
                <w:lang w:val="vi-VN" w:eastAsia="ja-JP"/>
              </w:rPr>
            </w:pPr>
            <w:r>
              <w:rPr>
                <w:rFonts w:eastAsia="MS PMincho" w:cs="Arial"/>
                <w:lang w:val="vi-VN" w:eastAsia="ja-JP"/>
              </w:rPr>
              <w:t>SL thùng 24 lon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2CE829F" w14:textId="77777777" w:rsidR="00CA6706" w:rsidRPr="008F2D5E" w:rsidRDefault="00CA6706" w:rsidP="00125EEC">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775BA46" w14:textId="2CD78BA2" w:rsidR="00CA6706" w:rsidRPr="008F2D5E" w:rsidRDefault="00E84F44" w:rsidP="00125EEC">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A77BEDD" w14:textId="71F9F153" w:rsidR="00CA6706" w:rsidRPr="00CE1790" w:rsidRDefault="00E84F44" w:rsidP="00125EEC">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EE1D6EF" w14:textId="77777777" w:rsidR="00CA6706" w:rsidRPr="008F2D5E" w:rsidRDefault="00CA6706" w:rsidP="00125EEC">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24B207E" w14:textId="77777777" w:rsidR="00CA6706" w:rsidRPr="00E84F44" w:rsidRDefault="00E84F44" w:rsidP="00125EEC">
            <w:pPr>
              <w:pStyle w:val="BulletList1"/>
            </w:pPr>
            <w:r>
              <w:t>Auto</w:t>
            </w:r>
            <w:r>
              <w:rPr>
                <w:lang w:val="vi-VN"/>
              </w:rPr>
              <w:t xml:space="preserve"> generated</w:t>
            </w:r>
          </w:p>
          <w:p w14:paraId="3DE85F42" w14:textId="49326D30" w:rsidR="00E84F44" w:rsidRPr="00FE1C60" w:rsidRDefault="00E84F44" w:rsidP="00125EEC">
            <w:pPr>
              <w:pStyle w:val="BulletList1"/>
            </w:pPr>
            <w:r>
              <w:rPr>
                <w:lang w:val="vi-VN"/>
              </w:rPr>
              <w:t>Value = [Số lượng thùng 24 lon] của “Chi tiết đơn yêu cầu vận chuyển” thỏa mãn [Mã đơn yêu cầu vận chuyển] = [Mã đơn] của bản ghi hiện tại</w:t>
            </w:r>
          </w:p>
        </w:tc>
      </w:tr>
      <w:tr w:rsidR="00CA6706" w:rsidRPr="008F2D5E" w14:paraId="74F140BE" w14:textId="77777777" w:rsidTr="00125EEC">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BC212BA" w14:textId="77777777" w:rsidR="00CA6706" w:rsidRDefault="00CA6706" w:rsidP="00125EEC">
            <w:pPr>
              <w:spacing w:before="0"/>
              <w:rPr>
                <w:rFonts w:cs="Arial"/>
                <w:szCs w:val="20"/>
              </w:rPr>
            </w:pPr>
            <w:r>
              <w:rPr>
                <w:rFonts w:cs="Arial"/>
                <w:szCs w:val="20"/>
              </w:rPr>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F5558C4" w14:textId="14047980" w:rsidR="00CA6706" w:rsidRPr="00EF0CCF" w:rsidRDefault="00E84F44" w:rsidP="00125EEC">
            <w:pPr>
              <w:rPr>
                <w:rFonts w:eastAsia="MS PMincho" w:cs="Arial"/>
                <w:lang w:val="vi-VN" w:eastAsia="ja-JP"/>
              </w:rPr>
            </w:pPr>
            <w:r>
              <w:rPr>
                <w:rFonts w:eastAsia="MS PMincho" w:cs="Arial"/>
                <w:lang w:val="vi-VN" w:eastAsia="ja-JP"/>
              </w:rPr>
              <w:t>SL thùng 36 lon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83B1FF5" w14:textId="77777777" w:rsidR="00CA6706" w:rsidRPr="00EF0CCF" w:rsidRDefault="00CA6706" w:rsidP="00125EEC">
            <w:pPr>
              <w:rPr>
                <w:rFonts w:eastAsia="MS PMincho" w:cs="Arial"/>
                <w:lang w:val="vi-VN" w:eastAsia="ja-JP"/>
              </w:rPr>
            </w:pPr>
            <w:r>
              <w:rPr>
                <w:rFonts w:eastAsia="MS PMincho" w:cs="Arial"/>
                <w:lang w:val="vi-VN"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F45E228" w14:textId="318E384C" w:rsidR="00CA6706" w:rsidRDefault="00E84F44" w:rsidP="00125EEC">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701DE70" w14:textId="2E9304A1" w:rsidR="00CA6706" w:rsidRPr="00D13718" w:rsidRDefault="00E84F44" w:rsidP="00125EEC">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DBF5A95" w14:textId="77777777" w:rsidR="00CA6706" w:rsidRPr="008F2D5E" w:rsidRDefault="00CA6706" w:rsidP="00125EEC">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F0D8A39" w14:textId="77777777" w:rsidR="00E84F44" w:rsidRPr="00E84F44" w:rsidRDefault="00E84F44" w:rsidP="00E84F44">
            <w:pPr>
              <w:pStyle w:val="Level2"/>
              <w:rPr>
                <w:lang w:val="en-US"/>
              </w:rPr>
            </w:pPr>
            <w:r>
              <w:t>Auto generated</w:t>
            </w:r>
          </w:p>
          <w:p w14:paraId="05BE69E6" w14:textId="67EC8B5C" w:rsidR="00CA6706" w:rsidRPr="008338BC" w:rsidRDefault="00E84F44" w:rsidP="00E84F44">
            <w:pPr>
              <w:pStyle w:val="Level2"/>
            </w:pPr>
            <w:r>
              <w:t xml:space="preserve">Value = [Số lượng thùng </w:t>
            </w:r>
            <w:r w:rsidR="000C0E5E">
              <w:t>36</w:t>
            </w:r>
            <w:r>
              <w:t xml:space="preserve"> lon] của “Chi tiết đơn yêu cầu vận chuyển” thỏa mãn [Mã đơn yêu cầu vận </w:t>
            </w:r>
            <w:r>
              <w:lastRenderedPageBreak/>
              <w:t>chuyển] = [Mã đơn] của bản ghi hiện tại</w:t>
            </w:r>
          </w:p>
        </w:tc>
      </w:tr>
      <w:tr w:rsidR="00CA6706" w:rsidRPr="008F2D5E" w14:paraId="6C3F3B01" w14:textId="77777777" w:rsidTr="00125EEC">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64DAEF5" w14:textId="77777777" w:rsidR="00CA6706" w:rsidRDefault="00CA6706" w:rsidP="00125EEC">
            <w:pPr>
              <w:spacing w:before="0"/>
              <w:rPr>
                <w:rFonts w:cs="Arial"/>
                <w:szCs w:val="20"/>
              </w:rPr>
            </w:pPr>
            <w:r>
              <w:rPr>
                <w:rFonts w:cs="Arial"/>
                <w:szCs w:val="20"/>
              </w:rPr>
              <w:lastRenderedPageBreak/>
              <w:t>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D3DE99C" w14:textId="405ED2B9" w:rsidR="00CA6706" w:rsidRPr="000C0E5E" w:rsidRDefault="000C0E5E" w:rsidP="00125EEC">
            <w:pPr>
              <w:rPr>
                <w:rFonts w:eastAsia="MS PMincho" w:cs="Arial"/>
                <w:lang w:val="vi-VN" w:eastAsia="ja-JP"/>
              </w:rPr>
            </w:pPr>
            <w:proofErr w:type="spellStart"/>
            <w:r>
              <w:rPr>
                <w:rFonts w:eastAsia="MS PMincho" w:cs="Arial"/>
                <w:lang w:val="en-US" w:eastAsia="ja-JP"/>
              </w:rPr>
              <w:t>Tên</w:t>
            </w:r>
            <w:proofErr w:type="spellEnd"/>
            <w:r>
              <w:rPr>
                <w:rFonts w:eastAsia="MS PMincho" w:cs="Arial"/>
                <w:lang w:val="vi-VN" w:eastAsia="ja-JP"/>
              </w:rPr>
              <w:t xml:space="preserve"> nhân viên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B37E222" w14:textId="715A718B" w:rsidR="00CA6706" w:rsidRPr="00D13718" w:rsidRDefault="000C0E5E" w:rsidP="00125EEC">
            <w:pPr>
              <w:rPr>
                <w:rFonts w:eastAsia="MS PMincho" w:cs="Arial"/>
                <w:lang w:val="vi-VN" w:eastAsia="ja-JP"/>
              </w:rPr>
            </w:pPr>
            <w:r>
              <w:rPr>
                <w:rFonts w:eastAsia="MS PMincho" w:cs="Arial"/>
                <w:lang w:val="vi-VN"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9EB11BD" w14:textId="56662F79" w:rsidR="00CA6706" w:rsidRPr="000336F1" w:rsidRDefault="000C0E5E" w:rsidP="00125EEC">
            <w:pPr>
              <w:rPr>
                <w:rFonts w:eastAsia="MS PMincho" w:cs="Arial"/>
                <w:lang w:val="vi-VN"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A143BE8" w14:textId="52757BCA" w:rsidR="00CA6706" w:rsidRPr="000336F1" w:rsidRDefault="000C0E5E" w:rsidP="00125EEC">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54AE842" w14:textId="77777777" w:rsidR="00CA6706" w:rsidRPr="008F2D5E" w:rsidRDefault="00CA6706" w:rsidP="00125EEC">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0AE83D0" w14:textId="77777777" w:rsidR="00CA6706" w:rsidRPr="000C0E5E" w:rsidRDefault="000C0E5E" w:rsidP="00125EEC">
            <w:pPr>
              <w:pStyle w:val="BulletList1"/>
            </w:pPr>
            <w:r>
              <w:t>Auto</w:t>
            </w:r>
            <w:r>
              <w:rPr>
                <w:lang w:val="vi-VN"/>
              </w:rPr>
              <w:t xml:space="preserve"> generated</w:t>
            </w:r>
          </w:p>
          <w:p w14:paraId="75BCEF8F" w14:textId="56D46F83" w:rsidR="000C0E5E" w:rsidRDefault="000C0E5E" w:rsidP="00125EEC">
            <w:pPr>
              <w:pStyle w:val="BulletList1"/>
            </w:pPr>
            <w:r>
              <w:rPr>
                <w:lang w:val="vi-VN"/>
              </w:rPr>
              <w:t>Value = [Tên nhân viên] của “hồ sơ nhân viên” phụ trách chi tiết đơn này</w:t>
            </w:r>
          </w:p>
        </w:tc>
      </w:tr>
      <w:tr w:rsidR="00CA6706" w:rsidRPr="008F2D5E" w14:paraId="38BD779C" w14:textId="77777777" w:rsidTr="00125EEC">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0C79185" w14:textId="77777777" w:rsidR="00CA6706" w:rsidRDefault="00CA6706" w:rsidP="00125EEC">
            <w:pPr>
              <w:spacing w:before="0"/>
              <w:rPr>
                <w:rFonts w:cs="Arial"/>
                <w:szCs w:val="20"/>
              </w:rPr>
            </w:pPr>
            <w:r>
              <w:rPr>
                <w:rFonts w:cs="Arial"/>
                <w:szCs w:val="20"/>
              </w:rPr>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3267469" w14:textId="1A867E6A" w:rsidR="00CA6706" w:rsidRPr="00395282" w:rsidRDefault="000C0E5E" w:rsidP="00125EEC">
            <w:pPr>
              <w:rPr>
                <w:rFonts w:eastAsia="MS PMincho" w:cs="Arial"/>
                <w:lang w:val="vi-VN" w:eastAsia="ja-JP"/>
              </w:rPr>
            </w:pPr>
            <w:r>
              <w:rPr>
                <w:rFonts w:eastAsia="MS PMincho" w:cs="Arial"/>
                <w:lang w:val="vi-VN" w:eastAsia="ja-JP"/>
              </w:rPr>
              <w:t>Số điện thoại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54C927F" w14:textId="509BE5B0" w:rsidR="00CA6706" w:rsidRDefault="000C0E5E" w:rsidP="00125EEC">
            <w:pPr>
              <w:rPr>
                <w:rFonts w:eastAsia="MS PMincho" w:cs="Arial"/>
                <w:lang w:val="en-US" w:eastAsia="ja-JP"/>
              </w:rPr>
            </w:pPr>
            <w:proofErr w:type="spellStart"/>
            <w:r>
              <w:rPr>
                <w:rFonts w:eastAsia="MS PMincho" w:cs="Arial"/>
                <w:lang w:val="en-US" w:eastAsia="ja-JP"/>
              </w:rPr>
              <w:t>Numberic</w:t>
            </w:r>
            <w:proofErr w:type="spellEnd"/>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59CEE60" w14:textId="01342941" w:rsidR="00CA6706" w:rsidRPr="000336F1" w:rsidRDefault="000C0E5E" w:rsidP="00125EEC">
            <w:pPr>
              <w:rPr>
                <w:rFonts w:eastAsia="MS PMincho" w:cs="Arial"/>
                <w:lang w:val="vi-VN"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071A35B" w14:textId="6901D424" w:rsidR="00CA6706" w:rsidRPr="000336F1" w:rsidRDefault="000C0E5E" w:rsidP="00125EEC">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294A2A9" w14:textId="77777777" w:rsidR="00CA6706" w:rsidRPr="008F2D5E" w:rsidRDefault="00CA6706" w:rsidP="00125EEC">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B364B5B" w14:textId="77777777" w:rsidR="000C0E5E" w:rsidRPr="000C0E5E" w:rsidRDefault="000C0E5E" w:rsidP="000C0E5E">
            <w:pPr>
              <w:pStyle w:val="BulletList1"/>
            </w:pPr>
            <w:r>
              <w:t>Auto</w:t>
            </w:r>
            <w:r>
              <w:rPr>
                <w:lang w:val="vi-VN"/>
              </w:rPr>
              <w:t xml:space="preserve"> generated</w:t>
            </w:r>
          </w:p>
          <w:p w14:paraId="4B312DF9" w14:textId="21F3E32C" w:rsidR="00CA6706" w:rsidRDefault="000C0E5E" w:rsidP="000C0E5E">
            <w:pPr>
              <w:pStyle w:val="BulletList1"/>
            </w:pPr>
            <w:r>
              <w:rPr>
                <w:lang w:val="vi-VN"/>
              </w:rPr>
              <w:t>Value = [Số điện thoại] của “hồ sơ nhân viên” phụ trách chi tiết đơn này</w:t>
            </w:r>
          </w:p>
        </w:tc>
      </w:tr>
      <w:tr w:rsidR="00CA6706" w:rsidRPr="008F2D5E" w14:paraId="06394063" w14:textId="77777777" w:rsidTr="00125EEC">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7A26074" w14:textId="77777777" w:rsidR="00CA6706" w:rsidRDefault="00CA6706" w:rsidP="00125EEC">
            <w:pPr>
              <w:spacing w:before="0"/>
              <w:rPr>
                <w:rFonts w:cs="Arial"/>
                <w:szCs w:val="20"/>
              </w:rPr>
            </w:pPr>
            <w:r>
              <w:rPr>
                <w:rFonts w:cs="Arial"/>
                <w:szCs w:val="20"/>
              </w:rPr>
              <w:t>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B5B389B" w14:textId="53A8D118" w:rsidR="00CA6706" w:rsidRPr="008338BC" w:rsidRDefault="000C0E5E" w:rsidP="00125EEC">
            <w:pPr>
              <w:rPr>
                <w:rFonts w:eastAsia="MS PMincho" w:cs="Arial"/>
                <w:lang w:val="vi-VN" w:eastAsia="ja-JP"/>
              </w:rPr>
            </w:pPr>
            <w:r>
              <w:rPr>
                <w:rFonts w:eastAsia="MS PMincho" w:cs="Arial"/>
                <w:lang w:val="vi-VN" w:eastAsia="ja-JP"/>
              </w:rPr>
              <w:t>Mã chuyến xe</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5974C74" w14:textId="607ECC18" w:rsidR="00CA6706" w:rsidRDefault="000C0E5E" w:rsidP="00125EEC">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85CD62E" w14:textId="77777777" w:rsidR="00CA6706" w:rsidRDefault="00CA6706" w:rsidP="00125EEC">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C918CF5" w14:textId="77777777" w:rsidR="00CA6706" w:rsidRDefault="00CA6706" w:rsidP="00125EEC">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6D98292" w14:textId="77777777" w:rsidR="00CA6706" w:rsidRPr="008F2D5E" w:rsidRDefault="00CA6706" w:rsidP="00125EEC">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17306B7" w14:textId="77777777" w:rsidR="00CA6706" w:rsidRPr="000D15C6" w:rsidRDefault="00CA6706" w:rsidP="00125EEC">
            <w:pPr>
              <w:pStyle w:val="BulletList1"/>
            </w:pPr>
            <w:r>
              <w:t>Auto</w:t>
            </w:r>
            <w:r>
              <w:rPr>
                <w:lang w:val="vi-VN"/>
              </w:rPr>
              <w:t xml:space="preserve"> generated</w:t>
            </w:r>
          </w:p>
          <w:p w14:paraId="04D54EB6" w14:textId="1ECF4365" w:rsidR="00CA6706" w:rsidRDefault="00CA6706" w:rsidP="00125EEC">
            <w:pPr>
              <w:pStyle w:val="BulletList1"/>
            </w:pPr>
            <w:r>
              <w:t>Value</w:t>
            </w:r>
            <w:r>
              <w:rPr>
                <w:lang w:val="vi-VN"/>
              </w:rPr>
              <w:t xml:space="preserve">= </w:t>
            </w:r>
            <w:r w:rsidR="000C0E5E">
              <w:rPr>
                <w:lang w:val="vi-VN"/>
              </w:rPr>
              <w:t>[Mã chuyến xe]</w:t>
            </w:r>
          </w:p>
        </w:tc>
      </w:tr>
      <w:tr w:rsidR="00CA6706" w:rsidRPr="008F2D5E" w14:paraId="52A1AD58" w14:textId="77777777" w:rsidTr="00125EEC">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D67C624" w14:textId="77777777" w:rsidR="00CA6706" w:rsidRDefault="00CA6706" w:rsidP="00125EEC">
            <w:pPr>
              <w:spacing w:before="0"/>
              <w:rPr>
                <w:rFonts w:cs="Arial"/>
                <w:szCs w:val="20"/>
              </w:rPr>
            </w:pPr>
            <w:r>
              <w:rPr>
                <w:rFonts w:cs="Arial"/>
                <w:szCs w:val="20"/>
              </w:rPr>
              <w:t>7</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1294B69" w14:textId="1DC5DC7B" w:rsidR="00CA6706" w:rsidRPr="00D13718" w:rsidRDefault="000C0E5E" w:rsidP="00125EEC">
            <w:pPr>
              <w:rPr>
                <w:rFonts w:eastAsia="MS PMincho" w:cs="Arial"/>
                <w:lang w:val="vi-VN" w:eastAsia="ja-JP"/>
              </w:rPr>
            </w:pPr>
            <w:r>
              <w:rPr>
                <w:rFonts w:eastAsia="MS PMincho" w:cs="Arial"/>
                <w:lang w:val="vi-VN" w:eastAsia="ja-JP"/>
              </w:rPr>
              <w:t>Biển số xe</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83EF068" w14:textId="7C956651" w:rsidR="00CA6706" w:rsidRDefault="000C0E5E" w:rsidP="00125EEC">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199A9F7" w14:textId="77777777" w:rsidR="00CA6706" w:rsidRDefault="00CA6706" w:rsidP="00125EEC">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F1A1695" w14:textId="77777777" w:rsidR="00CA6706" w:rsidRDefault="00CA6706" w:rsidP="00125EEC">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6E158A1" w14:textId="77777777" w:rsidR="00CA6706" w:rsidRPr="008F2D5E" w:rsidRDefault="00CA6706" w:rsidP="00125EEC">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E11D94D" w14:textId="77777777" w:rsidR="00CA6706" w:rsidRPr="009C04A2" w:rsidRDefault="00CA6706" w:rsidP="00125EEC">
            <w:pPr>
              <w:pStyle w:val="BulletList1"/>
            </w:pPr>
            <w:r>
              <w:t>Auto</w:t>
            </w:r>
            <w:r>
              <w:rPr>
                <w:lang w:val="vi-VN"/>
              </w:rPr>
              <w:t xml:space="preserve"> generated</w:t>
            </w:r>
          </w:p>
          <w:p w14:paraId="7DCA3D61" w14:textId="0122CC2D" w:rsidR="00CA6706" w:rsidRDefault="00CA6706" w:rsidP="00125EEC">
            <w:pPr>
              <w:pStyle w:val="BulletList1"/>
            </w:pPr>
            <w:r>
              <w:t>Value</w:t>
            </w:r>
            <w:r>
              <w:rPr>
                <w:lang w:val="vi-VN"/>
              </w:rPr>
              <w:t xml:space="preserve"> = [</w:t>
            </w:r>
            <w:r w:rsidR="000C0E5E">
              <w:rPr>
                <w:lang w:val="vi-VN"/>
              </w:rPr>
              <w:t>Biển số xe</w:t>
            </w:r>
            <w:r>
              <w:rPr>
                <w:lang w:val="vi-VN"/>
              </w:rPr>
              <w:t xml:space="preserve">] của “Chuyến xe ” thỏa mãn </w:t>
            </w:r>
            <w:r w:rsidR="000C0E5E">
              <w:rPr>
                <w:lang w:val="vi-VN"/>
              </w:rPr>
              <w:t>[Mã chuyến xe] = [Mã chuyến xe] của bản ghi hiện tại</w:t>
            </w:r>
          </w:p>
        </w:tc>
      </w:tr>
      <w:tr w:rsidR="00CA6706" w:rsidRPr="008F2D5E" w14:paraId="439E0331" w14:textId="77777777" w:rsidTr="00125EEC">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F83F398" w14:textId="77777777" w:rsidR="00CA6706" w:rsidRDefault="00CA6706" w:rsidP="00125EEC">
            <w:pPr>
              <w:spacing w:before="0"/>
              <w:rPr>
                <w:rFonts w:cs="Arial"/>
                <w:szCs w:val="20"/>
              </w:rPr>
            </w:pPr>
            <w:r>
              <w:rPr>
                <w:rFonts w:cs="Arial"/>
                <w:szCs w:val="20"/>
              </w:rPr>
              <w:t>8</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424D3E7" w14:textId="7FC6A4AE" w:rsidR="00CA6706" w:rsidRPr="00D7053F" w:rsidRDefault="000C0E5E" w:rsidP="00125EEC">
            <w:pPr>
              <w:rPr>
                <w:rFonts w:eastAsia="MS PMincho" w:cs="Arial"/>
                <w:lang w:val="vi-VN" w:eastAsia="ja-JP"/>
              </w:rPr>
            </w:pPr>
            <w:r>
              <w:rPr>
                <w:rFonts w:eastAsia="MS PMincho" w:cs="Arial"/>
                <w:lang w:val="vi-VN" w:eastAsia="ja-JP"/>
              </w:rPr>
              <w:t>Lái xe</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3E21BE9" w14:textId="0E29D464" w:rsidR="00CA6706" w:rsidRDefault="000C0E5E" w:rsidP="00125EEC">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4558F11" w14:textId="77777777" w:rsidR="00CA6706" w:rsidRDefault="00CA6706" w:rsidP="00125EEC">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15E3559" w14:textId="77777777" w:rsidR="00CA6706" w:rsidRDefault="00CA6706" w:rsidP="00125EEC">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6317DAE" w14:textId="77777777" w:rsidR="00CA6706" w:rsidRPr="008F2D5E" w:rsidRDefault="00CA6706" w:rsidP="00125EEC">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E461810" w14:textId="77777777" w:rsidR="000C0E5E" w:rsidRPr="009C04A2" w:rsidRDefault="000C0E5E" w:rsidP="000C0E5E">
            <w:pPr>
              <w:pStyle w:val="BulletList1"/>
            </w:pPr>
            <w:r>
              <w:t>Auto</w:t>
            </w:r>
            <w:r>
              <w:rPr>
                <w:lang w:val="vi-VN"/>
              </w:rPr>
              <w:t xml:space="preserve"> generated</w:t>
            </w:r>
          </w:p>
          <w:p w14:paraId="5EF6F83C" w14:textId="36C34CE1" w:rsidR="00CA6706" w:rsidRDefault="000C0E5E" w:rsidP="000C0E5E">
            <w:pPr>
              <w:pStyle w:val="BulletList1"/>
            </w:pPr>
            <w:r>
              <w:t>Value</w:t>
            </w:r>
            <w:r>
              <w:rPr>
                <w:lang w:val="vi-VN"/>
              </w:rPr>
              <w:t xml:space="preserve"> = [Lái xe] của “Chuyến xe ” thỏa mãn [Mã chuyến xe] = [Mã chuyến xe] của bản ghi hiện tại</w:t>
            </w:r>
          </w:p>
        </w:tc>
      </w:tr>
      <w:tr w:rsidR="00CA6706" w:rsidRPr="008F2D5E" w14:paraId="2143DA42" w14:textId="77777777" w:rsidTr="00125EEC">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FED5023" w14:textId="77777777" w:rsidR="00CA6706" w:rsidRDefault="00CA6706" w:rsidP="00125EEC">
            <w:pPr>
              <w:spacing w:before="0"/>
              <w:rPr>
                <w:rFonts w:cs="Arial"/>
                <w:szCs w:val="20"/>
              </w:rPr>
            </w:pPr>
            <w:r>
              <w:rPr>
                <w:rFonts w:cs="Arial"/>
                <w:szCs w:val="20"/>
              </w:rPr>
              <w:t>9</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E280051" w14:textId="2AE76F68" w:rsidR="00CA6706" w:rsidRPr="00395282" w:rsidRDefault="00D773AE" w:rsidP="00125EEC">
            <w:pPr>
              <w:rPr>
                <w:rFonts w:eastAsia="MS PMincho" w:cs="Arial"/>
                <w:lang w:val="vi-VN" w:eastAsia="ja-JP"/>
              </w:rPr>
            </w:pPr>
            <w:r>
              <w:rPr>
                <w:rFonts w:eastAsia="MS PMincho" w:cs="Arial"/>
                <w:lang w:val="vi-VN" w:eastAsia="ja-JP"/>
              </w:rPr>
              <w:t>Trạng thái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FA106B6" w14:textId="4C65C5EB" w:rsidR="00CA6706" w:rsidRDefault="00D773AE" w:rsidP="00125EEC">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F8B1B28" w14:textId="77777777" w:rsidR="00CA6706" w:rsidRDefault="00CA6706" w:rsidP="00125EEC">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69D995D" w14:textId="77777777" w:rsidR="00CA6706" w:rsidRDefault="00CA6706" w:rsidP="00125EEC">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711315E" w14:textId="77777777" w:rsidR="00CA6706" w:rsidRPr="008F2D5E" w:rsidRDefault="00CA6706" w:rsidP="00125EEC">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99FBFEA" w14:textId="77777777" w:rsidR="00CA6706" w:rsidRPr="00D7053F" w:rsidRDefault="00CA6706" w:rsidP="00125EEC">
            <w:pPr>
              <w:pStyle w:val="BulletList1"/>
            </w:pPr>
            <w:r>
              <w:t>Auto</w:t>
            </w:r>
            <w:r>
              <w:rPr>
                <w:lang w:val="vi-VN"/>
              </w:rPr>
              <w:t xml:space="preserve"> generated</w:t>
            </w:r>
          </w:p>
          <w:p w14:paraId="2092228A" w14:textId="1E5FF4DB" w:rsidR="00CA6706" w:rsidRDefault="00CA6706" w:rsidP="00125EEC">
            <w:pPr>
              <w:pStyle w:val="BulletList1"/>
            </w:pPr>
            <w:r>
              <w:t>Value</w:t>
            </w:r>
            <w:r>
              <w:rPr>
                <w:lang w:val="vi-VN"/>
              </w:rPr>
              <w:t xml:space="preserve"> = [</w:t>
            </w:r>
            <w:r w:rsidR="00D773AE">
              <w:rPr>
                <w:lang w:val="vi-VN"/>
              </w:rPr>
              <w:t>Trạng thái]</w:t>
            </w:r>
          </w:p>
        </w:tc>
      </w:tr>
      <w:tr w:rsidR="00CA6706" w:rsidRPr="008F2D5E" w14:paraId="0DAD2C72" w14:textId="77777777" w:rsidTr="00125EEC">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318CC73" w14:textId="77777777" w:rsidR="00CA6706" w:rsidRDefault="00CA6706" w:rsidP="00125EEC">
            <w:pPr>
              <w:spacing w:before="0"/>
              <w:rPr>
                <w:rFonts w:cs="Arial"/>
                <w:szCs w:val="20"/>
              </w:rPr>
            </w:pPr>
            <w:r>
              <w:rPr>
                <w:rFonts w:cs="Arial"/>
                <w:szCs w:val="20"/>
              </w:rPr>
              <w:t>10</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96833A4" w14:textId="765C58C8" w:rsidR="00CA6706" w:rsidRPr="00D7053F" w:rsidRDefault="00D773AE" w:rsidP="00125EEC">
            <w:pPr>
              <w:rPr>
                <w:rFonts w:eastAsia="MS PMincho" w:cs="Arial"/>
                <w:lang w:val="vi-VN" w:eastAsia="ja-JP"/>
              </w:rPr>
            </w:pPr>
            <w:r>
              <w:rPr>
                <w:rFonts w:eastAsia="MS PMincho" w:cs="Arial"/>
                <w:lang w:val="vi-VN" w:eastAsia="ja-JP"/>
              </w:rPr>
              <w:t>SL thùng lon 24 TT</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D91E895" w14:textId="5FD09FD5" w:rsidR="00CA6706" w:rsidRDefault="00D773AE" w:rsidP="00125EEC">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19452FB" w14:textId="77777777" w:rsidR="00CA6706" w:rsidRDefault="00CA6706" w:rsidP="00125EEC">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2401929" w14:textId="77777777" w:rsidR="00CA6706" w:rsidRDefault="00CA6706" w:rsidP="00125EEC">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01219A7" w14:textId="77777777" w:rsidR="00CA6706" w:rsidRPr="008F2D5E" w:rsidRDefault="00CA6706" w:rsidP="00125EEC">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16F0641" w14:textId="77777777" w:rsidR="00CA6706" w:rsidRPr="00D7053F" w:rsidRDefault="00CA6706" w:rsidP="00125EEC">
            <w:pPr>
              <w:pStyle w:val="BulletList1"/>
            </w:pPr>
            <w:r>
              <w:t>Auto</w:t>
            </w:r>
            <w:r>
              <w:rPr>
                <w:lang w:val="vi-VN"/>
              </w:rPr>
              <w:t xml:space="preserve"> generated</w:t>
            </w:r>
          </w:p>
          <w:p w14:paraId="0B4FC109" w14:textId="327E0D4D" w:rsidR="00CA6706" w:rsidRDefault="00CA6706" w:rsidP="00125EEC">
            <w:pPr>
              <w:pStyle w:val="BulletList1"/>
            </w:pPr>
            <w:r>
              <w:t>Value</w:t>
            </w:r>
            <w:r>
              <w:rPr>
                <w:lang w:val="vi-VN"/>
              </w:rPr>
              <w:t xml:space="preserve"> = [</w:t>
            </w:r>
            <w:r w:rsidR="00D773AE">
              <w:rPr>
                <w:lang w:val="vi-VN"/>
              </w:rPr>
              <w:t>SL thùng 24 lon TT]</w:t>
            </w:r>
          </w:p>
        </w:tc>
      </w:tr>
      <w:tr w:rsidR="00CA6706" w:rsidRPr="008F2D5E" w14:paraId="34A27E45" w14:textId="77777777" w:rsidTr="00125EEC">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78ED167" w14:textId="77777777" w:rsidR="00CA6706" w:rsidRDefault="00CA6706" w:rsidP="00125EEC">
            <w:pPr>
              <w:spacing w:before="0"/>
              <w:rPr>
                <w:rFonts w:cs="Arial"/>
                <w:szCs w:val="20"/>
              </w:rPr>
            </w:pPr>
            <w:r>
              <w:rPr>
                <w:rFonts w:cs="Arial"/>
                <w:szCs w:val="20"/>
              </w:rPr>
              <w:t>11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D043AE7" w14:textId="26401F76" w:rsidR="00CA6706" w:rsidRDefault="00D773AE" w:rsidP="00125EEC">
            <w:pPr>
              <w:rPr>
                <w:rFonts w:eastAsia="MS PMincho" w:cs="Arial"/>
                <w:lang w:val="vi-VN" w:eastAsia="ja-JP"/>
              </w:rPr>
            </w:pPr>
            <w:r>
              <w:rPr>
                <w:rFonts w:eastAsia="MS PMincho" w:cs="Arial"/>
                <w:lang w:val="vi-VN" w:eastAsia="ja-JP"/>
              </w:rPr>
              <w:t>SL thùng lon 36 TT</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6548BA2" w14:textId="5F1DFF20" w:rsidR="00CA6706" w:rsidRDefault="00D773AE" w:rsidP="00125EEC">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47D85EA" w14:textId="26FFC192" w:rsidR="00CA6706" w:rsidRPr="00544915" w:rsidRDefault="00D773AE" w:rsidP="00125EEC">
            <w:pPr>
              <w:rPr>
                <w:rFonts w:eastAsia="MS PMincho" w:cs="Arial"/>
                <w:lang w:val="vi-VN"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E874776" w14:textId="3FCB3BC4" w:rsidR="00CA6706" w:rsidRPr="00544915" w:rsidRDefault="00D773AE" w:rsidP="00125EEC">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6CD5175" w14:textId="77777777" w:rsidR="00CA6706" w:rsidRPr="008F2D5E" w:rsidRDefault="00CA6706" w:rsidP="00125EEC">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A0C1CF6" w14:textId="77777777" w:rsidR="00D773AE" w:rsidRPr="00D7053F" w:rsidRDefault="00D773AE" w:rsidP="00D773AE">
            <w:pPr>
              <w:pStyle w:val="BulletList1"/>
            </w:pPr>
            <w:r>
              <w:t>Auto</w:t>
            </w:r>
            <w:r>
              <w:rPr>
                <w:lang w:val="vi-VN"/>
              </w:rPr>
              <w:t xml:space="preserve"> generated</w:t>
            </w:r>
          </w:p>
          <w:p w14:paraId="6DBADC4E" w14:textId="0DBFAC70" w:rsidR="00CA6706" w:rsidRDefault="00D773AE" w:rsidP="00D773AE">
            <w:pPr>
              <w:pStyle w:val="BulletList1"/>
            </w:pPr>
            <w:r>
              <w:t>Value</w:t>
            </w:r>
            <w:r>
              <w:rPr>
                <w:lang w:val="vi-VN"/>
              </w:rPr>
              <w:t xml:space="preserve"> = [SL thùng 24 lon TT]</w:t>
            </w:r>
          </w:p>
        </w:tc>
      </w:tr>
      <w:tr w:rsidR="00CA6706" w:rsidRPr="008F2D5E" w14:paraId="4B62E9CA" w14:textId="77777777" w:rsidTr="00125EEC">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8D2E020" w14:textId="77777777" w:rsidR="00CA6706" w:rsidRDefault="00CA6706" w:rsidP="00125EEC">
            <w:pPr>
              <w:spacing w:before="0"/>
              <w:rPr>
                <w:rFonts w:cs="Arial"/>
                <w:szCs w:val="20"/>
              </w:rPr>
            </w:pPr>
            <w:r>
              <w:rPr>
                <w:rFonts w:cs="Arial"/>
                <w:szCs w:val="20"/>
              </w:rPr>
              <w:t>12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CED1B45" w14:textId="1D9DE230" w:rsidR="00CA6706" w:rsidRDefault="00D773AE" w:rsidP="00125EEC">
            <w:pPr>
              <w:rPr>
                <w:rFonts w:eastAsia="MS PMincho" w:cs="Arial"/>
                <w:lang w:val="vi-VN" w:eastAsia="ja-JP"/>
              </w:rPr>
            </w:pPr>
            <w:r>
              <w:rPr>
                <w:rFonts w:eastAsia="MS PMincho" w:cs="Arial"/>
                <w:noProof/>
                <w:lang w:val="vi-VN" w:eastAsia="ja-JP"/>
              </w:rPr>
              <w:t>Xác nhận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F3BF245" w14:textId="56DF6B17" w:rsidR="00CA6706" w:rsidRDefault="00D773AE" w:rsidP="00125EEC">
            <w:pPr>
              <w:rPr>
                <w:rFonts w:eastAsia="MS PMincho" w:cs="Arial"/>
                <w:lang w:val="en-US"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9CA107D" w14:textId="77777777" w:rsidR="00CA6706" w:rsidRPr="00395282" w:rsidRDefault="00CA6706" w:rsidP="00125EEC">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7E779EE" w14:textId="77777777" w:rsidR="00CA6706" w:rsidRPr="00395282" w:rsidRDefault="00CA6706" w:rsidP="00125EEC">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63D763A" w14:textId="77777777" w:rsidR="00CA6706" w:rsidRPr="008F2D5E" w:rsidRDefault="00CA6706" w:rsidP="00125EEC">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EED75F2" w14:textId="0F71D831" w:rsidR="00CA6706" w:rsidRPr="00544915" w:rsidRDefault="00CA6706" w:rsidP="00125EEC">
            <w:pPr>
              <w:pStyle w:val="BulletList1"/>
            </w:pPr>
            <w:r>
              <w:t>Refer</w:t>
            </w:r>
            <w:r>
              <w:rPr>
                <w:lang w:val="vi-VN"/>
              </w:rPr>
              <w:t xml:space="preserve"> </w:t>
            </w:r>
            <w:r>
              <w:rPr>
                <w:lang w:val="vi-VN"/>
              </w:rPr>
              <w:fldChar w:fldCharType="begin"/>
            </w:r>
            <w:r>
              <w:rPr>
                <w:lang w:val="vi-VN"/>
              </w:rPr>
              <w:instrText xml:space="preserve"> REF _Ref152083799 \h </w:instrText>
            </w:r>
            <w:r>
              <w:rPr>
                <w:lang w:val="vi-VN"/>
              </w:rPr>
            </w:r>
            <w:r>
              <w:rPr>
                <w:lang w:val="vi-VN"/>
              </w:rPr>
              <w:fldChar w:fldCharType="separate"/>
            </w:r>
            <w:r w:rsidR="00201D76" w:rsidRPr="001F3E51">
              <w:t xml:space="preserve">UC </w:t>
            </w:r>
            <w:r w:rsidR="00201D76">
              <w:rPr>
                <w:noProof/>
              </w:rPr>
              <w:t>2</w:t>
            </w:r>
            <w:r w:rsidR="00201D76" w:rsidRPr="001F3E51">
              <w:t xml:space="preserve">: </w:t>
            </w:r>
            <w:proofErr w:type="spellStart"/>
            <w:r w:rsidR="00201D76" w:rsidRPr="001F3E51">
              <w:t>Xác</w:t>
            </w:r>
            <w:proofErr w:type="spellEnd"/>
            <w:r w:rsidR="00201D76" w:rsidRPr="001F3E51">
              <w:t xml:space="preserve"> </w:t>
            </w:r>
            <w:proofErr w:type="spellStart"/>
            <w:r w:rsidR="00201D76" w:rsidRPr="001F3E51">
              <w:t>nhận</w:t>
            </w:r>
            <w:proofErr w:type="spellEnd"/>
            <w:r w:rsidR="00201D76" w:rsidRPr="001F3E51">
              <w:t xml:space="preserve"> chi </w:t>
            </w:r>
            <w:proofErr w:type="spellStart"/>
            <w:r w:rsidR="00201D76" w:rsidRPr="001F3E51">
              <w:t>tiết</w:t>
            </w:r>
            <w:proofErr w:type="spellEnd"/>
            <w:r w:rsidR="00201D76" w:rsidRPr="001F3E51">
              <w:t xml:space="preserve"> </w:t>
            </w:r>
            <w:proofErr w:type="spellStart"/>
            <w:r w:rsidR="00201D76" w:rsidRPr="001F3E51">
              <w:t>đơn</w:t>
            </w:r>
            <w:proofErr w:type="spellEnd"/>
            <w:r w:rsidR="00201D76" w:rsidRPr="001F3E51">
              <w:t xml:space="preserve"> </w:t>
            </w:r>
            <w:proofErr w:type="spellStart"/>
            <w:r w:rsidR="00201D76">
              <w:t>bởi</w:t>
            </w:r>
            <w:proofErr w:type="spellEnd"/>
            <w:r w:rsidR="00201D76" w:rsidRPr="001F3E51">
              <w:t xml:space="preserve"> </w:t>
            </w:r>
            <w:proofErr w:type="spellStart"/>
            <w:r w:rsidR="00201D76" w:rsidRPr="001F3E51">
              <w:t>lái</w:t>
            </w:r>
            <w:proofErr w:type="spellEnd"/>
            <w:r w:rsidR="00201D76" w:rsidRPr="001F3E51">
              <w:t xml:space="preserve"> </w:t>
            </w:r>
            <w:proofErr w:type="spellStart"/>
            <w:r w:rsidR="00201D76" w:rsidRPr="001F3E51">
              <w:t>xe</w:t>
            </w:r>
            <w:proofErr w:type="spellEnd"/>
            <w:r>
              <w:rPr>
                <w:lang w:val="vi-VN"/>
              </w:rPr>
              <w:fldChar w:fldCharType="end"/>
            </w:r>
          </w:p>
          <w:p w14:paraId="36D2ADD1" w14:textId="77777777" w:rsidR="00CA6706" w:rsidRDefault="00CA6706" w:rsidP="00125EEC">
            <w:pPr>
              <w:pStyle w:val="BulletList1"/>
            </w:pPr>
            <w:r>
              <w:rPr>
                <w:lang w:val="vi-VN"/>
              </w:rPr>
              <w:t>Hiển thị khi [Trạng thái] của “Chi tiết đơn xuất/nhập kho” là “Chờ lái xe xác nhận”</w:t>
            </w:r>
          </w:p>
        </w:tc>
      </w:tr>
      <w:tr w:rsidR="00CA6706" w:rsidRPr="008F2D5E" w14:paraId="46A07D3B" w14:textId="77777777" w:rsidTr="00125EEC">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CAFD36F" w14:textId="77777777" w:rsidR="00CA6706" w:rsidRDefault="00CA6706" w:rsidP="00125EEC">
            <w:pPr>
              <w:spacing w:before="0"/>
              <w:rPr>
                <w:rFonts w:cs="Arial"/>
                <w:szCs w:val="20"/>
              </w:rPr>
            </w:pPr>
            <w:r>
              <w:rPr>
                <w:rFonts w:cs="Arial"/>
                <w:szCs w:val="20"/>
              </w:rPr>
              <w:t>13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04F1620" w14:textId="2BC2D29D" w:rsidR="00CA6706" w:rsidRPr="00544915" w:rsidRDefault="00D773AE" w:rsidP="00125EEC">
            <w:pPr>
              <w:rPr>
                <w:rFonts w:eastAsia="MS PMincho" w:cs="Arial"/>
                <w:lang w:val="vi-VN" w:eastAsia="ja-JP"/>
              </w:rPr>
            </w:pPr>
            <w:r>
              <w:rPr>
                <w:rFonts w:eastAsia="MS PMincho" w:cs="Arial"/>
                <w:noProof/>
                <w:lang w:val="vi-VN" w:eastAsia="ja-JP"/>
              </w:rPr>
              <w:t>Từ chối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510AA6F" w14:textId="37B83E96" w:rsidR="00CA6706" w:rsidRDefault="00D773AE" w:rsidP="00125EEC">
            <w:pPr>
              <w:rPr>
                <w:rFonts w:eastAsia="MS PMincho" w:cs="Arial"/>
                <w:lang w:val="en-US"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B6731E1" w14:textId="77777777" w:rsidR="00CA6706" w:rsidRPr="00544915" w:rsidRDefault="00CA6706" w:rsidP="00125EEC">
            <w:pPr>
              <w:rPr>
                <w:rFonts w:eastAsia="MS PMincho" w:cs="Arial"/>
                <w:lang w:val="vi-VN" w:eastAsia="ja-JP"/>
              </w:rPr>
            </w:pPr>
            <w:r>
              <w:rPr>
                <w:rFonts w:eastAsia="MS PMincho" w:cs="Arial"/>
                <w:lang w:val="vi-VN" w:eastAsia="ja-JP"/>
              </w:rPr>
              <w:t>N/A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0F13824" w14:textId="77777777" w:rsidR="00CA6706" w:rsidRPr="00544915" w:rsidRDefault="00CA6706" w:rsidP="00125EEC">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10387C9" w14:textId="77777777" w:rsidR="00CA6706" w:rsidRPr="008F2D5E" w:rsidRDefault="00CA6706" w:rsidP="00125EEC">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F7CE12B" w14:textId="5674BBFC" w:rsidR="00CA6706" w:rsidRPr="00544915" w:rsidRDefault="00CA6706" w:rsidP="00125EEC">
            <w:pPr>
              <w:pStyle w:val="BulletList1"/>
            </w:pPr>
            <w:r>
              <w:t>Refer</w:t>
            </w:r>
            <w:r>
              <w:rPr>
                <w:lang w:val="vi-VN"/>
              </w:rPr>
              <w:t xml:space="preserve"> </w:t>
            </w:r>
            <w:r>
              <w:rPr>
                <w:lang w:val="vi-VN"/>
              </w:rPr>
              <w:fldChar w:fldCharType="begin"/>
            </w:r>
            <w:r>
              <w:rPr>
                <w:lang w:val="vi-VN"/>
              </w:rPr>
              <w:instrText xml:space="preserve"> REF _Ref152083930 \h </w:instrText>
            </w:r>
            <w:r>
              <w:rPr>
                <w:lang w:val="vi-VN"/>
              </w:rPr>
            </w:r>
            <w:r>
              <w:rPr>
                <w:lang w:val="vi-VN"/>
              </w:rPr>
              <w:fldChar w:fldCharType="separate"/>
            </w:r>
            <w:r w:rsidR="00201D76" w:rsidRPr="00516C12">
              <w:rPr>
                <w:szCs w:val="20"/>
              </w:rPr>
              <w:t xml:space="preserve">UC </w:t>
            </w:r>
            <w:r w:rsidR="00201D76">
              <w:rPr>
                <w:noProof/>
                <w:szCs w:val="20"/>
              </w:rPr>
              <w:t>3</w:t>
            </w:r>
            <w:r w:rsidR="00201D76" w:rsidRPr="00516C12">
              <w:rPr>
                <w:szCs w:val="20"/>
              </w:rPr>
              <w:t xml:space="preserve">: </w:t>
            </w:r>
            <w:proofErr w:type="spellStart"/>
            <w:r w:rsidR="00201D76">
              <w:rPr>
                <w:szCs w:val="20"/>
              </w:rPr>
              <w:t>Từ</w:t>
            </w:r>
            <w:proofErr w:type="spellEnd"/>
            <w:r w:rsidR="00201D76">
              <w:rPr>
                <w:szCs w:val="20"/>
                <w:lang w:val="vi-VN"/>
              </w:rPr>
              <w:t xml:space="preserve"> chối chi tiết đơn</w:t>
            </w:r>
            <w:r>
              <w:rPr>
                <w:lang w:val="vi-VN"/>
              </w:rPr>
              <w:fldChar w:fldCharType="end"/>
            </w:r>
          </w:p>
          <w:p w14:paraId="04D6FC7A" w14:textId="77777777" w:rsidR="00CA6706" w:rsidRDefault="00CA6706" w:rsidP="00125EEC">
            <w:pPr>
              <w:pStyle w:val="BulletList1"/>
            </w:pPr>
            <w:r>
              <w:rPr>
                <w:lang w:val="vi-VN"/>
              </w:rPr>
              <w:t>Hiển thị khi [Trạng thái] của “Chi tiết đơn xuất/nhập kho” là “Chờ lái xe xác nhận”</w:t>
            </w:r>
          </w:p>
        </w:tc>
      </w:tr>
    </w:tbl>
    <w:p w14:paraId="41BCF001" w14:textId="77777777" w:rsidR="00CA6706" w:rsidRDefault="00CA6706" w:rsidP="001C20CE">
      <w:pPr>
        <w:rPr>
          <w:lang w:val="en-US" w:eastAsia="en-US"/>
        </w:rPr>
      </w:pPr>
    </w:p>
    <w:p w14:paraId="28611ABB" w14:textId="046E54F5" w:rsidR="001C20CE" w:rsidRDefault="001C20CE" w:rsidP="001C20CE">
      <w:pPr>
        <w:pStyle w:val="Heading3"/>
      </w:pPr>
      <w:bookmarkStart w:id="159" w:name="_Toc152340806"/>
      <w:proofErr w:type="spellStart"/>
      <w:r>
        <w:t>Màn</w:t>
      </w:r>
      <w:proofErr w:type="spellEnd"/>
      <w:r>
        <w:t xml:space="preserve"> </w:t>
      </w:r>
      <w:proofErr w:type="spellStart"/>
      <w:r>
        <w:t>hình</w:t>
      </w:r>
      <w:proofErr w:type="spellEnd"/>
      <w:r>
        <w:t xml:space="preserve"> </w:t>
      </w:r>
      <w:proofErr w:type="spellStart"/>
      <w:r>
        <w:t>danh</w:t>
      </w:r>
      <w:proofErr w:type="spellEnd"/>
      <w:r>
        <w:t xml:space="preserve"> </w:t>
      </w:r>
      <w:proofErr w:type="spellStart"/>
      <w:r>
        <w:t>sách</w:t>
      </w:r>
      <w:proofErr w:type="spellEnd"/>
      <w:r>
        <w:t xml:space="preserve"> </w:t>
      </w:r>
      <w:proofErr w:type="spellStart"/>
      <w:r>
        <w:t>lịch</w:t>
      </w:r>
      <w:proofErr w:type="spellEnd"/>
      <w:r>
        <w:t xml:space="preserve"> </w:t>
      </w:r>
      <w:proofErr w:type="spellStart"/>
      <w:r>
        <w:t>trình</w:t>
      </w:r>
      <w:bookmarkEnd w:id="159"/>
      <w:proofErr w:type="spellEnd"/>
    </w:p>
    <w:p w14:paraId="6F21B772" w14:textId="206CF4C5" w:rsidR="001C20CE" w:rsidRDefault="006E624A" w:rsidP="001C20CE">
      <w:pPr>
        <w:rPr>
          <w:lang w:val="vi-VN" w:eastAsia="en-US"/>
        </w:rPr>
      </w:pPr>
      <w:r w:rsidRPr="006E624A">
        <w:rPr>
          <w:noProof/>
          <w:lang w:val="vi-VN" w:eastAsia="en-US"/>
        </w:rPr>
        <w:drawing>
          <wp:inline distT="0" distB="0" distL="0" distR="0" wp14:anchorId="0EF6DF5E" wp14:editId="2728461E">
            <wp:extent cx="5943600" cy="3574415"/>
            <wp:effectExtent l="0" t="0" r="0" b="6985"/>
            <wp:docPr id="1284621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21387" name="Picture 1" descr="A screenshot of a computer&#10;&#10;Description automatically generated"/>
                    <pic:cNvPicPr/>
                  </pic:nvPicPr>
                  <pic:blipFill>
                    <a:blip r:embed="rId95"/>
                    <a:stretch>
                      <a:fillRect/>
                    </a:stretch>
                  </pic:blipFill>
                  <pic:spPr>
                    <a:xfrm>
                      <a:off x="0" y="0"/>
                      <a:ext cx="5943600" cy="3574415"/>
                    </a:xfrm>
                    <a:prstGeom prst="rect">
                      <a:avLst/>
                    </a:prstGeom>
                  </pic:spPr>
                </pic:pic>
              </a:graphicData>
            </a:graphic>
          </wp:inline>
        </w:drawing>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40"/>
        <w:gridCol w:w="1327"/>
        <w:gridCol w:w="1483"/>
        <w:gridCol w:w="995"/>
        <w:gridCol w:w="1228"/>
        <w:gridCol w:w="894"/>
        <w:gridCol w:w="2963"/>
      </w:tblGrid>
      <w:tr w:rsidR="006E624A" w:rsidRPr="008F2D5E" w14:paraId="2DC6A137" w14:textId="77777777" w:rsidTr="00EC2CA7">
        <w:trPr>
          <w:trHeight w:val="764"/>
        </w:trPr>
        <w:tc>
          <w:tcPr>
            <w:tcW w:w="236"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7CE94735" w14:textId="77777777" w:rsidR="006E624A" w:rsidRPr="00743D86" w:rsidRDefault="006E624A" w:rsidP="00EC2CA7">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1C5DAC46" w14:textId="77777777" w:rsidR="006E624A" w:rsidRPr="008F2D5E" w:rsidRDefault="006E624A" w:rsidP="00EC2CA7">
            <w:pPr>
              <w:rPr>
                <w:rFonts w:cs="Arial"/>
                <w:b/>
                <w:szCs w:val="20"/>
                <w:lang w:eastAsia="en-US"/>
              </w:rPr>
            </w:pPr>
            <w:r>
              <w:rPr>
                <w:rFonts w:cs="Arial"/>
                <w:b/>
                <w:szCs w:val="20"/>
                <w:lang w:eastAsia="en-US"/>
              </w:rPr>
              <w:t>Component</w:t>
            </w:r>
          </w:p>
        </w:tc>
        <w:tc>
          <w:tcPr>
            <w:tcW w:w="795"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50A6C22F" w14:textId="77777777" w:rsidR="006E624A" w:rsidRPr="008F2D5E" w:rsidRDefault="006E624A" w:rsidP="00EC2CA7">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28746D3A" w14:textId="77777777" w:rsidR="006E624A" w:rsidRPr="00743D86" w:rsidRDefault="006E624A" w:rsidP="00EC2CA7">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158F0FFB" w14:textId="77777777" w:rsidR="006E624A" w:rsidRPr="008F2D5E" w:rsidRDefault="006E624A" w:rsidP="00EC2CA7">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2C64D5B8" w14:textId="77777777" w:rsidR="006E624A" w:rsidRPr="00743D86" w:rsidRDefault="006E624A" w:rsidP="00EC2CA7">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58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3367BCE6" w14:textId="77777777" w:rsidR="006E624A" w:rsidRPr="008F2D5E" w:rsidRDefault="006E624A" w:rsidP="00EC2CA7">
            <w:pPr>
              <w:ind w:right="-1110"/>
              <w:rPr>
                <w:rFonts w:cs="Arial"/>
                <w:b/>
                <w:bCs/>
                <w:szCs w:val="20"/>
                <w:lang w:eastAsia="en-US"/>
              </w:rPr>
            </w:pPr>
            <w:r w:rsidRPr="008F2D5E">
              <w:rPr>
                <w:rFonts w:cs="Arial"/>
                <w:b/>
                <w:szCs w:val="20"/>
                <w:lang w:eastAsia="en-US"/>
              </w:rPr>
              <w:t>Description</w:t>
            </w:r>
          </w:p>
        </w:tc>
      </w:tr>
      <w:tr w:rsidR="006E624A" w:rsidRPr="008F2D5E" w14:paraId="666DE33C" w14:textId="77777777" w:rsidTr="008E2D9B">
        <w:trPr>
          <w:trHeight w:val="157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82396C5" w14:textId="77777777" w:rsidR="006E624A" w:rsidRPr="008F2D5E" w:rsidRDefault="006E624A" w:rsidP="00EC2CA7">
            <w:pPr>
              <w:spacing w:before="0"/>
              <w:rPr>
                <w:rFonts w:cs="Arial"/>
                <w:szCs w:val="20"/>
              </w:rPr>
            </w:pPr>
            <w:r>
              <w:rPr>
                <w:rFonts w:cs="Arial"/>
                <w:szCs w:val="20"/>
              </w:rPr>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85BCA99" w14:textId="77777777" w:rsidR="006E624A" w:rsidRPr="00743D86" w:rsidRDefault="006E624A" w:rsidP="00EC2CA7">
            <w:pPr>
              <w:rPr>
                <w:rFonts w:eastAsia="MS PMincho" w:cs="Arial"/>
                <w:lang w:val="vi-VN" w:eastAsia="ja-JP"/>
              </w:rPr>
            </w:pPr>
            <w:r>
              <w:rPr>
                <w:rFonts w:eastAsia="MS PMincho" w:cs="Arial"/>
                <w:lang w:val="vi-VN" w:eastAsia="ja-JP"/>
              </w:rPr>
              <w:t>Nhập mã đơn nhập kho</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47830EB" w14:textId="77777777" w:rsidR="006E624A" w:rsidRPr="00743D86" w:rsidRDefault="006E624A" w:rsidP="00EC2CA7">
            <w:pPr>
              <w:rPr>
                <w:rFonts w:eastAsia="MS PMincho" w:cs="Arial"/>
                <w:lang w:val="vi-VN" w:eastAsia="ja-JP"/>
              </w:rPr>
            </w:pPr>
            <w:r>
              <w:rPr>
                <w:rFonts w:eastAsia="MS PMincho" w:cs="Arial"/>
                <w:lang w:val="vi-VN"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1F958FA" w14:textId="77777777" w:rsidR="006E624A" w:rsidRPr="008F2D5E" w:rsidRDefault="006E624A" w:rsidP="00EC2CA7">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5D72BBD" w14:textId="77777777" w:rsidR="006E624A" w:rsidRPr="008F2D5E" w:rsidRDefault="006E624A" w:rsidP="00EC2CA7">
            <w:pPr>
              <w:rPr>
                <w:rFonts w:eastAsia="MS PMincho" w:cs="Arial"/>
                <w:lang w:val="en-US" w:eastAsia="ja-JP"/>
              </w:rPr>
            </w:pPr>
            <w:r>
              <w:rPr>
                <w:rFonts w:eastAsia="MS PMincho" w:cs="Arial"/>
                <w:lang w:val="en-US"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AB5BEFC" w14:textId="77777777" w:rsidR="006E624A" w:rsidRPr="008F2D5E" w:rsidRDefault="006E624A" w:rsidP="00EC2CA7">
            <w:pPr>
              <w:rPr>
                <w:rFonts w:eastAsia="MS PMincho" w:cs="Arial"/>
                <w:b/>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ABB3085" w14:textId="7143D95F" w:rsidR="008E2D9B" w:rsidRPr="008E2D9B" w:rsidRDefault="002753CA" w:rsidP="00EC2CA7">
            <w:pPr>
              <w:pStyle w:val="BulletList1"/>
            </w:pPr>
            <w:r>
              <w:t>Refer</w:t>
            </w:r>
            <w:r>
              <w:rPr>
                <w:lang w:val="vi-VN"/>
              </w:rPr>
              <w:t xml:space="preserve"> </w:t>
            </w:r>
            <w:r w:rsidR="008E2D9B">
              <w:fldChar w:fldCharType="begin"/>
            </w:r>
            <w:r w:rsidR="008E2D9B">
              <w:instrText xml:space="preserve"> REF _Ref152337037 \h </w:instrText>
            </w:r>
            <w:r w:rsidR="008E2D9B">
              <w:fldChar w:fldCharType="separate"/>
            </w:r>
            <w:r w:rsidR="008E2D9B">
              <w:t xml:space="preserve">Xem </w:t>
            </w:r>
            <w:proofErr w:type="spellStart"/>
            <w:r w:rsidR="008E2D9B">
              <w:t>danh</w:t>
            </w:r>
            <w:proofErr w:type="spellEnd"/>
            <w:r w:rsidR="008E2D9B">
              <w:t xml:space="preserve"> </w:t>
            </w:r>
            <w:proofErr w:type="spellStart"/>
            <w:r w:rsidR="008E2D9B">
              <w:t>sách</w:t>
            </w:r>
            <w:proofErr w:type="spellEnd"/>
            <w:r w:rsidR="008E2D9B">
              <w:t xml:space="preserve"> </w:t>
            </w:r>
            <w:proofErr w:type="spellStart"/>
            <w:r w:rsidR="008E2D9B">
              <w:t>chuyến</w:t>
            </w:r>
            <w:proofErr w:type="spellEnd"/>
            <w:r w:rsidR="008E2D9B">
              <w:t xml:space="preserve"> </w:t>
            </w:r>
            <w:proofErr w:type="spellStart"/>
            <w:r w:rsidR="008E2D9B">
              <w:t>xe</w:t>
            </w:r>
            <w:proofErr w:type="spellEnd"/>
            <w:r w:rsidR="008E2D9B">
              <w:t xml:space="preserve"> (</w:t>
            </w:r>
            <w:proofErr w:type="spellStart"/>
            <w:r w:rsidR="008E2D9B">
              <w:t>lịch</w:t>
            </w:r>
            <w:proofErr w:type="spellEnd"/>
            <w:r w:rsidR="008E2D9B">
              <w:t xml:space="preserve"> </w:t>
            </w:r>
            <w:proofErr w:type="spellStart"/>
            <w:r w:rsidR="008E2D9B">
              <w:t>trình</w:t>
            </w:r>
            <w:proofErr w:type="spellEnd"/>
            <w:r w:rsidR="008E2D9B">
              <w:t>)</w:t>
            </w:r>
            <w:r w:rsidR="008E2D9B">
              <w:fldChar w:fldCharType="end"/>
            </w:r>
          </w:p>
          <w:p w14:paraId="1A5FC0A3" w14:textId="351827CA" w:rsidR="006E624A" w:rsidRPr="00EF0CCF" w:rsidRDefault="006E624A" w:rsidP="00EC2CA7">
            <w:pPr>
              <w:pStyle w:val="BulletList1"/>
            </w:pPr>
            <w:r>
              <w:rPr>
                <w:lang w:val="vi-VN"/>
              </w:rPr>
              <w:t>Value = Giá trị NSD nhập vào</w:t>
            </w:r>
          </w:p>
        </w:tc>
      </w:tr>
      <w:tr w:rsidR="006E624A" w:rsidRPr="008F2D5E" w14:paraId="47BA4B44"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0B37394" w14:textId="77777777" w:rsidR="006E624A" w:rsidRPr="008F2D5E" w:rsidRDefault="006E624A" w:rsidP="00EC2CA7">
            <w:pPr>
              <w:spacing w:before="0"/>
              <w:rPr>
                <w:rFonts w:cs="Arial"/>
                <w:szCs w:val="20"/>
              </w:rPr>
            </w:pPr>
            <w:r>
              <w:rPr>
                <w:rFonts w:cs="Arial"/>
                <w:szCs w:val="20"/>
              </w:rPr>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F65B522" w14:textId="3F129B5A" w:rsidR="006E624A" w:rsidRPr="006E624A" w:rsidRDefault="006E624A" w:rsidP="00EC2CA7">
            <w:pPr>
              <w:rPr>
                <w:rFonts w:eastAsia="MS PMincho" w:cs="Arial"/>
                <w:lang w:val="vi-VN" w:eastAsia="ja-JP"/>
              </w:rPr>
            </w:pPr>
            <w:proofErr w:type="spellStart"/>
            <w:r>
              <w:rPr>
                <w:rFonts w:eastAsia="MS PMincho" w:cs="Arial"/>
                <w:lang w:val="en-US" w:eastAsia="ja-JP"/>
              </w:rPr>
              <w:t>Chọn</w:t>
            </w:r>
            <w:proofErr w:type="spellEnd"/>
            <w:r>
              <w:rPr>
                <w:rFonts w:eastAsia="MS PMincho" w:cs="Arial"/>
                <w:lang w:val="vi-VN" w:eastAsia="ja-JP"/>
              </w:rPr>
              <w:t xml:space="preserve"> trạng thái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BE28DF4" w14:textId="1A0310B2" w:rsidR="006E624A" w:rsidRPr="008F2D5E" w:rsidRDefault="006E624A" w:rsidP="00EC2CA7">
            <w:pPr>
              <w:rPr>
                <w:rFonts w:eastAsia="MS PMincho" w:cs="Arial"/>
                <w:lang w:val="en-US" w:eastAsia="ja-JP"/>
              </w:rPr>
            </w:pPr>
            <w:r>
              <w:rPr>
                <w:rFonts w:eastAsia="MS PMincho" w:cs="Arial"/>
                <w:lang w:val="en-US" w:eastAsia="ja-JP"/>
              </w:rPr>
              <w:t>Dropdown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D6C90BF" w14:textId="77777777" w:rsidR="006E624A" w:rsidRPr="008F2D5E" w:rsidRDefault="006E624A" w:rsidP="00EC2CA7">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8F9D7B0" w14:textId="77777777" w:rsidR="006E624A" w:rsidRPr="00CE1790" w:rsidRDefault="006E624A" w:rsidP="00EC2CA7">
            <w:pPr>
              <w:rPr>
                <w:rFonts w:eastAsia="MS PMincho" w:cs="Arial"/>
                <w:lang w:val="vi-VN" w:eastAsia="ja-JP"/>
              </w:rPr>
            </w:pPr>
            <w:r>
              <w:rPr>
                <w:rFonts w:eastAsia="MS PMincho" w:cs="Arial"/>
                <w:lang w:val="vi-VN"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3D44EC9" w14:textId="77777777" w:rsidR="006E624A" w:rsidRPr="008F2D5E" w:rsidRDefault="006E624A"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DB14BD9" w14:textId="42DBE12D" w:rsidR="008E2D9B" w:rsidRDefault="002753CA" w:rsidP="002753CA">
            <w:pPr>
              <w:pStyle w:val="BulletList1"/>
            </w:pPr>
            <w:r>
              <w:t>Refer</w:t>
            </w:r>
            <w:r>
              <w:rPr>
                <w:lang w:val="vi-VN"/>
              </w:rPr>
              <w:t xml:space="preserve"> </w:t>
            </w:r>
            <w:r>
              <w:fldChar w:fldCharType="begin"/>
            </w:r>
            <w:r>
              <w:instrText xml:space="preserve"> REF _Ref152337037 \h </w:instrText>
            </w:r>
            <w:r>
              <w:fldChar w:fldCharType="separate"/>
            </w:r>
            <w:r>
              <w:t xml:space="preserve">Xem </w:t>
            </w:r>
            <w:proofErr w:type="spellStart"/>
            <w:r>
              <w:t>danh</w:t>
            </w:r>
            <w:proofErr w:type="spellEnd"/>
            <w:r>
              <w:t xml:space="preserve"> </w:t>
            </w:r>
            <w:proofErr w:type="spellStart"/>
            <w:r>
              <w:t>sách</w:t>
            </w:r>
            <w:proofErr w:type="spellEnd"/>
            <w:r>
              <w:t xml:space="preserve"> </w:t>
            </w:r>
            <w:proofErr w:type="spellStart"/>
            <w:r>
              <w:t>chuyến</w:t>
            </w:r>
            <w:proofErr w:type="spellEnd"/>
            <w:r>
              <w:t xml:space="preserve"> </w:t>
            </w:r>
            <w:proofErr w:type="spellStart"/>
            <w:r>
              <w:t>xe</w:t>
            </w:r>
            <w:proofErr w:type="spellEnd"/>
            <w:r>
              <w:t xml:space="preserve"> (</w:t>
            </w:r>
            <w:proofErr w:type="spellStart"/>
            <w:r>
              <w:t>lịch</w:t>
            </w:r>
            <w:proofErr w:type="spellEnd"/>
            <w:r>
              <w:t xml:space="preserve"> </w:t>
            </w:r>
            <w:proofErr w:type="spellStart"/>
            <w:r>
              <w:t>trình</w:t>
            </w:r>
            <w:proofErr w:type="spellEnd"/>
            <w:r>
              <w:t>)</w:t>
            </w:r>
            <w:r>
              <w:fldChar w:fldCharType="end"/>
            </w:r>
          </w:p>
          <w:p w14:paraId="2B5B8195" w14:textId="33D99837" w:rsidR="006E624A" w:rsidRPr="006E624A" w:rsidRDefault="006E624A" w:rsidP="006E624A">
            <w:pPr>
              <w:pStyle w:val="BulletList1"/>
            </w:pPr>
            <w:r>
              <w:t>Value</w:t>
            </w:r>
            <w:r>
              <w:rPr>
                <w:lang w:val="vi-VN"/>
              </w:rPr>
              <w:t xml:space="preserve"> </w:t>
            </w:r>
            <w:proofErr w:type="gramStart"/>
            <w:r>
              <w:rPr>
                <w:lang w:val="vi-VN"/>
              </w:rPr>
              <w:t>list :</w:t>
            </w:r>
            <w:proofErr w:type="gramEnd"/>
          </w:p>
          <w:p w14:paraId="295FDA2B" w14:textId="77777777" w:rsidR="006E624A" w:rsidRDefault="006E624A" w:rsidP="006E624A">
            <w:pPr>
              <w:pStyle w:val="Level2"/>
            </w:pPr>
            <w:r>
              <w:t>“Đang vận chuyển” với loại chuyến xe là “Chuyến xe nhập”</w:t>
            </w:r>
          </w:p>
          <w:p w14:paraId="456C2749" w14:textId="037949D5" w:rsidR="006E624A" w:rsidRDefault="006E624A" w:rsidP="006E624A">
            <w:pPr>
              <w:pStyle w:val="Level2"/>
            </w:pPr>
            <w:r>
              <w:t xml:space="preserve">“Đang chuẩn bị hàng” với loại chuyến xe là “Chuyến xe </w:t>
            </w:r>
            <w:r w:rsidR="002753CA">
              <w:t>xuất</w:t>
            </w:r>
            <w:r>
              <w:t>”</w:t>
            </w:r>
          </w:p>
          <w:p w14:paraId="631AB8A9" w14:textId="70EA8183" w:rsidR="006E624A" w:rsidRDefault="006E624A" w:rsidP="006E624A">
            <w:pPr>
              <w:pStyle w:val="Level2"/>
            </w:pPr>
            <w:r>
              <w:t>“Đã hoàn thành”</w:t>
            </w:r>
          </w:p>
          <w:p w14:paraId="5799F0DE" w14:textId="156F53F0" w:rsidR="006E624A" w:rsidRPr="006E624A" w:rsidRDefault="006E624A" w:rsidP="006E624A">
            <w:pPr>
              <w:pStyle w:val="BulletList1"/>
              <w:numPr>
                <w:ilvl w:val="0"/>
                <w:numId w:val="0"/>
              </w:numPr>
              <w:ind w:left="360"/>
              <w:rPr>
                <w:lang w:val="vi-VN"/>
              </w:rPr>
            </w:pPr>
          </w:p>
        </w:tc>
      </w:tr>
      <w:tr w:rsidR="006E624A" w:rsidRPr="008F2D5E" w14:paraId="359572C4"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0E648A4" w14:textId="77777777" w:rsidR="006E624A" w:rsidRDefault="006E624A" w:rsidP="00EC2CA7">
            <w:pPr>
              <w:spacing w:before="0"/>
              <w:rPr>
                <w:rFonts w:cs="Arial"/>
                <w:szCs w:val="20"/>
              </w:rPr>
            </w:pPr>
            <w:r>
              <w:rPr>
                <w:rFonts w:cs="Arial"/>
                <w:szCs w:val="20"/>
              </w:rPr>
              <w:lastRenderedPageBreak/>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D7DACB9" w14:textId="5591106E" w:rsidR="006E624A" w:rsidRPr="00EF0CCF" w:rsidRDefault="006E624A" w:rsidP="00EC2CA7">
            <w:pPr>
              <w:rPr>
                <w:rFonts w:eastAsia="MS PMincho" w:cs="Arial"/>
                <w:lang w:val="vi-VN" w:eastAsia="ja-JP"/>
              </w:rPr>
            </w:pPr>
            <w:r>
              <w:rPr>
                <w:rFonts w:eastAsia="MS PMincho" w:cs="Arial"/>
                <w:lang w:val="vi-VN" w:eastAsia="ja-JP"/>
              </w:rPr>
              <w:t>Chọn loại chuyến xe</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957F353" w14:textId="66C86F4E" w:rsidR="006E624A" w:rsidRPr="00EF0CCF" w:rsidRDefault="006E624A" w:rsidP="00EC2CA7">
            <w:pPr>
              <w:rPr>
                <w:rFonts w:eastAsia="MS PMincho" w:cs="Arial"/>
                <w:lang w:val="vi-VN" w:eastAsia="ja-JP"/>
              </w:rPr>
            </w:pPr>
            <w:r>
              <w:rPr>
                <w:rFonts w:eastAsia="MS PMincho" w:cs="Arial"/>
                <w:lang w:val="vi-VN" w:eastAsia="ja-JP"/>
              </w:rPr>
              <w:t>Dropdown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E1E80E2" w14:textId="77777777" w:rsidR="006E624A" w:rsidRDefault="006E624A" w:rsidP="00EC2CA7">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3432DC1" w14:textId="77777777" w:rsidR="006E624A" w:rsidRPr="00D13718" w:rsidRDefault="006E624A" w:rsidP="00EC2CA7">
            <w:pPr>
              <w:rPr>
                <w:rFonts w:eastAsia="MS PMincho" w:cs="Arial"/>
                <w:lang w:val="vi-VN" w:eastAsia="ja-JP"/>
              </w:rPr>
            </w:pPr>
            <w:r>
              <w:rPr>
                <w:rFonts w:eastAsia="MS PMincho" w:cs="Arial"/>
                <w:lang w:val="vi-VN"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33EFBD0" w14:textId="77777777" w:rsidR="006E624A" w:rsidRPr="008F2D5E" w:rsidRDefault="006E624A"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6FE840C" w14:textId="77777777" w:rsidR="006E624A" w:rsidRDefault="006E624A" w:rsidP="006E624A">
            <w:pPr>
              <w:pStyle w:val="BulletList1"/>
            </w:pPr>
            <w:r>
              <w:t>Value list:</w:t>
            </w:r>
          </w:p>
          <w:p w14:paraId="728041C0" w14:textId="77777777" w:rsidR="006E624A" w:rsidRDefault="006E624A" w:rsidP="006E624A">
            <w:pPr>
              <w:pStyle w:val="Level2"/>
            </w:pPr>
            <w:r>
              <w:t>“Chuyến xe nhập”</w:t>
            </w:r>
          </w:p>
          <w:p w14:paraId="00C58BEB" w14:textId="491D7EE4" w:rsidR="006E624A" w:rsidRPr="006E624A" w:rsidRDefault="006E624A" w:rsidP="006E624A">
            <w:pPr>
              <w:pStyle w:val="Level2"/>
            </w:pPr>
            <w:r>
              <w:t>“Chuyến xe xuất”</w:t>
            </w:r>
          </w:p>
        </w:tc>
      </w:tr>
      <w:tr w:rsidR="006E624A" w:rsidRPr="008F2D5E" w14:paraId="04E4EB41"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1608C1E" w14:textId="77777777" w:rsidR="006E624A" w:rsidRDefault="006E624A" w:rsidP="00EC2CA7">
            <w:pPr>
              <w:spacing w:before="0"/>
              <w:rPr>
                <w:rFonts w:cs="Arial"/>
                <w:szCs w:val="20"/>
              </w:rPr>
            </w:pPr>
            <w:r>
              <w:rPr>
                <w:rFonts w:cs="Arial"/>
                <w:szCs w:val="20"/>
              </w:rPr>
              <w:t>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FEC21B5" w14:textId="77777777" w:rsidR="006E624A" w:rsidRPr="008338BC" w:rsidRDefault="006E624A" w:rsidP="00EC2CA7">
            <w:pPr>
              <w:rPr>
                <w:rFonts w:eastAsia="MS PMincho" w:cs="Arial"/>
                <w:lang w:val="vi-VN" w:eastAsia="ja-JP"/>
              </w:rPr>
            </w:pPr>
            <w:proofErr w:type="spellStart"/>
            <w:r>
              <w:rPr>
                <w:rFonts w:eastAsia="MS PMincho" w:cs="Arial"/>
                <w:lang w:val="en-US" w:eastAsia="ja-JP"/>
              </w:rPr>
              <w:t>Tìm</w:t>
            </w:r>
            <w:proofErr w:type="spellEnd"/>
            <w:r>
              <w:rPr>
                <w:rFonts w:eastAsia="MS PMincho" w:cs="Arial"/>
                <w:lang w:val="vi-VN" w:eastAsia="ja-JP"/>
              </w:rPr>
              <w:t xml:space="preserve"> kiếm</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0D5E92F" w14:textId="77777777" w:rsidR="006E624A" w:rsidRPr="00D13718" w:rsidRDefault="006E624A" w:rsidP="00EC2CA7">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95F6E09" w14:textId="77777777" w:rsidR="006E624A" w:rsidRPr="000336F1" w:rsidRDefault="006E624A" w:rsidP="00EC2CA7">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D0D57CA" w14:textId="77777777" w:rsidR="006E624A" w:rsidRPr="000336F1" w:rsidRDefault="006E624A" w:rsidP="00EC2CA7">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3EDB86C" w14:textId="77777777" w:rsidR="006E624A" w:rsidRPr="008F2D5E" w:rsidRDefault="006E624A"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1C8F17C" w14:textId="215856BA" w:rsidR="006E624A" w:rsidRDefault="008E2D9B" w:rsidP="00EC2CA7">
            <w:pPr>
              <w:pStyle w:val="BulletList1"/>
            </w:pPr>
            <w:r>
              <w:fldChar w:fldCharType="begin"/>
            </w:r>
            <w:r>
              <w:instrText xml:space="preserve"> REF _Ref152337037 \h </w:instrText>
            </w:r>
            <w:r>
              <w:fldChar w:fldCharType="separate"/>
            </w:r>
            <w:r>
              <w:t>UC</w:t>
            </w:r>
            <w:r>
              <w:rPr>
                <w:lang w:val="vi-VN"/>
              </w:rPr>
              <w:t xml:space="preserve"> 15: </w:t>
            </w:r>
            <w:r>
              <w:t xml:space="preserve">Xem </w:t>
            </w:r>
            <w:proofErr w:type="spellStart"/>
            <w:r>
              <w:t>danh</w:t>
            </w:r>
            <w:proofErr w:type="spellEnd"/>
            <w:r>
              <w:t xml:space="preserve"> </w:t>
            </w:r>
            <w:proofErr w:type="spellStart"/>
            <w:r>
              <w:t>sách</w:t>
            </w:r>
            <w:proofErr w:type="spellEnd"/>
            <w:r>
              <w:t xml:space="preserve"> </w:t>
            </w:r>
            <w:proofErr w:type="spellStart"/>
            <w:r>
              <w:t>chuyến</w:t>
            </w:r>
            <w:proofErr w:type="spellEnd"/>
            <w:r>
              <w:t xml:space="preserve"> </w:t>
            </w:r>
            <w:proofErr w:type="spellStart"/>
            <w:r>
              <w:t>xe</w:t>
            </w:r>
            <w:proofErr w:type="spellEnd"/>
            <w:r>
              <w:t xml:space="preserve"> (</w:t>
            </w:r>
            <w:proofErr w:type="spellStart"/>
            <w:r>
              <w:t>lịch</w:t>
            </w:r>
            <w:proofErr w:type="spellEnd"/>
            <w:r>
              <w:t xml:space="preserve"> </w:t>
            </w:r>
            <w:proofErr w:type="spellStart"/>
            <w:r>
              <w:t>trình</w:t>
            </w:r>
            <w:proofErr w:type="spellEnd"/>
            <w:r>
              <w:t>)</w:t>
            </w:r>
            <w:r>
              <w:fldChar w:fldCharType="end"/>
            </w:r>
          </w:p>
        </w:tc>
      </w:tr>
      <w:tr w:rsidR="006E624A" w:rsidRPr="008F2D5E" w14:paraId="32321DCF"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D21E1D8" w14:textId="77777777" w:rsidR="006E624A" w:rsidRDefault="006E624A" w:rsidP="00EC2CA7">
            <w:pPr>
              <w:spacing w:before="0"/>
              <w:rPr>
                <w:rFonts w:cs="Arial"/>
                <w:szCs w:val="20"/>
              </w:rPr>
            </w:pPr>
            <w:r>
              <w:rPr>
                <w:rFonts w:cs="Arial"/>
                <w:szCs w:val="20"/>
              </w:rPr>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7E21560" w14:textId="77777777" w:rsidR="006E624A" w:rsidRPr="00395282" w:rsidRDefault="006E624A" w:rsidP="00EC2CA7">
            <w:pPr>
              <w:rPr>
                <w:rFonts w:eastAsia="MS PMincho" w:cs="Arial"/>
                <w:lang w:val="vi-VN" w:eastAsia="ja-JP"/>
              </w:rPr>
            </w:pPr>
            <w:r>
              <w:rPr>
                <w:rFonts w:eastAsia="MS PMincho" w:cs="Arial"/>
                <w:lang w:val="vi-VN" w:eastAsia="ja-JP"/>
              </w:rPr>
              <w:t>Làm mới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75AF205" w14:textId="77777777" w:rsidR="006E624A" w:rsidRDefault="006E624A" w:rsidP="00EC2CA7">
            <w:pPr>
              <w:rPr>
                <w:rFonts w:eastAsia="MS PMincho" w:cs="Arial"/>
                <w:lang w:val="en-US"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7038441" w14:textId="77777777" w:rsidR="006E624A" w:rsidRPr="000336F1" w:rsidRDefault="006E624A" w:rsidP="00EC2CA7">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CF594AC" w14:textId="77777777" w:rsidR="006E624A" w:rsidRPr="000336F1" w:rsidRDefault="006E624A" w:rsidP="00EC2CA7">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45542E9" w14:textId="77777777" w:rsidR="006E624A" w:rsidRPr="008F2D5E" w:rsidRDefault="006E624A"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5F48F81" w14:textId="77777777" w:rsidR="006E624A" w:rsidRDefault="006E624A" w:rsidP="00EC2CA7">
            <w:pPr>
              <w:pStyle w:val="BulletList1"/>
            </w:pPr>
            <w:r>
              <w:t>Các</w:t>
            </w:r>
            <w:r>
              <w:rPr>
                <w:lang w:val="vi-VN"/>
              </w:rPr>
              <w:t xml:space="preserve"> giá trị được nhập để tìm kiếm sẽ = “”</w:t>
            </w:r>
          </w:p>
        </w:tc>
      </w:tr>
      <w:tr w:rsidR="006E624A" w:rsidRPr="008F2D5E" w14:paraId="79B220D8"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7AE4ECA" w14:textId="77777777" w:rsidR="006E624A" w:rsidRDefault="006E624A" w:rsidP="00EC2CA7">
            <w:pPr>
              <w:spacing w:before="0"/>
              <w:rPr>
                <w:rFonts w:cs="Arial"/>
                <w:szCs w:val="20"/>
              </w:rPr>
            </w:pPr>
            <w:r>
              <w:rPr>
                <w:rFonts w:cs="Arial"/>
                <w:szCs w:val="20"/>
              </w:rPr>
              <w:t>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51164E4" w14:textId="1147AAC6" w:rsidR="006E624A" w:rsidRPr="006E624A" w:rsidRDefault="006E624A" w:rsidP="00EC2CA7">
            <w:pPr>
              <w:rPr>
                <w:rFonts w:eastAsia="MS PMincho" w:cs="Arial"/>
                <w:lang w:val="vi-VN" w:eastAsia="ja-JP"/>
              </w:rPr>
            </w:pPr>
            <w:proofErr w:type="spellStart"/>
            <w:r>
              <w:rPr>
                <w:rFonts w:eastAsia="MS PMincho" w:cs="Arial"/>
                <w:lang w:val="en-US" w:eastAsia="ja-JP"/>
              </w:rPr>
              <w:t>Mã</w:t>
            </w:r>
            <w:proofErr w:type="spellEnd"/>
            <w:r>
              <w:rPr>
                <w:rFonts w:eastAsia="MS PMincho" w:cs="Arial"/>
                <w:lang w:val="vi-VN" w:eastAsia="ja-JP"/>
              </w:rPr>
              <w:t xml:space="preserve"> chuyến xe</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7583993" w14:textId="77777777" w:rsidR="006E624A" w:rsidRDefault="006E624A" w:rsidP="00EC2CA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EA57F76" w14:textId="77777777" w:rsidR="006E624A" w:rsidRDefault="006E624A" w:rsidP="00EC2CA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E17C184" w14:textId="77777777" w:rsidR="006E624A" w:rsidRDefault="006E624A" w:rsidP="00EC2CA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0678ACB" w14:textId="77777777" w:rsidR="006E624A" w:rsidRPr="008F2D5E" w:rsidRDefault="006E624A"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F445D2B" w14:textId="77777777" w:rsidR="006E624A" w:rsidRPr="000D15C6" w:rsidRDefault="006E624A" w:rsidP="00EC2CA7">
            <w:pPr>
              <w:pStyle w:val="BulletList1"/>
            </w:pPr>
            <w:r>
              <w:t>Auto</w:t>
            </w:r>
            <w:r>
              <w:rPr>
                <w:lang w:val="vi-VN"/>
              </w:rPr>
              <w:t xml:space="preserve"> </w:t>
            </w:r>
            <w:proofErr w:type="gramStart"/>
            <w:r>
              <w:rPr>
                <w:lang w:val="vi-VN"/>
              </w:rPr>
              <w:t>generated</w:t>
            </w:r>
            <w:proofErr w:type="gramEnd"/>
          </w:p>
          <w:p w14:paraId="5CB72924" w14:textId="3AAACFD6" w:rsidR="006E624A" w:rsidRDefault="006E624A" w:rsidP="00EC2CA7">
            <w:pPr>
              <w:pStyle w:val="BulletList1"/>
            </w:pPr>
            <w:r>
              <w:t>Value</w:t>
            </w:r>
            <w:r>
              <w:rPr>
                <w:lang w:val="vi-VN"/>
              </w:rPr>
              <w:t>= [Mã chuyến xe] của “Chuyến xe” mà current user vận chuyển</w:t>
            </w:r>
          </w:p>
        </w:tc>
      </w:tr>
      <w:tr w:rsidR="006E624A" w:rsidRPr="008F2D5E" w14:paraId="2958747F"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1A2E558" w14:textId="77777777" w:rsidR="006E624A" w:rsidRDefault="006E624A" w:rsidP="00EC2CA7">
            <w:pPr>
              <w:spacing w:before="0"/>
              <w:rPr>
                <w:rFonts w:cs="Arial"/>
                <w:szCs w:val="20"/>
              </w:rPr>
            </w:pPr>
            <w:r>
              <w:rPr>
                <w:rFonts w:cs="Arial"/>
                <w:szCs w:val="20"/>
              </w:rPr>
              <w:t>7</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14549F2" w14:textId="7E061231" w:rsidR="006E624A" w:rsidRPr="00D13718" w:rsidRDefault="006E624A" w:rsidP="00EC2CA7">
            <w:pPr>
              <w:rPr>
                <w:rFonts w:eastAsia="MS PMincho" w:cs="Arial"/>
                <w:lang w:val="vi-VN" w:eastAsia="ja-JP"/>
              </w:rPr>
            </w:pPr>
            <w:r>
              <w:rPr>
                <w:rFonts w:eastAsia="MS PMincho" w:cs="Arial"/>
                <w:lang w:val="vi-VN" w:eastAsia="ja-JP"/>
              </w:rPr>
              <w:t>Thời gian dự kiến hoàn thành</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A328EBE" w14:textId="77777777" w:rsidR="006E624A" w:rsidRDefault="006E624A" w:rsidP="00EC2CA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09B1A52" w14:textId="77777777" w:rsidR="006E624A" w:rsidRDefault="006E624A" w:rsidP="00EC2CA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94D62AD" w14:textId="77777777" w:rsidR="006E624A" w:rsidRDefault="006E624A" w:rsidP="00EC2CA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8CF6B1B" w14:textId="77777777" w:rsidR="006E624A" w:rsidRPr="008F2D5E" w:rsidRDefault="006E624A"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8D04308" w14:textId="77777777" w:rsidR="006E624A" w:rsidRPr="000D15C6" w:rsidRDefault="006E624A" w:rsidP="006E624A">
            <w:pPr>
              <w:pStyle w:val="BulletList1"/>
            </w:pPr>
            <w:r>
              <w:t>Auto</w:t>
            </w:r>
            <w:r>
              <w:rPr>
                <w:lang w:val="vi-VN"/>
              </w:rPr>
              <w:t xml:space="preserve"> </w:t>
            </w:r>
            <w:proofErr w:type="gramStart"/>
            <w:r>
              <w:rPr>
                <w:lang w:val="vi-VN"/>
              </w:rPr>
              <w:t>generated</w:t>
            </w:r>
            <w:proofErr w:type="gramEnd"/>
          </w:p>
          <w:p w14:paraId="504CB213" w14:textId="0E4B7DDD" w:rsidR="006E624A" w:rsidRDefault="006E624A" w:rsidP="006E624A">
            <w:pPr>
              <w:pStyle w:val="BulletList1"/>
            </w:pPr>
            <w:r>
              <w:t>Value</w:t>
            </w:r>
            <w:r>
              <w:rPr>
                <w:lang w:val="vi-VN"/>
              </w:rPr>
              <w:t>= [Thời gian dự kiến hoàn thành] của “Chuyến xe” thỏa mãn [Mã chuyến xe] = [Mã chuyến xe] của bản ghi hiện tại</w:t>
            </w:r>
          </w:p>
        </w:tc>
      </w:tr>
      <w:tr w:rsidR="006E624A" w:rsidRPr="008F2D5E" w14:paraId="4BDA2CD2"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179EDB3" w14:textId="77777777" w:rsidR="006E624A" w:rsidRDefault="006E624A" w:rsidP="00EC2CA7">
            <w:pPr>
              <w:spacing w:before="0"/>
              <w:rPr>
                <w:rFonts w:cs="Arial"/>
                <w:szCs w:val="20"/>
              </w:rPr>
            </w:pPr>
            <w:r>
              <w:rPr>
                <w:rFonts w:cs="Arial"/>
                <w:szCs w:val="20"/>
              </w:rPr>
              <w:t>8</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DA0C364" w14:textId="4A452C89" w:rsidR="006E624A" w:rsidRPr="00D7053F" w:rsidRDefault="006E624A" w:rsidP="00EC2CA7">
            <w:pPr>
              <w:rPr>
                <w:rFonts w:eastAsia="MS PMincho" w:cs="Arial"/>
                <w:lang w:val="vi-VN" w:eastAsia="ja-JP"/>
              </w:rPr>
            </w:pPr>
            <w:r>
              <w:rPr>
                <w:rFonts w:eastAsia="MS PMincho" w:cs="Arial"/>
                <w:lang w:val="vi-VN" w:eastAsia="ja-JP"/>
              </w:rPr>
              <w:t>Loại chuyến xe</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B74CB97" w14:textId="77777777" w:rsidR="006E624A" w:rsidRDefault="006E624A" w:rsidP="00EC2CA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AB327DC" w14:textId="77777777" w:rsidR="006E624A" w:rsidRDefault="006E624A" w:rsidP="00EC2CA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60D121D" w14:textId="77777777" w:rsidR="006E624A" w:rsidRDefault="006E624A" w:rsidP="00EC2CA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E7CD1A7" w14:textId="77777777" w:rsidR="006E624A" w:rsidRPr="008F2D5E" w:rsidRDefault="006E624A"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300B881" w14:textId="77777777" w:rsidR="006E624A" w:rsidRPr="000D15C6" w:rsidRDefault="006E624A" w:rsidP="006E624A">
            <w:pPr>
              <w:pStyle w:val="BulletList1"/>
            </w:pPr>
            <w:r>
              <w:t>Auto</w:t>
            </w:r>
            <w:r>
              <w:rPr>
                <w:lang w:val="vi-VN"/>
              </w:rPr>
              <w:t xml:space="preserve"> </w:t>
            </w:r>
            <w:proofErr w:type="gramStart"/>
            <w:r>
              <w:rPr>
                <w:lang w:val="vi-VN"/>
              </w:rPr>
              <w:t>generated</w:t>
            </w:r>
            <w:proofErr w:type="gramEnd"/>
          </w:p>
          <w:p w14:paraId="6E97AD24" w14:textId="6F07AE42" w:rsidR="006E624A" w:rsidRDefault="006E624A" w:rsidP="006E624A">
            <w:pPr>
              <w:pStyle w:val="BulletList1"/>
            </w:pPr>
            <w:r>
              <w:t>Value</w:t>
            </w:r>
            <w:r>
              <w:rPr>
                <w:lang w:val="vi-VN"/>
              </w:rPr>
              <w:t>= [</w:t>
            </w:r>
            <w:r w:rsidR="008E0899">
              <w:rPr>
                <w:lang w:val="vi-VN"/>
              </w:rPr>
              <w:t>Loại chuyến xe</w:t>
            </w:r>
            <w:r>
              <w:rPr>
                <w:lang w:val="vi-VN"/>
              </w:rPr>
              <w:t>] của “Chuyến xe” thỏa mãn [Mã chuyến xe] = [Mã chuyến xe] của bản ghi hiện tại</w:t>
            </w:r>
          </w:p>
        </w:tc>
      </w:tr>
      <w:tr w:rsidR="006E624A" w:rsidRPr="008F2D5E" w14:paraId="7638C109"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F00C4E4" w14:textId="2DA7D943" w:rsidR="006E624A" w:rsidRDefault="008E0899" w:rsidP="00EC2CA7">
            <w:pPr>
              <w:spacing w:before="0"/>
              <w:rPr>
                <w:rFonts w:cs="Arial"/>
                <w:szCs w:val="20"/>
              </w:rPr>
            </w:pPr>
            <w:r>
              <w:rPr>
                <w:rFonts w:cs="Arial"/>
                <w:szCs w:val="20"/>
              </w:rPr>
              <w:t>9</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B8E1AD8" w14:textId="77777777" w:rsidR="006E624A" w:rsidRPr="00D7053F" w:rsidRDefault="006E624A" w:rsidP="00EC2CA7">
            <w:pPr>
              <w:rPr>
                <w:rFonts w:eastAsia="MS PMincho" w:cs="Arial"/>
                <w:lang w:val="vi-VN" w:eastAsia="ja-JP"/>
              </w:rPr>
            </w:pPr>
            <w:r>
              <w:rPr>
                <w:rFonts w:eastAsia="MS PMincho" w:cs="Arial"/>
                <w:lang w:val="vi-VN" w:eastAsia="ja-JP"/>
              </w:rPr>
              <w:t>Trạng thái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5A8BD44" w14:textId="77777777" w:rsidR="006E624A" w:rsidRDefault="006E624A" w:rsidP="00EC2CA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571A9A7" w14:textId="77777777" w:rsidR="006E624A" w:rsidRDefault="006E624A" w:rsidP="00EC2CA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4863E3E" w14:textId="77777777" w:rsidR="006E624A" w:rsidRDefault="006E624A" w:rsidP="00EC2CA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D0E8A72" w14:textId="77777777" w:rsidR="006E624A" w:rsidRPr="008F2D5E" w:rsidRDefault="006E624A"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1E1FA8D" w14:textId="77777777" w:rsidR="006E624A" w:rsidRPr="00D7053F" w:rsidRDefault="006E624A" w:rsidP="00EC2CA7">
            <w:pPr>
              <w:pStyle w:val="BulletList1"/>
            </w:pPr>
            <w:r>
              <w:t>Auto</w:t>
            </w:r>
            <w:r>
              <w:rPr>
                <w:lang w:val="vi-VN"/>
              </w:rPr>
              <w:t xml:space="preserve"> </w:t>
            </w:r>
            <w:proofErr w:type="gramStart"/>
            <w:r>
              <w:rPr>
                <w:lang w:val="vi-VN"/>
              </w:rPr>
              <w:t>generated</w:t>
            </w:r>
            <w:proofErr w:type="gramEnd"/>
          </w:p>
          <w:p w14:paraId="7555C378" w14:textId="0E0D1172" w:rsidR="006E624A" w:rsidRDefault="008E0899" w:rsidP="00EC2CA7">
            <w:pPr>
              <w:pStyle w:val="BulletList1"/>
            </w:pPr>
            <w:r>
              <w:t>Value</w:t>
            </w:r>
            <w:r>
              <w:rPr>
                <w:lang w:val="vi-VN"/>
              </w:rPr>
              <w:t>= [Trạng thái] của “Chuyến xe” thỏa mãn [Mã chuyến xe] = [Mã chuyến xe] của bản ghi hiện tại</w:t>
            </w:r>
          </w:p>
        </w:tc>
      </w:tr>
      <w:tr w:rsidR="006E624A" w:rsidRPr="008F2D5E" w14:paraId="0229158C"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A526C94" w14:textId="77777777" w:rsidR="006E624A" w:rsidRDefault="006E624A" w:rsidP="00EC2CA7">
            <w:pPr>
              <w:spacing w:before="0"/>
              <w:rPr>
                <w:rFonts w:cs="Arial"/>
                <w:szCs w:val="20"/>
              </w:rPr>
            </w:pPr>
            <w:r>
              <w:rPr>
                <w:rFonts w:cs="Arial"/>
                <w:szCs w:val="20"/>
              </w:rPr>
              <w:t>11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71C62C6" w14:textId="77777777" w:rsidR="006E624A" w:rsidRDefault="006E624A" w:rsidP="00EC2CA7">
            <w:pPr>
              <w:rPr>
                <w:rFonts w:eastAsia="MS PMincho" w:cs="Arial"/>
                <w:lang w:val="vi-VN" w:eastAsia="ja-JP"/>
              </w:rPr>
            </w:pPr>
            <w:r w:rsidRPr="008B0E95">
              <w:rPr>
                <w:rFonts w:eastAsia="MS PMincho" w:cs="Arial"/>
                <w:noProof/>
                <w:lang w:val="vi-VN" w:eastAsia="ja-JP"/>
              </w:rPr>
              <w:drawing>
                <wp:inline distT="0" distB="0" distL="0" distR="0" wp14:anchorId="487FED16" wp14:editId="6EB75382">
                  <wp:extent cx="147639" cy="114301"/>
                  <wp:effectExtent l="0" t="0" r="5080" b="0"/>
                  <wp:docPr id="462938957" name="Picture 462938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82908" name=""/>
                          <pic:cNvPicPr/>
                        </pic:nvPicPr>
                        <pic:blipFill>
                          <a:blip r:embed="rId91"/>
                          <a:stretch>
                            <a:fillRect/>
                          </a:stretch>
                        </pic:blipFill>
                        <pic:spPr>
                          <a:xfrm>
                            <a:off x="0" y="0"/>
                            <a:ext cx="147639" cy="114301"/>
                          </a:xfrm>
                          <a:prstGeom prst="rect">
                            <a:avLst/>
                          </a:prstGeom>
                        </pic:spPr>
                      </pic:pic>
                    </a:graphicData>
                  </a:graphic>
                </wp:inline>
              </w:drawing>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7062D42" w14:textId="77777777" w:rsidR="006E624A" w:rsidRDefault="006E624A" w:rsidP="00EC2CA7">
            <w:pPr>
              <w:rPr>
                <w:rFonts w:eastAsia="MS PMincho" w:cs="Arial"/>
                <w:lang w:val="en-US" w:eastAsia="ja-JP"/>
              </w:rPr>
            </w:pPr>
            <w:r>
              <w:rPr>
                <w:rFonts w:eastAsia="MS PMincho" w:cs="Arial"/>
                <w:lang w:val="en-US"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30302F6" w14:textId="77777777" w:rsidR="006E624A" w:rsidRPr="00544915" w:rsidRDefault="006E624A" w:rsidP="00EC2CA7">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59563DF" w14:textId="77777777" w:rsidR="006E624A" w:rsidRPr="00544915" w:rsidRDefault="006E624A" w:rsidP="00EC2CA7">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F2526F3" w14:textId="77777777" w:rsidR="006E624A" w:rsidRPr="008F2D5E" w:rsidRDefault="006E624A"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F53EFF2" w14:textId="44B73EAA" w:rsidR="006E624A" w:rsidRDefault="006E624A" w:rsidP="00EC2CA7">
            <w:pPr>
              <w:pStyle w:val="BulletList1"/>
            </w:pPr>
            <w:r>
              <w:t>Refer</w:t>
            </w:r>
            <w:r>
              <w:rPr>
                <w:lang w:val="vi-VN"/>
              </w:rPr>
              <w:t xml:space="preserve"> </w:t>
            </w:r>
            <w:r w:rsidR="008E0899">
              <w:rPr>
                <w:lang w:val="vi-VN"/>
              </w:rPr>
              <w:fldChar w:fldCharType="begin"/>
            </w:r>
            <w:r w:rsidR="008E0899">
              <w:rPr>
                <w:lang w:val="vi-VN"/>
              </w:rPr>
              <w:instrText xml:space="preserve"> REF _Ref152337279 \h </w:instrText>
            </w:r>
            <w:r w:rsidR="008E0899">
              <w:rPr>
                <w:lang w:val="vi-VN"/>
              </w:rPr>
            </w:r>
            <w:r w:rsidR="008E0899">
              <w:rPr>
                <w:lang w:val="vi-VN"/>
              </w:rPr>
              <w:fldChar w:fldCharType="separate"/>
            </w:r>
            <w:r w:rsidR="00201D76">
              <w:t xml:space="preserve">Xem chi </w:t>
            </w:r>
            <w:proofErr w:type="spellStart"/>
            <w:r w:rsidR="00201D76">
              <w:t>tiết</w:t>
            </w:r>
            <w:proofErr w:type="spellEnd"/>
            <w:r w:rsidR="00201D76">
              <w:t xml:space="preserve"> </w:t>
            </w:r>
            <w:proofErr w:type="spellStart"/>
            <w:r w:rsidR="00201D76">
              <w:t>chuyến</w:t>
            </w:r>
            <w:proofErr w:type="spellEnd"/>
            <w:r w:rsidR="00201D76">
              <w:t xml:space="preserve"> </w:t>
            </w:r>
            <w:proofErr w:type="spellStart"/>
            <w:r w:rsidR="00201D76">
              <w:t>xe</w:t>
            </w:r>
            <w:proofErr w:type="spellEnd"/>
            <w:r w:rsidR="008E0899">
              <w:rPr>
                <w:lang w:val="vi-VN"/>
              </w:rPr>
              <w:fldChar w:fldCharType="end"/>
            </w:r>
          </w:p>
        </w:tc>
      </w:tr>
    </w:tbl>
    <w:p w14:paraId="241E50A9" w14:textId="77777777" w:rsidR="006E624A" w:rsidRDefault="006E624A" w:rsidP="001C20CE">
      <w:pPr>
        <w:rPr>
          <w:lang w:val="vi-VN" w:eastAsia="en-US"/>
        </w:rPr>
      </w:pPr>
    </w:p>
    <w:p w14:paraId="3B3DD3A7" w14:textId="77777777" w:rsidR="006E624A" w:rsidRDefault="006E624A" w:rsidP="001C20CE">
      <w:pPr>
        <w:rPr>
          <w:lang w:val="vi-VN" w:eastAsia="en-US"/>
        </w:rPr>
      </w:pPr>
    </w:p>
    <w:p w14:paraId="03104F41" w14:textId="05E89012" w:rsidR="001C20CE" w:rsidRDefault="001C20CE" w:rsidP="001C20CE">
      <w:pPr>
        <w:pStyle w:val="Heading3"/>
      </w:pPr>
      <w:bookmarkStart w:id="160" w:name="_Toc152340807"/>
      <w:proofErr w:type="spellStart"/>
      <w:r>
        <w:lastRenderedPageBreak/>
        <w:t>Màn</w:t>
      </w:r>
      <w:proofErr w:type="spellEnd"/>
      <w:r>
        <w:t xml:space="preserve"> </w:t>
      </w:r>
      <w:proofErr w:type="spellStart"/>
      <w:r>
        <w:t>hình</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chuyến</w:t>
      </w:r>
      <w:proofErr w:type="spellEnd"/>
      <w:r>
        <w:t xml:space="preserve"> </w:t>
      </w:r>
      <w:proofErr w:type="spellStart"/>
      <w:r>
        <w:t>xe</w:t>
      </w:r>
      <w:bookmarkEnd w:id="160"/>
      <w:proofErr w:type="spellEnd"/>
    </w:p>
    <w:p w14:paraId="7D063C64" w14:textId="122B90C3" w:rsidR="001C20CE" w:rsidRDefault="008E0899" w:rsidP="001C20CE">
      <w:pPr>
        <w:rPr>
          <w:lang w:val="vi-VN" w:eastAsia="en-US"/>
        </w:rPr>
      </w:pPr>
      <w:r w:rsidRPr="008E0899">
        <w:rPr>
          <w:noProof/>
          <w:lang w:val="vi-VN" w:eastAsia="en-US"/>
        </w:rPr>
        <w:drawing>
          <wp:inline distT="0" distB="0" distL="0" distR="0" wp14:anchorId="2C5D54E5" wp14:editId="5EAD2BF1">
            <wp:extent cx="5943600" cy="3517265"/>
            <wp:effectExtent l="0" t="0" r="0" b="6985"/>
            <wp:docPr id="423046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46113" name="Picture 1" descr="A screenshot of a computer&#10;&#10;Description automatically generated"/>
                    <pic:cNvPicPr/>
                  </pic:nvPicPr>
                  <pic:blipFill>
                    <a:blip r:embed="rId96"/>
                    <a:stretch>
                      <a:fillRect/>
                    </a:stretch>
                  </pic:blipFill>
                  <pic:spPr>
                    <a:xfrm>
                      <a:off x="0" y="0"/>
                      <a:ext cx="5943600" cy="3517265"/>
                    </a:xfrm>
                    <a:prstGeom prst="rect">
                      <a:avLst/>
                    </a:prstGeom>
                  </pic:spPr>
                </pic:pic>
              </a:graphicData>
            </a:graphic>
          </wp:inline>
        </w:drawing>
      </w:r>
    </w:p>
    <w:p w14:paraId="08C8D804" w14:textId="77777777" w:rsidR="008E0899" w:rsidRDefault="008E0899" w:rsidP="001C20CE">
      <w:pPr>
        <w:rPr>
          <w:lang w:val="vi-VN" w:eastAsia="en-US"/>
        </w:rPr>
      </w:pP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40"/>
        <w:gridCol w:w="1327"/>
        <w:gridCol w:w="1483"/>
        <w:gridCol w:w="995"/>
        <w:gridCol w:w="1228"/>
        <w:gridCol w:w="894"/>
        <w:gridCol w:w="2963"/>
      </w:tblGrid>
      <w:tr w:rsidR="008E0899" w:rsidRPr="008F2D5E" w14:paraId="5EC6DF6E" w14:textId="77777777" w:rsidTr="00EC2CA7">
        <w:trPr>
          <w:trHeight w:val="764"/>
        </w:trPr>
        <w:tc>
          <w:tcPr>
            <w:tcW w:w="236"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520295AB" w14:textId="77777777" w:rsidR="008E0899" w:rsidRPr="00743D86" w:rsidRDefault="008E0899" w:rsidP="00EC2CA7">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4834A53A" w14:textId="77777777" w:rsidR="008E0899" w:rsidRPr="008F2D5E" w:rsidRDefault="008E0899" w:rsidP="00EC2CA7">
            <w:pPr>
              <w:rPr>
                <w:rFonts w:cs="Arial"/>
                <w:b/>
                <w:szCs w:val="20"/>
                <w:lang w:eastAsia="en-US"/>
              </w:rPr>
            </w:pPr>
            <w:r>
              <w:rPr>
                <w:rFonts w:cs="Arial"/>
                <w:b/>
                <w:szCs w:val="20"/>
                <w:lang w:eastAsia="en-US"/>
              </w:rPr>
              <w:t>Component</w:t>
            </w:r>
          </w:p>
        </w:tc>
        <w:tc>
          <w:tcPr>
            <w:tcW w:w="795"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26B36F53" w14:textId="77777777" w:rsidR="008E0899" w:rsidRPr="008F2D5E" w:rsidRDefault="008E0899" w:rsidP="00EC2CA7">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4CC2810B" w14:textId="77777777" w:rsidR="008E0899" w:rsidRPr="00743D86" w:rsidRDefault="008E0899" w:rsidP="00EC2CA7">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5CDD5E2F" w14:textId="77777777" w:rsidR="008E0899" w:rsidRPr="008F2D5E" w:rsidRDefault="008E0899" w:rsidP="00EC2CA7">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33730D16" w14:textId="77777777" w:rsidR="008E0899" w:rsidRPr="00743D86" w:rsidRDefault="008E0899" w:rsidP="00EC2CA7">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58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5FC9E0ED" w14:textId="77777777" w:rsidR="008E0899" w:rsidRPr="008F2D5E" w:rsidRDefault="008E0899" w:rsidP="00EC2CA7">
            <w:pPr>
              <w:ind w:right="-1110"/>
              <w:rPr>
                <w:rFonts w:cs="Arial"/>
                <w:b/>
                <w:bCs/>
                <w:szCs w:val="20"/>
                <w:lang w:eastAsia="en-US"/>
              </w:rPr>
            </w:pPr>
            <w:r w:rsidRPr="008F2D5E">
              <w:rPr>
                <w:rFonts w:cs="Arial"/>
                <w:b/>
                <w:szCs w:val="20"/>
                <w:lang w:eastAsia="en-US"/>
              </w:rPr>
              <w:t>Description</w:t>
            </w:r>
          </w:p>
        </w:tc>
      </w:tr>
      <w:tr w:rsidR="008E0899" w:rsidRPr="008F2D5E" w14:paraId="43423403"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7AD1BDF" w14:textId="69C5056A" w:rsidR="008E0899" w:rsidRDefault="008E0899" w:rsidP="00EC2CA7">
            <w:pPr>
              <w:spacing w:before="0"/>
              <w:rPr>
                <w:rFonts w:cs="Arial"/>
                <w:szCs w:val="20"/>
              </w:rPr>
            </w:pPr>
            <w:r>
              <w:rPr>
                <w:rFonts w:cs="Arial"/>
                <w:szCs w:val="20"/>
              </w:rPr>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712E134" w14:textId="77777777" w:rsidR="008E0899" w:rsidRPr="006E624A" w:rsidRDefault="008E0899" w:rsidP="00EC2CA7">
            <w:pPr>
              <w:rPr>
                <w:rFonts w:eastAsia="MS PMincho" w:cs="Arial"/>
                <w:lang w:val="vi-VN" w:eastAsia="ja-JP"/>
              </w:rPr>
            </w:pPr>
            <w:proofErr w:type="spellStart"/>
            <w:r>
              <w:rPr>
                <w:rFonts w:eastAsia="MS PMincho" w:cs="Arial"/>
                <w:lang w:val="en-US" w:eastAsia="ja-JP"/>
              </w:rPr>
              <w:t>Mã</w:t>
            </w:r>
            <w:proofErr w:type="spellEnd"/>
            <w:r>
              <w:rPr>
                <w:rFonts w:eastAsia="MS PMincho" w:cs="Arial"/>
                <w:lang w:val="vi-VN" w:eastAsia="ja-JP"/>
              </w:rPr>
              <w:t xml:space="preserve"> chuyến xe</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A563B4B" w14:textId="77777777" w:rsidR="008E0899" w:rsidRDefault="008E0899" w:rsidP="00EC2CA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92D76F3" w14:textId="77777777" w:rsidR="008E0899" w:rsidRDefault="008E0899" w:rsidP="00EC2CA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03925CB" w14:textId="77777777" w:rsidR="008E0899" w:rsidRDefault="008E0899" w:rsidP="00EC2CA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B6B843B" w14:textId="77777777" w:rsidR="008E0899" w:rsidRPr="008F2D5E" w:rsidRDefault="008E0899"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6BCC112" w14:textId="77777777" w:rsidR="008E0899" w:rsidRPr="000D15C6" w:rsidRDefault="008E0899" w:rsidP="00EC2CA7">
            <w:pPr>
              <w:pStyle w:val="BulletList1"/>
            </w:pPr>
            <w:r>
              <w:t>Auto</w:t>
            </w:r>
            <w:r>
              <w:rPr>
                <w:lang w:val="vi-VN"/>
              </w:rPr>
              <w:t xml:space="preserve"> </w:t>
            </w:r>
            <w:proofErr w:type="gramStart"/>
            <w:r>
              <w:rPr>
                <w:lang w:val="vi-VN"/>
              </w:rPr>
              <w:t>generated</w:t>
            </w:r>
            <w:proofErr w:type="gramEnd"/>
          </w:p>
          <w:p w14:paraId="7247B045" w14:textId="466D9C55" w:rsidR="008E0899" w:rsidRDefault="008E0899" w:rsidP="00EC2CA7">
            <w:pPr>
              <w:pStyle w:val="BulletList1"/>
            </w:pPr>
            <w:r>
              <w:t>Value</w:t>
            </w:r>
            <w:r>
              <w:rPr>
                <w:lang w:val="vi-VN"/>
              </w:rPr>
              <w:t xml:space="preserve">= [Mã chuyến xe] </w:t>
            </w:r>
          </w:p>
        </w:tc>
      </w:tr>
      <w:tr w:rsidR="008E0899" w:rsidRPr="008F2D5E" w14:paraId="71949EC8"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DD23520" w14:textId="07A7B2EB" w:rsidR="008E0899" w:rsidRDefault="008E0899" w:rsidP="00EC2CA7">
            <w:pPr>
              <w:spacing w:before="0"/>
              <w:rPr>
                <w:rFonts w:cs="Arial"/>
                <w:szCs w:val="20"/>
              </w:rPr>
            </w:pPr>
            <w:r>
              <w:rPr>
                <w:rFonts w:cs="Arial"/>
                <w:szCs w:val="20"/>
              </w:rPr>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44CE4E3" w14:textId="229A8A3D" w:rsidR="008E0899" w:rsidRPr="00D13718" w:rsidRDefault="008E0899" w:rsidP="00EC2CA7">
            <w:pPr>
              <w:rPr>
                <w:rFonts w:eastAsia="MS PMincho" w:cs="Arial"/>
                <w:lang w:val="vi-VN" w:eastAsia="ja-JP"/>
              </w:rPr>
            </w:pPr>
            <w:r>
              <w:rPr>
                <w:rFonts w:eastAsia="MS PMincho" w:cs="Arial"/>
                <w:lang w:val="vi-VN" w:eastAsia="ja-JP"/>
              </w:rPr>
              <w:t>Biển số xe</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4F5D79E" w14:textId="77777777" w:rsidR="008E0899" w:rsidRDefault="008E0899" w:rsidP="00EC2CA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65DAB9B" w14:textId="77777777" w:rsidR="008E0899" w:rsidRDefault="008E0899" w:rsidP="00EC2CA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28D1FAB" w14:textId="77777777" w:rsidR="008E0899" w:rsidRDefault="008E0899" w:rsidP="00EC2CA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B04AC1B" w14:textId="77777777" w:rsidR="008E0899" w:rsidRPr="008F2D5E" w:rsidRDefault="008E0899"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D4B3824" w14:textId="77777777" w:rsidR="008E0899" w:rsidRPr="000D15C6" w:rsidRDefault="008E0899" w:rsidP="00EC2CA7">
            <w:pPr>
              <w:pStyle w:val="BulletList1"/>
            </w:pPr>
            <w:r>
              <w:t>Auto</w:t>
            </w:r>
            <w:r>
              <w:rPr>
                <w:lang w:val="vi-VN"/>
              </w:rPr>
              <w:t xml:space="preserve"> </w:t>
            </w:r>
            <w:proofErr w:type="gramStart"/>
            <w:r>
              <w:rPr>
                <w:lang w:val="vi-VN"/>
              </w:rPr>
              <w:t>generated</w:t>
            </w:r>
            <w:proofErr w:type="gramEnd"/>
          </w:p>
          <w:p w14:paraId="69B5769F" w14:textId="0631782F" w:rsidR="008E0899" w:rsidRDefault="008E0899" w:rsidP="00EC2CA7">
            <w:pPr>
              <w:pStyle w:val="BulletList1"/>
            </w:pPr>
            <w:r>
              <w:t>Value</w:t>
            </w:r>
            <w:r>
              <w:rPr>
                <w:lang w:val="vi-VN"/>
              </w:rPr>
              <w:t>= [Biển số xe] của “Chuyến xe” thỏa mãn [Mã chuyến xe] = [Mã chuyến xe] của bản ghi hiện tại</w:t>
            </w:r>
          </w:p>
        </w:tc>
      </w:tr>
      <w:tr w:rsidR="008E0899" w:rsidRPr="008F2D5E" w14:paraId="7D1A10CD"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020CAD4" w14:textId="4D80FC98" w:rsidR="008E0899" w:rsidRDefault="008E0899" w:rsidP="00EC2CA7">
            <w:pPr>
              <w:spacing w:before="0"/>
              <w:rPr>
                <w:rFonts w:cs="Arial"/>
                <w:szCs w:val="20"/>
              </w:rPr>
            </w:pPr>
            <w:r>
              <w:rPr>
                <w:rFonts w:cs="Arial"/>
                <w:szCs w:val="20"/>
              </w:rPr>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5121995" w14:textId="79B173DF" w:rsidR="008E0899" w:rsidRDefault="008E0899" w:rsidP="00EC2CA7">
            <w:pPr>
              <w:rPr>
                <w:rFonts w:eastAsia="MS PMincho" w:cs="Arial"/>
                <w:lang w:val="vi-VN" w:eastAsia="ja-JP"/>
              </w:rPr>
            </w:pPr>
            <w:r>
              <w:rPr>
                <w:rFonts w:eastAsia="MS PMincho" w:cs="Arial"/>
                <w:lang w:val="vi-VN" w:eastAsia="ja-JP"/>
              </w:rPr>
              <w:t>Tên lái xe</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26C388D" w14:textId="6DA34095" w:rsidR="008E0899" w:rsidRDefault="008E0899" w:rsidP="00EC2CA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CC267BE" w14:textId="77B4C26A" w:rsidR="008E0899" w:rsidRDefault="008E0899" w:rsidP="00EC2CA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912BADE" w14:textId="5EA2F7C1" w:rsidR="008E0899" w:rsidRDefault="008E0899" w:rsidP="00EC2CA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E979E22" w14:textId="77777777" w:rsidR="008E0899" w:rsidRPr="008F2D5E" w:rsidRDefault="008E0899"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A920F5A" w14:textId="77777777" w:rsidR="008E0899" w:rsidRPr="000D15C6" w:rsidRDefault="008E0899" w:rsidP="008E0899">
            <w:pPr>
              <w:pStyle w:val="BulletList1"/>
            </w:pPr>
            <w:r>
              <w:t>Auto</w:t>
            </w:r>
            <w:r>
              <w:rPr>
                <w:lang w:val="vi-VN"/>
              </w:rPr>
              <w:t xml:space="preserve"> </w:t>
            </w:r>
            <w:proofErr w:type="gramStart"/>
            <w:r>
              <w:rPr>
                <w:lang w:val="vi-VN"/>
              </w:rPr>
              <w:t>generated</w:t>
            </w:r>
            <w:proofErr w:type="gramEnd"/>
          </w:p>
          <w:p w14:paraId="099A3CC5" w14:textId="5D590405" w:rsidR="008E0899" w:rsidRDefault="008E0899" w:rsidP="008E0899">
            <w:pPr>
              <w:pStyle w:val="BulletList1"/>
            </w:pPr>
            <w:r>
              <w:t>Value</w:t>
            </w:r>
            <w:r>
              <w:rPr>
                <w:lang w:val="vi-VN"/>
              </w:rPr>
              <w:t>= [Tên lái xe] của “Chuyến xe” thỏa mãn [Mã chuyến xe] = [Mã chuyến xe] của bản ghi hiện tại</w:t>
            </w:r>
          </w:p>
        </w:tc>
      </w:tr>
      <w:tr w:rsidR="008E0899" w:rsidRPr="008F2D5E" w14:paraId="40FF0114"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4986B7E" w14:textId="3AFD3E0F" w:rsidR="008E0899" w:rsidRDefault="008E0899" w:rsidP="00EC2CA7">
            <w:pPr>
              <w:spacing w:before="0"/>
              <w:rPr>
                <w:rFonts w:cs="Arial"/>
                <w:szCs w:val="20"/>
              </w:rPr>
            </w:pPr>
            <w:r>
              <w:rPr>
                <w:rFonts w:cs="Arial"/>
                <w:szCs w:val="20"/>
              </w:rPr>
              <w:t>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6608317" w14:textId="03C3CC02" w:rsidR="008E0899" w:rsidRDefault="008E0899" w:rsidP="00EC2CA7">
            <w:pPr>
              <w:rPr>
                <w:rFonts w:eastAsia="MS PMincho" w:cs="Arial"/>
                <w:lang w:val="vi-VN" w:eastAsia="ja-JP"/>
              </w:rPr>
            </w:pPr>
            <w:r>
              <w:rPr>
                <w:rFonts w:eastAsia="MS PMincho" w:cs="Arial"/>
                <w:lang w:val="vi-VN" w:eastAsia="ja-JP"/>
              </w:rPr>
              <w:t>TG dự kiến hoàn thành</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F91B351" w14:textId="49157A08" w:rsidR="008E0899" w:rsidRDefault="006E02F3" w:rsidP="00EC2CA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398F979" w14:textId="339FF0B2" w:rsidR="008E0899" w:rsidRDefault="006E02F3" w:rsidP="00EC2CA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EA78900" w14:textId="09F44BEE" w:rsidR="008E0899" w:rsidRDefault="006E02F3" w:rsidP="00EC2CA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C3F8A02" w14:textId="77777777" w:rsidR="008E0899" w:rsidRPr="008F2D5E" w:rsidRDefault="008E0899"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7F5C9CF" w14:textId="77777777" w:rsidR="006E02F3" w:rsidRPr="000D15C6" w:rsidRDefault="006E02F3" w:rsidP="006E02F3">
            <w:pPr>
              <w:pStyle w:val="BulletList1"/>
            </w:pPr>
            <w:r>
              <w:t>Auto</w:t>
            </w:r>
            <w:r>
              <w:rPr>
                <w:lang w:val="vi-VN"/>
              </w:rPr>
              <w:t xml:space="preserve"> </w:t>
            </w:r>
            <w:proofErr w:type="gramStart"/>
            <w:r>
              <w:rPr>
                <w:lang w:val="vi-VN"/>
              </w:rPr>
              <w:t>generated</w:t>
            </w:r>
            <w:proofErr w:type="gramEnd"/>
          </w:p>
          <w:p w14:paraId="5C9E53BA" w14:textId="6E28E9A2" w:rsidR="008E0899" w:rsidRDefault="006E02F3" w:rsidP="006E02F3">
            <w:pPr>
              <w:pStyle w:val="BulletList1"/>
            </w:pPr>
            <w:r>
              <w:t>Value</w:t>
            </w:r>
            <w:r>
              <w:rPr>
                <w:lang w:val="vi-VN"/>
              </w:rPr>
              <w:t>= [Thời gian dự kiến hoàn thành]</w:t>
            </w:r>
          </w:p>
        </w:tc>
      </w:tr>
      <w:tr w:rsidR="008E0899" w:rsidRPr="008F2D5E" w14:paraId="40A88294"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D9C4382" w14:textId="69E6629E" w:rsidR="008E0899" w:rsidRDefault="006E02F3" w:rsidP="00EC2CA7">
            <w:pPr>
              <w:spacing w:before="0"/>
              <w:rPr>
                <w:rFonts w:cs="Arial"/>
                <w:szCs w:val="20"/>
              </w:rPr>
            </w:pPr>
            <w:r>
              <w:rPr>
                <w:rFonts w:cs="Arial"/>
                <w:szCs w:val="20"/>
              </w:rPr>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ED6BEF3" w14:textId="77777777" w:rsidR="008E0899" w:rsidRPr="00D7053F" w:rsidRDefault="008E0899" w:rsidP="00EC2CA7">
            <w:pPr>
              <w:rPr>
                <w:rFonts w:eastAsia="MS PMincho" w:cs="Arial"/>
                <w:lang w:val="vi-VN" w:eastAsia="ja-JP"/>
              </w:rPr>
            </w:pPr>
            <w:r>
              <w:rPr>
                <w:rFonts w:eastAsia="MS PMincho" w:cs="Arial"/>
                <w:lang w:val="vi-VN" w:eastAsia="ja-JP"/>
              </w:rPr>
              <w:t>Loại chuyến xe</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F683955" w14:textId="77777777" w:rsidR="008E0899" w:rsidRDefault="008E0899" w:rsidP="00EC2CA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C6C4F8A" w14:textId="77777777" w:rsidR="008E0899" w:rsidRDefault="008E0899" w:rsidP="00EC2CA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2343CEB" w14:textId="77777777" w:rsidR="008E0899" w:rsidRDefault="008E0899" w:rsidP="00EC2CA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911F0C4" w14:textId="77777777" w:rsidR="008E0899" w:rsidRPr="008F2D5E" w:rsidRDefault="008E0899"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04E708A" w14:textId="77777777" w:rsidR="008E0899" w:rsidRPr="000D15C6" w:rsidRDefault="008E0899" w:rsidP="00EC2CA7">
            <w:pPr>
              <w:pStyle w:val="BulletList1"/>
            </w:pPr>
            <w:r>
              <w:t>Auto</w:t>
            </w:r>
            <w:r>
              <w:rPr>
                <w:lang w:val="vi-VN"/>
              </w:rPr>
              <w:t xml:space="preserve"> </w:t>
            </w:r>
            <w:proofErr w:type="gramStart"/>
            <w:r>
              <w:rPr>
                <w:lang w:val="vi-VN"/>
              </w:rPr>
              <w:t>generated</w:t>
            </w:r>
            <w:proofErr w:type="gramEnd"/>
          </w:p>
          <w:p w14:paraId="7C400FBB" w14:textId="02C4AFFA" w:rsidR="008E0899" w:rsidRDefault="008E0899" w:rsidP="00EC2CA7">
            <w:pPr>
              <w:pStyle w:val="BulletList1"/>
            </w:pPr>
            <w:r>
              <w:t>Value</w:t>
            </w:r>
            <w:r>
              <w:rPr>
                <w:lang w:val="vi-VN"/>
              </w:rPr>
              <w:t xml:space="preserve">= [Loại chuyến xe] </w:t>
            </w:r>
          </w:p>
        </w:tc>
      </w:tr>
      <w:tr w:rsidR="008E0899" w:rsidRPr="008F2D5E" w14:paraId="63E71CAB"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BA6352B" w14:textId="34C9F9AF" w:rsidR="008E0899" w:rsidRDefault="006E02F3" w:rsidP="00EC2CA7">
            <w:pPr>
              <w:spacing w:before="0"/>
              <w:rPr>
                <w:rFonts w:cs="Arial"/>
                <w:szCs w:val="20"/>
              </w:rPr>
            </w:pPr>
            <w:r>
              <w:rPr>
                <w:rFonts w:cs="Arial"/>
                <w:szCs w:val="20"/>
              </w:rPr>
              <w:lastRenderedPageBreak/>
              <w:t>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2527E73" w14:textId="77777777" w:rsidR="008E0899" w:rsidRPr="00D7053F" w:rsidRDefault="008E0899" w:rsidP="00EC2CA7">
            <w:pPr>
              <w:rPr>
                <w:rFonts w:eastAsia="MS PMincho" w:cs="Arial"/>
                <w:lang w:val="vi-VN" w:eastAsia="ja-JP"/>
              </w:rPr>
            </w:pPr>
            <w:r>
              <w:rPr>
                <w:rFonts w:eastAsia="MS PMincho" w:cs="Arial"/>
                <w:lang w:val="vi-VN" w:eastAsia="ja-JP"/>
              </w:rPr>
              <w:t>Trạng thái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1C9D4B9" w14:textId="77777777" w:rsidR="008E0899" w:rsidRDefault="008E0899" w:rsidP="00EC2CA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6F299F7" w14:textId="77777777" w:rsidR="008E0899" w:rsidRDefault="008E0899" w:rsidP="00EC2CA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40993FD" w14:textId="77777777" w:rsidR="008E0899" w:rsidRDefault="008E0899" w:rsidP="00EC2CA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E7F231C" w14:textId="77777777" w:rsidR="008E0899" w:rsidRPr="008F2D5E" w:rsidRDefault="008E0899"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E72A69D" w14:textId="77777777" w:rsidR="008E0899" w:rsidRPr="00D7053F" w:rsidRDefault="008E0899" w:rsidP="00EC2CA7">
            <w:pPr>
              <w:pStyle w:val="BulletList1"/>
            </w:pPr>
            <w:r>
              <w:t>Auto</w:t>
            </w:r>
            <w:r>
              <w:rPr>
                <w:lang w:val="vi-VN"/>
              </w:rPr>
              <w:t xml:space="preserve"> </w:t>
            </w:r>
            <w:proofErr w:type="gramStart"/>
            <w:r>
              <w:rPr>
                <w:lang w:val="vi-VN"/>
              </w:rPr>
              <w:t>generated</w:t>
            </w:r>
            <w:proofErr w:type="gramEnd"/>
          </w:p>
          <w:p w14:paraId="4F6EACC7" w14:textId="77777777" w:rsidR="008E0899" w:rsidRDefault="008E0899" w:rsidP="00EC2CA7">
            <w:pPr>
              <w:pStyle w:val="BulletList1"/>
            </w:pPr>
            <w:r>
              <w:t>Value</w:t>
            </w:r>
            <w:r>
              <w:rPr>
                <w:lang w:val="vi-VN"/>
              </w:rPr>
              <w:t>= [Trạng thái] của “Chuyến xe” thỏa mãn [Mã chuyến xe] = [Mã chuyến xe] của bản ghi hiện tại</w:t>
            </w:r>
          </w:p>
        </w:tc>
      </w:tr>
      <w:tr w:rsidR="006E02F3" w:rsidRPr="008F2D5E" w14:paraId="00D38274"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445106B" w14:textId="48263DF6" w:rsidR="006E02F3" w:rsidRDefault="006E02F3" w:rsidP="00EC2CA7">
            <w:pPr>
              <w:spacing w:before="0"/>
              <w:rPr>
                <w:rFonts w:cs="Arial"/>
                <w:szCs w:val="20"/>
              </w:rPr>
            </w:pPr>
            <w:r>
              <w:rPr>
                <w:rFonts w:cs="Arial"/>
                <w:szCs w:val="20"/>
              </w:rPr>
              <w:t>7</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8939171" w14:textId="04D70A93" w:rsidR="006E02F3" w:rsidRPr="008B0E95" w:rsidRDefault="006E02F3" w:rsidP="00EC2CA7">
            <w:pPr>
              <w:rPr>
                <w:rFonts w:eastAsia="MS PMincho" w:cs="Arial"/>
                <w:noProof/>
                <w:lang w:val="vi-VN" w:eastAsia="ja-JP"/>
              </w:rPr>
            </w:pPr>
            <w:r>
              <w:rPr>
                <w:rFonts w:eastAsia="MS PMincho" w:cs="Arial"/>
                <w:noProof/>
                <w:lang w:val="vi-VN" w:eastAsia="ja-JP"/>
              </w:rPr>
              <w:t>Mã đơn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03F7B37" w14:textId="094CE888" w:rsidR="006E02F3" w:rsidRDefault="006E02F3" w:rsidP="00EC2CA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E669452" w14:textId="09CD9315" w:rsidR="006E02F3" w:rsidRDefault="006E02F3" w:rsidP="00EC2CA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054CF20" w14:textId="347EEF7D" w:rsidR="006E02F3" w:rsidRDefault="006E02F3" w:rsidP="00EC2CA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09AF5D6" w14:textId="77777777" w:rsidR="006E02F3" w:rsidRPr="008F2D5E" w:rsidRDefault="006E02F3"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6631A2C" w14:textId="77777777" w:rsidR="006E02F3" w:rsidRPr="006E02F3" w:rsidRDefault="006E02F3" w:rsidP="00EC2CA7">
            <w:pPr>
              <w:pStyle w:val="BulletList1"/>
            </w:pPr>
            <w:r>
              <w:t>Auto</w:t>
            </w:r>
            <w:r>
              <w:rPr>
                <w:lang w:val="vi-VN"/>
              </w:rPr>
              <w:t xml:space="preserve"> </w:t>
            </w:r>
            <w:proofErr w:type="gramStart"/>
            <w:r>
              <w:rPr>
                <w:lang w:val="vi-VN"/>
              </w:rPr>
              <w:t>generated</w:t>
            </w:r>
            <w:proofErr w:type="gramEnd"/>
          </w:p>
          <w:p w14:paraId="43D5EC35" w14:textId="55941F58" w:rsidR="006E02F3" w:rsidRDefault="006E02F3" w:rsidP="00EC2CA7">
            <w:pPr>
              <w:pStyle w:val="BulletList1"/>
            </w:pPr>
            <w:r>
              <w:rPr>
                <w:lang w:val="vi-VN"/>
              </w:rPr>
              <w:t>Value = All [Mã chi tiết đơn yêu cầu vận chuyển] của “Chi tiết đơn yêu cầu vận chuyển” của chuyến xe hiện tại</w:t>
            </w:r>
          </w:p>
        </w:tc>
      </w:tr>
      <w:tr w:rsidR="006E02F3" w:rsidRPr="008F2D5E" w14:paraId="1B58BAC1"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4594532" w14:textId="1734C60F" w:rsidR="006E02F3" w:rsidRDefault="006E02F3" w:rsidP="00EC2CA7">
            <w:pPr>
              <w:spacing w:before="0"/>
              <w:rPr>
                <w:rFonts w:cs="Arial"/>
                <w:szCs w:val="20"/>
              </w:rPr>
            </w:pPr>
            <w:r>
              <w:rPr>
                <w:rFonts w:cs="Arial"/>
                <w:szCs w:val="20"/>
              </w:rPr>
              <w:t>8</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FC06DDF" w14:textId="53C5B4C7" w:rsidR="006E02F3" w:rsidRPr="008B0E95" w:rsidRDefault="006E02F3" w:rsidP="00EC2CA7">
            <w:pPr>
              <w:rPr>
                <w:rFonts w:eastAsia="MS PMincho" w:cs="Arial"/>
                <w:noProof/>
                <w:lang w:val="vi-VN" w:eastAsia="ja-JP"/>
              </w:rPr>
            </w:pPr>
            <w:r>
              <w:rPr>
                <w:rFonts w:eastAsia="MS PMincho" w:cs="Arial"/>
                <w:noProof/>
                <w:lang w:val="vi-VN" w:eastAsia="ja-JP"/>
              </w:rPr>
              <w:t>Thùng 24 lon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443F4A2" w14:textId="47579A4C" w:rsidR="006E02F3" w:rsidRDefault="006E02F3" w:rsidP="00EC2CA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E0C9EA1" w14:textId="542E3D09" w:rsidR="006E02F3" w:rsidRDefault="006E02F3" w:rsidP="00EC2CA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52E4DAC" w14:textId="45640DAE" w:rsidR="006E02F3" w:rsidRDefault="006E02F3" w:rsidP="00EC2CA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C668864" w14:textId="77777777" w:rsidR="006E02F3" w:rsidRPr="008F2D5E" w:rsidRDefault="006E02F3"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9704C02" w14:textId="77777777" w:rsidR="006E02F3" w:rsidRPr="006E02F3" w:rsidRDefault="006E02F3" w:rsidP="006E02F3">
            <w:pPr>
              <w:pStyle w:val="BulletList1"/>
            </w:pPr>
            <w:r>
              <w:t>Auto</w:t>
            </w:r>
            <w:r>
              <w:rPr>
                <w:lang w:val="vi-VN"/>
              </w:rPr>
              <w:t xml:space="preserve"> </w:t>
            </w:r>
            <w:proofErr w:type="gramStart"/>
            <w:r>
              <w:rPr>
                <w:lang w:val="vi-VN"/>
              </w:rPr>
              <w:t>generated</w:t>
            </w:r>
            <w:proofErr w:type="gramEnd"/>
          </w:p>
          <w:p w14:paraId="748B340D" w14:textId="2D0C9F4B" w:rsidR="006E02F3" w:rsidRDefault="006E02F3" w:rsidP="006E02F3">
            <w:pPr>
              <w:pStyle w:val="BulletList1"/>
            </w:pPr>
            <w:r>
              <w:rPr>
                <w:lang w:val="vi-VN"/>
              </w:rPr>
              <w:t>Value = [Số lượng thùng 24 lon] của “Chi tiết đơn yêu cầu vận chuyển” thỏa mãn  [Mã chi tiết đơn yêu cầu vận chuyển] = [Mã đơn] của bản ghi hiện tại</w:t>
            </w:r>
          </w:p>
        </w:tc>
      </w:tr>
      <w:tr w:rsidR="006E02F3" w:rsidRPr="008F2D5E" w14:paraId="13575834"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978FF3F" w14:textId="6EF31432" w:rsidR="006E02F3" w:rsidRDefault="006E02F3" w:rsidP="00EC2CA7">
            <w:pPr>
              <w:spacing w:before="0"/>
              <w:rPr>
                <w:rFonts w:cs="Arial"/>
                <w:szCs w:val="20"/>
              </w:rPr>
            </w:pPr>
            <w:r>
              <w:rPr>
                <w:rFonts w:cs="Arial"/>
                <w:szCs w:val="20"/>
              </w:rPr>
              <w:t>9</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1E4EA5B" w14:textId="63D7D661" w:rsidR="006E02F3" w:rsidRPr="008B0E95" w:rsidRDefault="006E02F3" w:rsidP="00EC2CA7">
            <w:pPr>
              <w:rPr>
                <w:rFonts w:eastAsia="MS PMincho" w:cs="Arial"/>
                <w:noProof/>
                <w:lang w:val="vi-VN" w:eastAsia="ja-JP"/>
              </w:rPr>
            </w:pPr>
            <w:r>
              <w:rPr>
                <w:rFonts w:eastAsia="MS PMincho" w:cs="Arial"/>
                <w:noProof/>
                <w:lang w:val="vi-VN" w:eastAsia="ja-JP"/>
              </w:rPr>
              <w:t>Thùng 36 lon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5FF700F" w14:textId="726B0F20" w:rsidR="006E02F3" w:rsidRPr="006E02F3" w:rsidRDefault="006E02F3" w:rsidP="00EC2CA7">
            <w:pPr>
              <w:rPr>
                <w:rFonts w:eastAsia="MS PMincho" w:cs="Arial"/>
                <w:lang w:val="vi-VN" w:eastAsia="ja-JP"/>
              </w:rPr>
            </w:pPr>
            <w:r>
              <w:rPr>
                <w:rFonts w:eastAsia="MS PMincho" w:cs="Arial"/>
                <w:lang w:val="vi-VN"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37AE8D6" w14:textId="1D15BFEF" w:rsidR="006E02F3" w:rsidRDefault="006E02F3" w:rsidP="00EC2CA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D43171B" w14:textId="001826DB" w:rsidR="006E02F3" w:rsidRDefault="006E02F3" w:rsidP="00EC2CA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1DA5DF2" w14:textId="77777777" w:rsidR="006E02F3" w:rsidRPr="008F2D5E" w:rsidRDefault="006E02F3"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1FCCD1B" w14:textId="77777777" w:rsidR="006E02F3" w:rsidRPr="006E02F3" w:rsidRDefault="006E02F3" w:rsidP="006E02F3">
            <w:pPr>
              <w:pStyle w:val="BulletList1"/>
            </w:pPr>
            <w:r>
              <w:t>Auto</w:t>
            </w:r>
            <w:r>
              <w:rPr>
                <w:lang w:val="vi-VN"/>
              </w:rPr>
              <w:t xml:space="preserve"> </w:t>
            </w:r>
            <w:proofErr w:type="gramStart"/>
            <w:r>
              <w:rPr>
                <w:lang w:val="vi-VN"/>
              </w:rPr>
              <w:t>generated</w:t>
            </w:r>
            <w:proofErr w:type="gramEnd"/>
          </w:p>
          <w:p w14:paraId="7152DF8F" w14:textId="68ECC4DE" w:rsidR="006E02F3" w:rsidRDefault="006E02F3" w:rsidP="006E02F3">
            <w:pPr>
              <w:pStyle w:val="BulletList1"/>
            </w:pPr>
            <w:r>
              <w:rPr>
                <w:lang w:val="vi-VN"/>
              </w:rPr>
              <w:t>Value = [Số lượng thùng 36 lon] của “Chi tiết đơn yêu cầu vận chuyển” thỏa mãn  [Mã chi tiết đơn yêu cầu vận chuyển] = [Mã đơn] của bản ghi hiện tại</w:t>
            </w:r>
          </w:p>
        </w:tc>
      </w:tr>
      <w:tr w:rsidR="008E0899" w:rsidRPr="008F2D5E" w14:paraId="50BC41E8"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443A5D0" w14:textId="1B064CD8" w:rsidR="008E0899" w:rsidRDefault="006E02F3" w:rsidP="00EC2CA7">
            <w:pPr>
              <w:spacing w:before="0"/>
              <w:rPr>
                <w:rFonts w:cs="Arial"/>
                <w:szCs w:val="20"/>
              </w:rPr>
            </w:pPr>
            <w:r>
              <w:rPr>
                <w:rFonts w:cs="Arial"/>
                <w:szCs w:val="20"/>
              </w:rPr>
              <w:t>10</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23CE04D" w14:textId="5DEA84C8" w:rsidR="008E0899" w:rsidRDefault="006E02F3" w:rsidP="00EC2CA7">
            <w:pPr>
              <w:rPr>
                <w:rFonts w:eastAsia="MS PMincho" w:cs="Arial"/>
                <w:lang w:val="vi-VN" w:eastAsia="ja-JP"/>
              </w:rPr>
            </w:pPr>
            <w:r>
              <w:rPr>
                <w:rFonts w:eastAsia="MS PMincho" w:cs="Arial"/>
                <w:noProof/>
                <w:lang w:val="vi-VN" w:eastAsia="ja-JP"/>
              </w:rPr>
              <w:t>Nhân viên quản lý kho</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475A53E" w14:textId="0EBCD90F" w:rsidR="008E0899" w:rsidRDefault="006E02F3" w:rsidP="00EC2CA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0510901" w14:textId="70AA9086" w:rsidR="008E0899" w:rsidRPr="00544915" w:rsidRDefault="006E02F3" w:rsidP="00EC2CA7">
            <w:pPr>
              <w:rPr>
                <w:rFonts w:eastAsia="MS PMincho" w:cs="Arial"/>
                <w:lang w:val="vi-VN" w:eastAsia="ja-JP"/>
              </w:rPr>
            </w:pPr>
            <w:r>
              <w:rPr>
                <w:rFonts w:eastAsia="MS PMincho" w:cs="Arial"/>
                <w:lang w:val="vi-VN"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FD317CC" w14:textId="32A9A1D1" w:rsidR="008E0899" w:rsidRPr="00544915" w:rsidRDefault="006E02F3" w:rsidP="00EC2CA7">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044BBF0" w14:textId="77777777" w:rsidR="008E0899" w:rsidRPr="008F2D5E" w:rsidRDefault="008E0899"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BDD8D70" w14:textId="77777777" w:rsidR="008E0899" w:rsidRPr="006E02F3" w:rsidRDefault="006E02F3" w:rsidP="00EC2CA7">
            <w:pPr>
              <w:pStyle w:val="BulletList1"/>
            </w:pPr>
            <w:r>
              <w:t>Auto</w:t>
            </w:r>
            <w:r>
              <w:rPr>
                <w:lang w:val="vi-VN"/>
              </w:rPr>
              <w:t xml:space="preserve"> </w:t>
            </w:r>
            <w:proofErr w:type="gramStart"/>
            <w:r>
              <w:rPr>
                <w:lang w:val="vi-VN"/>
              </w:rPr>
              <w:t>generated</w:t>
            </w:r>
            <w:proofErr w:type="gramEnd"/>
          </w:p>
          <w:p w14:paraId="07EAAB5A" w14:textId="12F8BD25" w:rsidR="006E02F3" w:rsidRDefault="006E02F3" w:rsidP="00EC2CA7">
            <w:pPr>
              <w:pStyle w:val="BulletList1"/>
            </w:pPr>
            <w:r>
              <w:rPr>
                <w:lang w:val="vi-VN"/>
              </w:rPr>
              <w:t>Value = [Tên nhân viên] của “Hồ sơ nhân viên” thỏa mãn là nhân viên phụ trách chi tiết đơn đó</w:t>
            </w:r>
          </w:p>
        </w:tc>
      </w:tr>
      <w:tr w:rsidR="006E02F3" w:rsidRPr="008F2D5E" w14:paraId="407C6594"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C989D39" w14:textId="0C3A5E49" w:rsidR="006E02F3" w:rsidRDefault="006E02F3" w:rsidP="00EC2CA7">
            <w:pPr>
              <w:spacing w:before="0"/>
              <w:rPr>
                <w:rFonts w:cs="Arial"/>
                <w:szCs w:val="20"/>
              </w:rPr>
            </w:pPr>
            <w:r>
              <w:rPr>
                <w:rFonts w:cs="Arial"/>
                <w:szCs w:val="20"/>
              </w:rPr>
              <w:t>11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5D4441C" w14:textId="6DD7B8FC" w:rsidR="006E02F3" w:rsidRDefault="006E02F3" w:rsidP="00EC2CA7">
            <w:pPr>
              <w:rPr>
                <w:rFonts w:eastAsia="MS PMincho" w:cs="Arial"/>
                <w:noProof/>
                <w:lang w:val="vi-VN" w:eastAsia="ja-JP"/>
              </w:rPr>
            </w:pPr>
            <w:r>
              <w:rPr>
                <w:rFonts w:eastAsia="MS PMincho" w:cs="Arial"/>
                <w:noProof/>
                <w:lang w:val="vi-VN" w:eastAsia="ja-JP"/>
              </w:rPr>
              <w:t>Số điện thoại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B45CD0C" w14:textId="564DF889" w:rsidR="006E02F3" w:rsidRDefault="006E02F3" w:rsidP="00EC2CA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FD82E42" w14:textId="70E78C67" w:rsidR="006E02F3" w:rsidRDefault="006E02F3" w:rsidP="00EC2CA7">
            <w:pPr>
              <w:rPr>
                <w:rFonts w:eastAsia="MS PMincho" w:cs="Arial"/>
                <w:lang w:val="vi-VN" w:eastAsia="ja-JP"/>
              </w:rPr>
            </w:pPr>
            <w:r>
              <w:rPr>
                <w:rFonts w:eastAsia="MS PMincho" w:cs="Arial"/>
                <w:lang w:val="vi-VN"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3737F35" w14:textId="0C8004D2" w:rsidR="006E02F3" w:rsidRDefault="006E02F3" w:rsidP="00EC2CA7">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0E3D6F0" w14:textId="77777777" w:rsidR="006E02F3" w:rsidRPr="008F2D5E" w:rsidRDefault="006E02F3"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CF2E42A" w14:textId="77777777" w:rsidR="006E02F3" w:rsidRPr="006E02F3" w:rsidRDefault="006E02F3" w:rsidP="006E02F3">
            <w:pPr>
              <w:pStyle w:val="BulletList1"/>
            </w:pPr>
            <w:r>
              <w:t>Auto</w:t>
            </w:r>
            <w:r>
              <w:rPr>
                <w:lang w:val="vi-VN"/>
              </w:rPr>
              <w:t xml:space="preserve"> </w:t>
            </w:r>
            <w:proofErr w:type="gramStart"/>
            <w:r>
              <w:rPr>
                <w:lang w:val="vi-VN"/>
              </w:rPr>
              <w:t>generated</w:t>
            </w:r>
            <w:proofErr w:type="gramEnd"/>
          </w:p>
          <w:p w14:paraId="6FB9A85A" w14:textId="0E1BFBD6" w:rsidR="006E02F3" w:rsidRDefault="006E02F3" w:rsidP="006E02F3">
            <w:pPr>
              <w:pStyle w:val="BulletList1"/>
            </w:pPr>
            <w:r>
              <w:rPr>
                <w:lang w:val="vi-VN"/>
              </w:rPr>
              <w:t>Value = [Số điện thoại] của “Hồ sơ nhân viên” thỏa mãn là nhân viên phụ trách chi tiết đơn đó</w:t>
            </w:r>
          </w:p>
        </w:tc>
      </w:tr>
    </w:tbl>
    <w:p w14:paraId="6139538C" w14:textId="77777777" w:rsidR="008E0899" w:rsidRDefault="008E0899" w:rsidP="008E0899">
      <w:pPr>
        <w:rPr>
          <w:lang w:val="vi-VN" w:eastAsia="en-US"/>
        </w:rPr>
      </w:pPr>
    </w:p>
    <w:p w14:paraId="6F46FBC5" w14:textId="77777777" w:rsidR="008E0899" w:rsidRDefault="008E0899" w:rsidP="008E0899">
      <w:pPr>
        <w:rPr>
          <w:lang w:val="vi-VN" w:eastAsia="en-US"/>
        </w:rPr>
      </w:pPr>
    </w:p>
    <w:p w14:paraId="57F44B88" w14:textId="77777777" w:rsidR="008E0899" w:rsidRPr="001C20CE" w:rsidRDefault="008E0899" w:rsidP="001C20CE">
      <w:pPr>
        <w:rPr>
          <w:lang w:val="vi-VN" w:eastAsia="en-US"/>
        </w:rPr>
      </w:pPr>
    </w:p>
    <w:p w14:paraId="108491FC" w14:textId="7A048941" w:rsidR="002D6741" w:rsidRPr="00B83FBA" w:rsidRDefault="00B83FBA" w:rsidP="00B83FBA">
      <w:pPr>
        <w:pStyle w:val="Heading1"/>
      </w:pPr>
      <w:bookmarkStart w:id="161" w:name="_Toc152340808"/>
      <w:r w:rsidRPr="00B83FBA">
        <w:t>Other Requirements</w:t>
      </w:r>
      <w:bookmarkEnd w:id="161"/>
    </w:p>
    <w:p w14:paraId="48E12047" w14:textId="77777777" w:rsidR="002D6741" w:rsidRPr="00FE1C60" w:rsidRDefault="002D6741" w:rsidP="002D6741">
      <w:pPr>
        <w:rPr>
          <w:lang w:val="en-US" w:eastAsia="en-US"/>
        </w:rPr>
      </w:pPr>
      <w:r>
        <w:rPr>
          <w:lang w:val="en-US" w:eastAsia="en-US"/>
        </w:rPr>
        <w:t>N.A</w:t>
      </w:r>
    </w:p>
    <w:p w14:paraId="7FA01250" w14:textId="77777777" w:rsidR="002D6741" w:rsidRDefault="002D6741" w:rsidP="002D6741">
      <w:pPr>
        <w:pStyle w:val="Heading1"/>
        <w:spacing w:line="360" w:lineRule="auto"/>
        <w:rPr>
          <w:rFonts w:cs="Arial"/>
        </w:rPr>
      </w:pPr>
      <w:bookmarkStart w:id="162" w:name="_Toc152340809"/>
      <w:bookmarkEnd w:id="124"/>
      <w:bookmarkEnd w:id="125"/>
      <w:bookmarkEnd w:id="126"/>
      <w:bookmarkEnd w:id="127"/>
      <w:r w:rsidRPr="008F2D5E">
        <w:rPr>
          <w:rFonts w:cs="Arial"/>
        </w:rPr>
        <w:t>Integration</w:t>
      </w:r>
      <w:bookmarkEnd w:id="162"/>
    </w:p>
    <w:p w14:paraId="3AEB950D" w14:textId="77777777" w:rsidR="002D6741" w:rsidRPr="008F2D5E" w:rsidRDefault="002D6741" w:rsidP="002D6741">
      <w:pPr>
        <w:rPr>
          <w:rFonts w:cs="Arial"/>
          <w:lang w:val="en-US" w:eastAsia="en-US"/>
        </w:rPr>
      </w:pPr>
      <w:r>
        <w:rPr>
          <w:lang w:val="en-US" w:eastAsia="en-US"/>
        </w:rPr>
        <w:t>N/A</w:t>
      </w:r>
    </w:p>
    <w:p w14:paraId="7AC1F5A7" w14:textId="77777777" w:rsidR="002D6741" w:rsidRPr="008F2D5E" w:rsidRDefault="002D6741" w:rsidP="002D6741">
      <w:pPr>
        <w:pStyle w:val="Heading1"/>
        <w:spacing w:line="360" w:lineRule="auto"/>
        <w:rPr>
          <w:rFonts w:cs="Arial"/>
        </w:rPr>
      </w:pPr>
      <w:bookmarkStart w:id="163" w:name="_Toc152340810"/>
      <w:r w:rsidRPr="008F2D5E">
        <w:rPr>
          <w:rFonts w:cs="Arial"/>
        </w:rPr>
        <w:lastRenderedPageBreak/>
        <w:t>Appendices</w:t>
      </w:r>
      <w:bookmarkEnd w:id="163"/>
    </w:p>
    <w:p w14:paraId="7355689A" w14:textId="77777777" w:rsidR="002D6741" w:rsidRDefault="002D6741" w:rsidP="002D6741">
      <w:pPr>
        <w:pStyle w:val="Heading2"/>
        <w:spacing w:line="360" w:lineRule="auto"/>
        <w:rPr>
          <w:rFonts w:cs="Arial"/>
        </w:rPr>
      </w:pPr>
      <w:bookmarkStart w:id="164" w:name="_Toc152340811"/>
      <w:r w:rsidRPr="008F2D5E">
        <w:rPr>
          <w:rFonts w:cs="Arial"/>
        </w:rPr>
        <w:t>Error Message</w:t>
      </w:r>
      <w:bookmarkEnd w:id="164"/>
    </w:p>
    <w:tbl>
      <w:tblPr>
        <w:tblStyle w:val="TableGrid"/>
        <w:tblW w:w="0" w:type="auto"/>
        <w:tblLook w:val="04A0" w:firstRow="1" w:lastRow="0" w:firstColumn="1" w:lastColumn="0" w:noHBand="0" w:noVBand="1"/>
      </w:tblPr>
      <w:tblGrid>
        <w:gridCol w:w="715"/>
        <w:gridCol w:w="6210"/>
        <w:gridCol w:w="2425"/>
      </w:tblGrid>
      <w:tr w:rsidR="002D6741" w14:paraId="412267E9" w14:textId="77777777" w:rsidTr="00341139">
        <w:tc>
          <w:tcPr>
            <w:tcW w:w="715" w:type="dxa"/>
          </w:tcPr>
          <w:p w14:paraId="2E9ADE3F" w14:textId="77777777" w:rsidR="002D6741" w:rsidRPr="00DC29B8" w:rsidRDefault="002D6741" w:rsidP="00341139">
            <w:pPr>
              <w:jc w:val="center"/>
              <w:rPr>
                <w:b/>
                <w:bCs/>
                <w:lang w:val="vi-VN" w:eastAsia="en-US"/>
              </w:rPr>
            </w:pPr>
            <w:r w:rsidRPr="00DC29B8">
              <w:rPr>
                <w:b/>
                <w:bCs/>
                <w:lang w:val="vi-VN" w:eastAsia="en-US"/>
              </w:rPr>
              <w:t>#</w:t>
            </w:r>
          </w:p>
        </w:tc>
        <w:tc>
          <w:tcPr>
            <w:tcW w:w="6210" w:type="dxa"/>
          </w:tcPr>
          <w:p w14:paraId="064CEBEF" w14:textId="77777777" w:rsidR="002D6741" w:rsidRPr="00341139" w:rsidRDefault="002D6741" w:rsidP="00341139">
            <w:pPr>
              <w:jc w:val="center"/>
              <w:rPr>
                <w:b/>
                <w:bCs/>
                <w:lang w:val="en-US" w:eastAsia="en-US"/>
              </w:rPr>
            </w:pPr>
            <w:r w:rsidRPr="00341139">
              <w:rPr>
                <w:b/>
                <w:bCs/>
                <w:lang w:val="en-US" w:eastAsia="en-US"/>
              </w:rPr>
              <w:t>Message</w:t>
            </w:r>
          </w:p>
        </w:tc>
        <w:tc>
          <w:tcPr>
            <w:tcW w:w="2425" w:type="dxa"/>
          </w:tcPr>
          <w:p w14:paraId="5003E985" w14:textId="77777777" w:rsidR="002D6741" w:rsidRPr="00341139" w:rsidRDefault="002D6741" w:rsidP="00341139">
            <w:pPr>
              <w:jc w:val="center"/>
              <w:rPr>
                <w:b/>
                <w:bCs/>
                <w:lang w:val="vi-VN" w:eastAsia="en-US"/>
              </w:rPr>
            </w:pPr>
            <w:r w:rsidRPr="00341139">
              <w:rPr>
                <w:b/>
                <w:bCs/>
                <w:lang w:val="en-US" w:eastAsia="en-US"/>
              </w:rPr>
              <w:t>Message</w:t>
            </w:r>
            <w:r w:rsidRPr="00341139">
              <w:rPr>
                <w:b/>
                <w:bCs/>
                <w:lang w:val="vi-VN" w:eastAsia="en-US"/>
              </w:rPr>
              <w:t xml:space="preserve"> Type</w:t>
            </w:r>
          </w:p>
        </w:tc>
      </w:tr>
      <w:tr w:rsidR="002D6741" w14:paraId="505FA0AC" w14:textId="77777777" w:rsidTr="00341139">
        <w:tc>
          <w:tcPr>
            <w:tcW w:w="715" w:type="dxa"/>
          </w:tcPr>
          <w:p w14:paraId="5FF93241" w14:textId="77777777" w:rsidR="002D6741" w:rsidRDefault="002D6741" w:rsidP="00341139">
            <w:pPr>
              <w:rPr>
                <w:lang w:val="en-US" w:eastAsia="en-US"/>
              </w:rPr>
            </w:pPr>
            <w:r>
              <w:rPr>
                <w:lang w:val="en-US" w:eastAsia="en-US"/>
              </w:rPr>
              <w:t>1</w:t>
            </w:r>
          </w:p>
        </w:tc>
        <w:tc>
          <w:tcPr>
            <w:tcW w:w="6210" w:type="dxa"/>
          </w:tcPr>
          <w:p w14:paraId="7609D4EE" w14:textId="5AE2E4D1" w:rsidR="002D6741" w:rsidRPr="00341139" w:rsidRDefault="002D6741" w:rsidP="00341139">
            <w:pPr>
              <w:pStyle w:val="Caption"/>
              <w:jc w:val="left"/>
              <w:rPr>
                <w:lang w:val="vi-VN" w:eastAsia="en-US"/>
              </w:rPr>
            </w:pPr>
            <w:bookmarkStart w:id="165" w:name="_Ref151368894"/>
            <w:r>
              <w:t xml:space="preserve">MSG </w:t>
            </w:r>
            <w:r>
              <w:fldChar w:fldCharType="begin"/>
            </w:r>
            <w:r>
              <w:instrText xml:space="preserve"> SEQ MSG \* ARABIC </w:instrText>
            </w:r>
            <w:r>
              <w:fldChar w:fldCharType="separate"/>
            </w:r>
            <w:r w:rsidR="00201D76">
              <w:rPr>
                <w:noProof/>
              </w:rPr>
              <w:t>1</w:t>
            </w:r>
            <w:r>
              <w:fldChar w:fldCharType="end"/>
            </w:r>
            <w:r>
              <w:rPr>
                <w:lang w:val="vi-VN"/>
              </w:rPr>
              <w:t>. “Đây là trường dữ liệu bắt buộc phải điền”</w:t>
            </w:r>
            <w:bookmarkEnd w:id="165"/>
          </w:p>
        </w:tc>
        <w:tc>
          <w:tcPr>
            <w:tcW w:w="2425" w:type="dxa"/>
          </w:tcPr>
          <w:p w14:paraId="723AAF2F" w14:textId="77777777" w:rsidR="002D6741" w:rsidRPr="00341139" w:rsidRDefault="002D6741" w:rsidP="00341139">
            <w:pPr>
              <w:keepNext/>
              <w:rPr>
                <w:lang w:val="vi-VN" w:eastAsia="en-US"/>
              </w:rPr>
            </w:pPr>
            <w:r>
              <w:rPr>
                <w:lang w:val="en-US" w:eastAsia="en-US"/>
              </w:rPr>
              <w:t>Inline</w:t>
            </w:r>
            <w:r>
              <w:rPr>
                <w:lang w:val="vi-VN" w:eastAsia="en-US"/>
              </w:rPr>
              <w:t xml:space="preserve"> error</w:t>
            </w:r>
          </w:p>
        </w:tc>
      </w:tr>
      <w:tr w:rsidR="002D6741" w14:paraId="22E0136B" w14:textId="77777777" w:rsidTr="00341139">
        <w:tc>
          <w:tcPr>
            <w:tcW w:w="715" w:type="dxa"/>
          </w:tcPr>
          <w:p w14:paraId="7FA3D766" w14:textId="77777777" w:rsidR="002D6741" w:rsidRDefault="002D6741" w:rsidP="00341139">
            <w:pPr>
              <w:rPr>
                <w:lang w:val="en-US" w:eastAsia="en-US"/>
              </w:rPr>
            </w:pPr>
            <w:r>
              <w:rPr>
                <w:lang w:val="en-US" w:eastAsia="en-US"/>
              </w:rPr>
              <w:t>2</w:t>
            </w:r>
          </w:p>
        </w:tc>
        <w:tc>
          <w:tcPr>
            <w:tcW w:w="6210" w:type="dxa"/>
          </w:tcPr>
          <w:p w14:paraId="4B8B59FE" w14:textId="18D20DB1" w:rsidR="002D6741" w:rsidRDefault="008A582C" w:rsidP="00341139">
            <w:pPr>
              <w:pStyle w:val="Caption"/>
              <w:jc w:val="left"/>
            </w:pPr>
            <w:bookmarkStart w:id="166" w:name="_Ref152232862"/>
            <w:r>
              <w:t xml:space="preserve">MSG </w:t>
            </w:r>
            <w:r>
              <w:fldChar w:fldCharType="begin"/>
            </w:r>
            <w:r>
              <w:instrText xml:space="preserve"> SEQ MSG \* ARABIC </w:instrText>
            </w:r>
            <w:r>
              <w:fldChar w:fldCharType="separate"/>
            </w:r>
            <w:r w:rsidR="00201D76">
              <w:rPr>
                <w:noProof/>
              </w:rPr>
              <w:t>2</w:t>
            </w:r>
            <w:r>
              <w:fldChar w:fldCharType="end"/>
            </w:r>
            <w:r>
              <w:rPr>
                <w:lang w:val="vi-VN"/>
              </w:rPr>
              <w:t>. “</w:t>
            </w:r>
            <w:r w:rsidR="00644557">
              <w:rPr>
                <w:lang w:val="vi-VN"/>
              </w:rPr>
              <w:t>M</w:t>
            </w:r>
            <w:r>
              <w:rPr>
                <w:lang w:val="vi-VN"/>
              </w:rPr>
              <w:t>ật khẩu không hợp lệ”</w:t>
            </w:r>
            <w:bookmarkEnd w:id="166"/>
          </w:p>
        </w:tc>
        <w:tc>
          <w:tcPr>
            <w:tcW w:w="2425" w:type="dxa"/>
          </w:tcPr>
          <w:p w14:paraId="3C083B84" w14:textId="2F8678DB" w:rsidR="002D6741" w:rsidRPr="008A582C" w:rsidRDefault="008A582C" w:rsidP="00341139">
            <w:pPr>
              <w:keepNext/>
              <w:rPr>
                <w:lang w:val="vi-VN" w:eastAsia="en-US"/>
              </w:rPr>
            </w:pPr>
            <w:r>
              <w:rPr>
                <w:lang w:val="en-US" w:eastAsia="en-US"/>
              </w:rPr>
              <w:t>Inline</w:t>
            </w:r>
            <w:r>
              <w:rPr>
                <w:lang w:val="vi-VN" w:eastAsia="en-US"/>
              </w:rPr>
              <w:t xml:space="preserve"> error</w:t>
            </w:r>
          </w:p>
        </w:tc>
      </w:tr>
      <w:tr w:rsidR="0002391D" w14:paraId="663E4BBD" w14:textId="77777777" w:rsidTr="00341139">
        <w:tc>
          <w:tcPr>
            <w:tcW w:w="715" w:type="dxa"/>
          </w:tcPr>
          <w:p w14:paraId="32DBBA03" w14:textId="2C525642" w:rsidR="0002391D" w:rsidRDefault="0002391D" w:rsidP="0002391D">
            <w:pPr>
              <w:rPr>
                <w:lang w:val="en-US" w:eastAsia="en-US"/>
              </w:rPr>
            </w:pPr>
            <w:r>
              <w:rPr>
                <w:lang w:val="en-US" w:eastAsia="en-US"/>
              </w:rPr>
              <w:t>3</w:t>
            </w:r>
          </w:p>
        </w:tc>
        <w:tc>
          <w:tcPr>
            <w:tcW w:w="6210" w:type="dxa"/>
          </w:tcPr>
          <w:p w14:paraId="327BDEEE" w14:textId="70F8E1D6" w:rsidR="0002391D" w:rsidRDefault="0002391D" w:rsidP="0002391D">
            <w:pPr>
              <w:pStyle w:val="Caption"/>
              <w:jc w:val="left"/>
            </w:pPr>
            <w:bookmarkStart w:id="167" w:name="_Ref152233263"/>
            <w:r>
              <w:t xml:space="preserve">MSG </w:t>
            </w:r>
            <w:r>
              <w:fldChar w:fldCharType="begin"/>
            </w:r>
            <w:r>
              <w:instrText xml:space="preserve"> SEQ MSG \* ARABIC </w:instrText>
            </w:r>
            <w:r>
              <w:fldChar w:fldCharType="separate"/>
            </w:r>
            <w:r w:rsidR="00201D76">
              <w:rPr>
                <w:noProof/>
              </w:rPr>
              <w:t>3</w:t>
            </w:r>
            <w:r>
              <w:fldChar w:fldCharType="end"/>
            </w:r>
            <w:r>
              <w:rPr>
                <w:lang w:val="vi-VN"/>
              </w:rPr>
              <w:t>. “Tài khoản không tồn tại”</w:t>
            </w:r>
            <w:bookmarkEnd w:id="167"/>
          </w:p>
        </w:tc>
        <w:tc>
          <w:tcPr>
            <w:tcW w:w="2425" w:type="dxa"/>
          </w:tcPr>
          <w:p w14:paraId="55242222" w14:textId="510C1207" w:rsidR="0002391D" w:rsidRPr="0002391D" w:rsidRDefault="0002391D" w:rsidP="0002391D">
            <w:pPr>
              <w:keepNext/>
              <w:rPr>
                <w:lang w:val="vi-VN" w:eastAsia="en-US"/>
              </w:rPr>
            </w:pPr>
            <w:r>
              <w:rPr>
                <w:lang w:val="en-US" w:eastAsia="en-US"/>
              </w:rPr>
              <w:t>Inline</w:t>
            </w:r>
            <w:r>
              <w:rPr>
                <w:lang w:val="vi-VN" w:eastAsia="en-US"/>
              </w:rPr>
              <w:t xml:space="preserve"> error</w:t>
            </w:r>
          </w:p>
        </w:tc>
      </w:tr>
      <w:tr w:rsidR="00644557" w14:paraId="38B60D5C" w14:textId="77777777" w:rsidTr="00341139">
        <w:tc>
          <w:tcPr>
            <w:tcW w:w="715" w:type="dxa"/>
          </w:tcPr>
          <w:p w14:paraId="7EEC863F" w14:textId="6900F363" w:rsidR="00644557" w:rsidRDefault="00644557" w:rsidP="00644557">
            <w:pPr>
              <w:rPr>
                <w:lang w:val="en-US" w:eastAsia="en-US"/>
              </w:rPr>
            </w:pPr>
            <w:r>
              <w:rPr>
                <w:lang w:val="en-US" w:eastAsia="en-US"/>
              </w:rPr>
              <w:t>4</w:t>
            </w:r>
          </w:p>
        </w:tc>
        <w:tc>
          <w:tcPr>
            <w:tcW w:w="6210" w:type="dxa"/>
          </w:tcPr>
          <w:p w14:paraId="52E71100" w14:textId="654B447B" w:rsidR="00644557" w:rsidRDefault="00644557" w:rsidP="00644557">
            <w:pPr>
              <w:pStyle w:val="Caption"/>
              <w:jc w:val="left"/>
            </w:pPr>
            <w:bookmarkStart w:id="168" w:name="_Ref152246140"/>
            <w:r>
              <w:t xml:space="preserve">MSG </w:t>
            </w:r>
            <w:r>
              <w:fldChar w:fldCharType="begin"/>
            </w:r>
            <w:r>
              <w:instrText xml:space="preserve"> SEQ MSG \* ARABIC </w:instrText>
            </w:r>
            <w:r>
              <w:fldChar w:fldCharType="separate"/>
            </w:r>
            <w:r w:rsidR="00201D76">
              <w:rPr>
                <w:noProof/>
              </w:rPr>
              <w:t>4</w:t>
            </w:r>
            <w:r>
              <w:fldChar w:fldCharType="end"/>
            </w:r>
            <w:r>
              <w:rPr>
                <w:lang w:val="vi-VN"/>
              </w:rPr>
              <w:t>. “Mã nhân viên không hợp lệ”</w:t>
            </w:r>
            <w:bookmarkEnd w:id="168"/>
          </w:p>
        </w:tc>
        <w:tc>
          <w:tcPr>
            <w:tcW w:w="2425" w:type="dxa"/>
          </w:tcPr>
          <w:p w14:paraId="05841F6B" w14:textId="5327DF00" w:rsidR="00644557" w:rsidRPr="008E651D" w:rsidRDefault="008E651D" w:rsidP="00644557">
            <w:pPr>
              <w:keepNext/>
              <w:rPr>
                <w:lang w:val="vi-VN" w:eastAsia="en-US"/>
              </w:rPr>
            </w:pPr>
            <w:r>
              <w:rPr>
                <w:lang w:val="en-US" w:eastAsia="en-US"/>
              </w:rPr>
              <w:t>Inline</w:t>
            </w:r>
            <w:r>
              <w:rPr>
                <w:lang w:val="vi-VN" w:eastAsia="en-US"/>
              </w:rPr>
              <w:t xml:space="preserve"> error</w:t>
            </w:r>
          </w:p>
        </w:tc>
      </w:tr>
      <w:tr w:rsidR="008E651D" w14:paraId="5F460111" w14:textId="77777777" w:rsidTr="00341139">
        <w:tc>
          <w:tcPr>
            <w:tcW w:w="715" w:type="dxa"/>
          </w:tcPr>
          <w:p w14:paraId="78827335" w14:textId="10FBE72F" w:rsidR="008E651D" w:rsidRDefault="008E651D" w:rsidP="00644557">
            <w:pPr>
              <w:rPr>
                <w:lang w:val="en-US" w:eastAsia="en-US"/>
              </w:rPr>
            </w:pPr>
            <w:r>
              <w:rPr>
                <w:lang w:val="en-US" w:eastAsia="en-US"/>
              </w:rPr>
              <w:t>5</w:t>
            </w:r>
          </w:p>
        </w:tc>
        <w:tc>
          <w:tcPr>
            <w:tcW w:w="6210" w:type="dxa"/>
          </w:tcPr>
          <w:p w14:paraId="3F8AAB1F" w14:textId="6D6048CC" w:rsidR="008E651D" w:rsidRDefault="008E651D" w:rsidP="00644557">
            <w:pPr>
              <w:pStyle w:val="Caption"/>
              <w:jc w:val="left"/>
            </w:pPr>
            <w:bookmarkStart w:id="169" w:name="_Ref152248483"/>
            <w:r>
              <w:t xml:space="preserve">MSG </w:t>
            </w:r>
            <w:r>
              <w:fldChar w:fldCharType="begin"/>
            </w:r>
            <w:r>
              <w:instrText xml:space="preserve"> SEQ MSG \* ARABIC </w:instrText>
            </w:r>
            <w:r>
              <w:fldChar w:fldCharType="separate"/>
            </w:r>
            <w:r w:rsidR="00201D76">
              <w:rPr>
                <w:noProof/>
              </w:rPr>
              <w:t>5</w:t>
            </w:r>
            <w:r>
              <w:fldChar w:fldCharType="end"/>
            </w:r>
            <w:r>
              <w:rPr>
                <w:lang w:val="vi-VN"/>
              </w:rPr>
              <w:t>. “Mã OTP không chính xác”</w:t>
            </w:r>
            <w:bookmarkEnd w:id="169"/>
          </w:p>
        </w:tc>
        <w:tc>
          <w:tcPr>
            <w:tcW w:w="2425" w:type="dxa"/>
          </w:tcPr>
          <w:p w14:paraId="45D38945" w14:textId="2DE4DEF7" w:rsidR="008E651D" w:rsidRPr="008E651D" w:rsidRDefault="008E651D" w:rsidP="00644557">
            <w:pPr>
              <w:keepNext/>
              <w:rPr>
                <w:lang w:val="vi-VN" w:eastAsia="en-US"/>
              </w:rPr>
            </w:pPr>
            <w:r>
              <w:rPr>
                <w:lang w:val="en-US" w:eastAsia="en-US"/>
              </w:rPr>
              <w:t>Inline</w:t>
            </w:r>
            <w:r>
              <w:rPr>
                <w:lang w:val="vi-VN" w:eastAsia="en-US"/>
              </w:rPr>
              <w:t xml:space="preserve"> error</w:t>
            </w:r>
          </w:p>
        </w:tc>
      </w:tr>
      <w:tr w:rsidR="008E651D" w14:paraId="5AFFC328" w14:textId="77777777" w:rsidTr="00341139">
        <w:tc>
          <w:tcPr>
            <w:tcW w:w="715" w:type="dxa"/>
          </w:tcPr>
          <w:p w14:paraId="1BA3E3B0" w14:textId="3EAECFD4" w:rsidR="008E651D" w:rsidRDefault="00EB6532" w:rsidP="00644557">
            <w:pPr>
              <w:rPr>
                <w:lang w:val="en-US" w:eastAsia="en-US"/>
              </w:rPr>
            </w:pPr>
            <w:r>
              <w:rPr>
                <w:lang w:val="en-US" w:eastAsia="en-US"/>
              </w:rPr>
              <w:t>6</w:t>
            </w:r>
          </w:p>
        </w:tc>
        <w:tc>
          <w:tcPr>
            <w:tcW w:w="6210" w:type="dxa"/>
          </w:tcPr>
          <w:p w14:paraId="796289BC" w14:textId="1CE5E08D" w:rsidR="008E651D" w:rsidRDefault="00EB6532" w:rsidP="00644557">
            <w:pPr>
              <w:pStyle w:val="Caption"/>
              <w:jc w:val="left"/>
            </w:pPr>
            <w:bookmarkStart w:id="170" w:name="_Ref152249737"/>
            <w:r>
              <w:t xml:space="preserve">MSG </w:t>
            </w:r>
            <w:r>
              <w:fldChar w:fldCharType="begin"/>
            </w:r>
            <w:r>
              <w:instrText xml:space="preserve"> SEQ MSG \* ARABIC </w:instrText>
            </w:r>
            <w:r>
              <w:fldChar w:fldCharType="separate"/>
            </w:r>
            <w:r w:rsidR="00201D76">
              <w:rPr>
                <w:noProof/>
              </w:rPr>
              <w:t>6</w:t>
            </w:r>
            <w:r>
              <w:fldChar w:fldCharType="end"/>
            </w:r>
            <w:r>
              <w:rPr>
                <w:lang w:val="vi-VN"/>
              </w:rPr>
              <w:t>. “Mã nhân viên cần có định dạng đứng đầu  E  + 1 số trong khoảng từ 0000 đến 9999”</w:t>
            </w:r>
            <w:bookmarkEnd w:id="170"/>
          </w:p>
        </w:tc>
        <w:tc>
          <w:tcPr>
            <w:tcW w:w="2425" w:type="dxa"/>
          </w:tcPr>
          <w:p w14:paraId="544AF758" w14:textId="70000153" w:rsidR="008E651D" w:rsidRPr="00EB6532" w:rsidRDefault="00EB6532" w:rsidP="00644557">
            <w:pPr>
              <w:keepNext/>
              <w:rPr>
                <w:lang w:val="vi-VN" w:eastAsia="en-US"/>
              </w:rPr>
            </w:pPr>
            <w:r>
              <w:rPr>
                <w:lang w:val="en-US" w:eastAsia="en-US"/>
              </w:rPr>
              <w:t>Inline</w:t>
            </w:r>
            <w:r>
              <w:rPr>
                <w:lang w:val="vi-VN" w:eastAsia="en-US"/>
              </w:rPr>
              <w:t xml:space="preserve"> error</w:t>
            </w:r>
          </w:p>
        </w:tc>
      </w:tr>
      <w:tr w:rsidR="00EB6532" w14:paraId="61AB2C9E" w14:textId="77777777" w:rsidTr="00341139">
        <w:tc>
          <w:tcPr>
            <w:tcW w:w="715" w:type="dxa"/>
          </w:tcPr>
          <w:p w14:paraId="3C491AF6" w14:textId="44C890DE" w:rsidR="00EB6532" w:rsidRDefault="00EB6532" w:rsidP="00644557">
            <w:pPr>
              <w:rPr>
                <w:lang w:val="en-US" w:eastAsia="en-US"/>
              </w:rPr>
            </w:pPr>
            <w:r>
              <w:rPr>
                <w:lang w:val="en-US" w:eastAsia="en-US"/>
              </w:rPr>
              <w:t>7</w:t>
            </w:r>
          </w:p>
        </w:tc>
        <w:tc>
          <w:tcPr>
            <w:tcW w:w="6210" w:type="dxa"/>
          </w:tcPr>
          <w:p w14:paraId="5B9C174C" w14:textId="43B98239" w:rsidR="00EB6532" w:rsidRDefault="00EB6532" w:rsidP="00644557">
            <w:pPr>
              <w:pStyle w:val="Caption"/>
              <w:jc w:val="left"/>
            </w:pPr>
            <w:bookmarkStart w:id="171" w:name="_Ref152250045"/>
            <w:r>
              <w:t xml:space="preserve">MSG </w:t>
            </w:r>
            <w:r>
              <w:fldChar w:fldCharType="begin"/>
            </w:r>
            <w:r>
              <w:instrText xml:space="preserve"> SEQ MSG \* ARABIC </w:instrText>
            </w:r>
            <w:r>
              <w:fldChar w:fldCharType="separate"/>
            </w:r>
            <w:r w:rsidR="00201D76">
              <w:rPr>
                <w:noProof/>
              </w:rPr>
              <w:t>7</w:t>
            </w:r>
            <w:r>
              <w:fldChar w:fldCharType="end"/>
            </w:r>
            <w:r>
              <w:rPr>
                <w:lang w:val="vi-VN"/>
              </w:rPr>
              <w:t>. “Mật khẩu phải gồm ít nhất 8 kí tự và có ít nhất 1 chữ cái in hoa”</w:t>
            </w:r>
            <w:bookmarkEnd w:id="171"/>
          </w:p>
        </w:tc>
        <w:tc>
          <w:tcPr>
            <w:tcW w:w="2425" w:type="dxa"/>
          </w:tcPr>
          <w:p w14:paraId="0E36A6D7" w14:textId="2E060BE1" w:rsidR="00EB6532" w:rsidRPr="00EB6532" w:rsidRDefault="00EB6532" w:rsidP="00644557">
            <w:pPr>
              <w:keepNext/>
              <w:rPr>
                <w:lang w:val="vi-VN" w:eastAsia="en-US"/>
              </w:rPr>
            </w:pPr>
            <w:r>
              <w:rPr>
                <w:lang w:val="en-US" w:eastAsia="en-US"/>
              </w:rPr>
              <w:t>Inline</w:t>
            </w:r>
            <w:r>
              <w:rPr>
                <w:lang w:val="vi-VN" w:eastAsia="en-US"/>
              </w:rPr>
              <w:t xml:space="preserve"> error</w:t>
            </w:r>
          </w:p>
        </w:tc>
      </w:tr>
      <w:tr w:rsidR="00C63787" w14:paraId="3BB7B982" w14:textId="77777777" w:rsidTr="00341139">
        <w:tc>
          <w:tcPr>
            <w:tcW w:w="715" w:type="dxa"/>
          </w:tcPr>
          <w:p w14:paraId="7EDB912C" w14:textId="1A14F7C1" w:rsidR="00C63787" w:rsidRDefault="00C63787" w:rsidP="00C63787">
            <w:pPr>
              <w:rPr>
                <w:lang w:val="en-US" w:eastAsia="en-US"/>
              </w:rPr>
            </w:pPr>
            <w:r>
              <w:rPr>
                <w:lang w:val="en-US" w:eastAsia="en-US"/>
              </w:rPr>
              <w:t>8</w:t>
            </w:r>
          </w:p>
        </w:tc>
        <w:tc>
          <w:tcPr>
            <w:tcW w:w="6210" w:type="dxa"/>
          </w:tcPr>
          <w:p w14:paraId="485D34C7" w14:textId="493756B5" w:rsidR="00C63787" w:rsidRDefault="00C63787" w:rsidP="00C63787">
            <w:pPr>
              <w:pStyle w:val="Caption"/>
              <w:jc w:val="left"/>
            </w:pPr>
            <w:bookmarkStart w:id="172" w:name="_Ref152251375"/>
            <w:r>
              <w:t xml:space="preserve">MSG </w:t>
            </w:r>
            <w:r>
              <w:fldChar w:fldCharType="begin"/>
            </w:r>
            <w:r>
              <w:instrText xml:space="preserve"> SEQ MSG \* ARABIC </w:instrText>
            </w:r>
            <w:r>
              <w:fldChar w:fldCharType="separate"/>
            </w:r>
            <w:r w:rsidR="00201D76">
              <w:rPr>
                <w:noProof/>
              </w:rPr>
              <w:t>8</w:t>
            </w:r>
            <w:r>
              <w:fldChar w:fldCharType="end"/>
            </w:r>
            <w:r>
              <w:rPr>
                <w:lang w:val="vi-VN"/>
              </w:rPr>
              <w:t>. “Mật khẩu không trùng khớp”</w:t>
            </w:r>
            <w:bookmarkEnd w:id="172"/>
          </w:p>
        </w:tc>
        <w:tc>
          <w:tcPr>
            <w:tcW w:w="2425" w:type="dxa"/>
          </w:tcPr>
          <w:p w14:paraId="3ABE906F" w14:textId="2C5FAE83" w:rsidR="00C63787" w:rsidRPr="00C63787" w:rsidRDefault="00C63787" w:rsidP="00C63787">
            <w:pPr>
              <w:keepNext/>
              <w:rPr>
                <w:lang w:val="vi-VN" w:eastAsia="en-US"/>
              </w:rPr>
            </w:pPr>
            <w:r>
              <w:rPr>
                <w:lang w:val="en-US" w:eastAsia="en-US"/>
              </w:rPr>
              <w:t>Inline</w:t>
            </w:r>
            <w:r>
              <w:rPr>
                <w:lang w:val="vi-VN" w:eastAsia="en-US"/>
              </w:rPr>
              <w:t xml:space="preserve"> error</w:t>
            </w:r>
          </w:p>
        </w:tc>
      </w:tr>
      <w:tr w:rsidR="00C63787" w14:paraId="6C55681B" w14:textId="77777777" w:rsidTr="00341139">
        <w:tc>
          <w:tcPr>
            <w:tcW w:w="715" w:type="dxa"/>
          </w:tcPr>
          <w:p w14:paraId="12547923" w14:textId="12950519" w:rsidR="00C63787" w:rsidRDefault="00F035AC" w:rsidP="00C63787">
            <w:pPr>
              <w:rPr>
                <w:lang w:val="en-US" w:eastAsia="en-US"/>
              </w:rPr>
            </w:pPr>
            <w:r>
              <w:rPr>
                <w:lang w:val="en-US" w:eastAsia="en-US"/>
              </w:rPr>
              <w:t>9</w:t>
            </w:r>
          </w:p>
        </w:tc>
        <w:tc>
          <w:tcPr>
            <w:tcW w:w="6210" w:type="dxa"/>
          </w:tcPr>
          <w:p w14:paraId="4DB7DD13" w14:textId="0D298286" w:rsidR="00C63787" w:rsidRDefault="00F035AC" w:rsidP="00C63787">
            <w:pPr>
              <w:pStyle w:val="Caption"/>
              <w:jc w:val="left"/>
            </w:pPr>
            <w:bookmarkStart w:id="173" w:name="_Ref152251635"/>
            <w:r>
              <w:t xml:space="preserve">MSG </w:t>
            </w:r>
            <w:r>
              <w:fldChar w:fldCharType="begin"/>
            </w:r>
            <w:r>
              <w:instrText xml:space="preserve"> SEQ MSG \* ARABIC </w:instrText>
            </w:r>
            <w:r>
              <w:fldChar w:fldCharType="separate"/>
            </w:r>
            <w:r w:rsidR="00201D76">
              <w:rPr>
                <w:noProof/>
              </w:rPr>
              <w:t>9</w:t>
            </w:r>
            <w:r>
              <w:fldChar w:fldCharType="end"/>
            </w:r>
            <w:r>
              <w:rPr>
                <w:lang w:val="vi-VN"/>
              </w:rPr>
              <w:t>. “Nhập lại mật khẩu mới không trùng khớp với mật khẩu mới”</w:t>
            </w:r>
            <w:bookmarkEnd w:id="173"/>
          </w:p>
        </w:tc>
        <w:tc>
          <w:tcPr>
            <w:tcW w:w="2425" w:type="dxa"/>
          </w:tcPr>
          <w:p w14:paraId="21A905EF" w14:textId="666736CB" w:rsidR="00C63787" w:rsidRPr="00F035AC" w:rsidRDefault="00F035AC" w:rsidP="00C63787">
            <w:pPr>
              <w:keepNext/>
              <w:rPr>
                <w:lang w:val="vi-VN" w:eastAsia="en-US"/>
              </w:rPr>
            </w:pPr>
            <w:r>
              <w:rPr>
                <w:lang w:val="en-US" w:eastAsia="en-US"/>
              </w:rPr>
              <w:t>Inline</w:t>
            </w:r>
            <w:r>
              <w:rPr>
                <w:lang w:val="vi-VN" w:eastAsia="en-US"/>
              </w:rPr>
              <w:t xml:space="preserve"> error</w:t>
            </w:r>
          </w:p>
        </w:tc>
      </w:tr>
    </w:tbl>
    <w:p w14:paraId="0955A8E5" w14:textId="77777777" w:rsidR="002D6741" w:rsidRPr="008F2D5E" w:rsidRDefault="002D6741" w:rsidP="002D6741">
      <w:pPr>
        <w:pStyle w:val="Heading2"/>
        <w:spacing w:line="360" w:lineRule="auto"/>
        <w:rPr>
          <w:rFonts w:cs="Arial"/>
        </w:rPr>
      </w:pPr>
      <w:bookmarkStart w:id="174" w:name="_Toc152340812"/>
      <w:r>
        <w:rPr>
          <w:rFonts w:cs="Arial"/>
          <w:lang w:val="vi-VN"/>
        </w:rPr>
        <w:t>Notification</w:t>
      </w:r>
      <w:bookmarkEnd w:id="174"/>
    </w:p>
    <w:tbl>
      <w:tblPr>
        <w:tblStyle w:val="TableGrid"/>
        <w:tblW w:w="0" w:type="auto"/>
        <w:tblLook w:val="04A0" w:firstRow="1" w:lastRow="0" w:firstColumn="1" w:lastColumn="0" w:noHBand="0" w:noVBand="1"/>
      </w:tblPr>
      <w:tblGrid>
        <w:gridCol w:w="715"/>
        <w:gridCol w:w="8635"/>
      </w:tblGrid>
      <w:tr w:rsidR="002D6741" w14:paraId="2EE12358" w14:textId="77777777" w:rsidTr="00DC29B8">
        <w:tc>
          <w:tcPr>
            <w:tcW w:w="715" w:type="dxa"/>
          </w:tcPr>
          <w:p w14:paraId="363D156F" w14:textId="77777777" w:rsidR="002D6741" w:rsidRPr="00DC29B8" w:rsidRDefault="002D6741" w:rsidP="00DC29B8">
            <w:pPr>
              <w:pStyle w:val="Caption"/>
              <w:rPr>
                <w:color w:val="000000" w:themeColor="text1"/>
                <w:lang w:val="vi-VN"/>
              </w:rPr>
            </w:pPr>
            <w:r w:rsidRPr="00DC29B8">
              <w:rPr>
                <w:color w:val="000000" w:themeColor="text1"/>
                <w:lang w:val="vi-VN"/>
              </w:rPr>
              <w:t>#</w:t>
            </w:r>
          </w:p>
        </w:tc>
        <w:tc>
          <w:tcPr>
            <w:tcW w:w="8635" w:type="dxa"/>
          </w:tcPr>
          <w:p w14:paraId="606C1EA9" w14:textId="77777777" w:rsidR="002D6741" w:rsidRPr="00DC29B8" w:rsidRDefault="002D6741" w:rsidP="00DC29B8">
            <w:pPr>
              <w:pStyle w:val="Caption"/>
              <w:rPr>
                <w:color w:val="000000" w:themeColor="text1"/>
              </w:rPr>
            </w:pPr>
            <w:r w:rsidRPr="00DC29B8">
              <w:rPr>
                <w:color w:val="000000" w:themeColor="text1"/>
              </w:rPr>
              <w:t>Notice</w:t>
            </w:r>
          </w:p>
        </w:tc>
      </w:tr>
      <w:tr w:rsidR="008F3E41" w14:paraId="4323E6DA" w14:textId="77777777" w:rsidTr="00DC29B8">
        <w:tc>
          <w:tcPr>
            <w:tcW w:w="715" w:type="dxa"/>
          </w:tcPr>
          <w:p w14:paraId="4D01DA40" w14:textId="3FDAC70A" w:rsidR="008F3E41" w:rsidRPr="00DC29B8" w:rsidRDefault="008F3E41" w:rsidP="00DC29B8">
            <w:pPr>
              <w:pStyle w:val="Caption"/>
              <w:rPr>
                <w:color w:val="000000" w:themeColor="text1"/>
                <w:lang w:val="vi-VN"/>
              </w:rPr>
            </w:pPr>
            <w:r>
              <w:rPr>
                <w:color w:val="000000" w:themeColor="text1"/>
                <w:lang w:val="vi-VN"/>
              </w:rPr>
              <w:t>1</w:t>
            </w:r>
          </w:p>
        </w:tc>
        <w:tc>
          <w:tcPr>
            <w:tcW w:w="8635" w:type="dxa"/>
          </w:tcPr>
          <w:p w14:paraId="19C81DD5" w14:textId="200242AA" w:rsidR="008F3E41" w:rsidRDefault="008F3E41" w:rsidP="00D85C14">
            <w:pPr>
              <w:pStyle w:val="Caption"/>
              <w:jc w:val="left"/>
              <w:rPr>
                <w:lang w:val="vi-VN"/>
              </w:rPr>
            </w:pPr>
            <w:bookmarkStart w:id="175" w:name="_Ref151709700"/>
            <w:r>
              <w:t xml:space="preserve">Notice </w:t>
            </w:r>
            <w:r>
              <w:fldChar w:fldCharType="begin"/>
            </w:r>
            <w:r>
              <w:instrText xml:space="preserve"> SEQ Notice \* ARABIC </w:instrText>
            </w:r>
            <w:r>
              <w:fldChar w:fldCharType="separate"/>
            </w:r>
            <w:r w:rsidR="00201D76">
              <w:rPr>
                <w:noProof/>
              </w:rPr>
              <w:t>1</w:t>
            </w:r>
            <w:r>
              <w:fldChar w:fldCharType="end"/>
            </w:r>
            <w:r>
              <w:rPr>
                <w:lang w:val="vi-VN"/>
              </w:rPr>
              <w:t>.[Nhân viên quản lý kho] đã xác nhận [Mã chi tiết đơn]</w:t>
            </w:r>
            <w:bookmarkEnd w:id="175"/>
          </w:p>
          <w:p w14:paraId="050D647B" w14:textId="77777777" w:rsidR="008F3E41" w:rsidRDefault="008F3E41" w:rsidP="008F3E41">
            <w:pPr>
              <w:rPr>
                <w:lang w:val="vi-VN"/>
              </w:rPr>
            </w:pPr>
            <w:r>
              <w:rPr>
                <w:lang w:val="vi-VN"/>
              </w:rPr>
              <w:t>Lưu ý: [Nhân viên quản lý kho] = tên của current user</w:t>
            </w:r>
          </w:p>
          <w:p w14:paraId="5B1EAEC7" w14:textId="099136E1" w:rsidR="008F3E41" w:rsidRPr="008F3E41" w:rsidRDefault="008F3E41" w:rsidP="008F3E41">
            <w:pPr>
              <w:rPr>
                <w:lang w:val="vi-VN"/>
              </w:rPr>
            </w:pPr>
            <w:r>
              <w:rPr>
                <w:lang w:val="vi-VN"/>
              </w:rPr>
              <w:t>[Mã chi tiết đơn] = [Mã chi tiết đơn] mà nhân viên quản lý kho đã xác nhận</w:t>
            </w:r>
          </w:p>
        </w:tc>
      </w:tr>
      <w:tr w:rsidR="002D6741" w14:paraId="2A87E44F" w14:textId="77777777" w:rsidTr="00DC29B8">
        <w:tc>
          <w:tcPr>
            <w:tcW w:w="715" w:type="dxa"/>
          </w:tcPr>
          <w:p w14:paraId="0E15BAAB" w14:textId="0836EFF8" w:rsidR="002D6741" w:rsidRPr="00DC29B8" w:rsidRDefault="008F3E41" w:rsidP="00D2256A">
            <w:pPr>
              <w:pStyle w:val="Caption"/>
              <w:jc w:val="left"/>
              <w:rPr>
                <w:color w:val="auto"/>
              </w:rPr>
            </w:pPr>
            <w:r>
              <w:rPr>
                <w:color w:val="auto"/>
              </w:rPr>
              <w:t>2</w:t>
            </w:r>
          </w:p>
        </w:tc>
        <w:tc>
          <w:tcPr>
            <w:tcW w:w="8635" w:type="dxa"/>
          </w:tcPr>
          <w:p w14:paraId="72A6E179" w14:textId="05B1712D" w:rsidR="002D6741" w:rsidRDefault="002D6741" w:rsidP="00DC29B8">
            <w:pPr>
              <w:pStyle w:val="Caption"/>
              <w:jc w:val="left"/>
              <w:rPr>
                <w:lang w:val="vi-VN"/>
              </w:rPr>
            </w:pPr>
            <w:bookmarkStart w:id="176" w:name="_Ref151372010"/>
            <w:r>
              <w:t xml:space="preserve">Notice </w:t>
            </w:r>
            <w:r>
              <w:fldChar w:fldCharType="begin"/>
            </w:r>
            <w:r>
              <w:instrText xml:space="preserve"> SEQ Notice \* ARABIC </w:instrText>
            </w:r>
            <w:r>
              <w:fldChar w:fldCharType="separate"/>
            </w:r>
            <w:r w:rsidR="00201D76">
              <w:rPr>
                <w:noProof/>
              </w:rPr>
              <w:t>2</w:t>
            </w:r>
            <w:r>
              <w:fldChar w:fldCharType="end"/>
            </w:r>
            <w:r>
              <w:rPr>
                <w:lang w:val="vi-VN"/>
              </w:rPr>
              <w:t>. [Lái xe] đã xác nhận [Mã chi tiết đơn]</w:t>
            </w:r>
            <w:bookmarkEnd w:id="176"/>
          </w:p>
          <w:p w14:paraId="0724D75F" w14:textId="77777777" w:rsidR="002D6741" w:rsidRDefault="002D6741" w:rsidP="00DC29B8">
            <w:pPr>
              <w:rPr>
                <w:lang w:val="vi-VN"/>
              </w:rPr>
            </w:pPr>
            <w:r>
              <w:rPr>
                <w:lang w:val="vi-VN"/>
              </w:rPr>
              <w:t>Lưu ý : [Lái xe] = tên của current user</w:t>
            </w:r>
          </w:p>
          <w:p w14:paraId="2B670718" w14:textId="77777777" w:rsidR="002D6741" w:rsidRPr="00DC29B8" w:rsidRDefault="002D6741" w:rsidP="00DC29B8">
            <w:pPr>
              <w:rPr>
                <w:lang w:val="vi-VN"/>
              </w:rPr>
            </w:pPr>
            <w:r>
              <w:rPr>
                <w:lang w:val="vi-VN"/>
              </w:rPr>
              <w:t>[Mã chi tiết đơn] = [Mã chi tiết đơn] mà lái xe đã xác nhận</w:t>
            </w:r>
          </w:p>
        </w:tc>
      </w:tr>
      <w:tr w:rsidR="002D6741" w14:paraId="730D82CA" w14:textId="77777777" w:rsidTr="00DC29B8">
        <w:tc>
          <w:tcPr>
            <w:tcW w:w="715" w:type="dxa"/>
          </w:tcPr>
          <w:p w14:paraId="3A4E7434" w14:textId="47F4D2BF" w:rsidR="002D6741" w:rsidRPr="00DC29B8" w:rsidRDefault="008F3E41" w:rsidP="00D2256A">
            <w:pPr>
              <w:pStyle w:val="Caption"/>
              <w:jc w:val="left"/>
              <w:rPr>
                <w:color w:val="auto"/>
              </w:rPr>
            </w:pPr>
            <w:r>
              <w:rPr>
                <w:color w:val="auto"/>
              </w:rPr>
              <w:t>3</w:t>
            </w:r>
          </w:p>
        </w:tc>
        <w:tc>
          <w:tcPr>
            <w:tcW w:w="8635" w:type="dxa"/>
          </w:tcPr>
          <w:p w14:paraId="6ECCCFFF" w14:textId="52BF1DFD" w:rsidR="002D6741" w:rsidRDefault="002D6741" w:rsidP="00DC29B8">
            <w:pPr>
              <w:pStyle w:val="Caption"/>
              <w:jc w:val="left"/>
              <w:rPr>
                <w:lang w:val="vi-VN"/>
              </w:rPr>
            </w:pPr>
            <w:bookmarkStart w:id="177" w:name="_Ref151372128"/>
            <w:r>
              <w:t xml:space="preserve">Notice </w:t>
            </w:r>
            <w:r>
              <w:fldChar w:fldCharType="begin"/>
            </w:r>
            <w:r>
              <w:instrText xml:space="preserve"> SEQ Notice \* ARABIC </w:instrText>
            </w:r>
            <w:r>
              <w:fldChar w:fldCharType="separate"/>
            </w:r>
            <w:r w:rsidR="00201D76">
              <w:rPr>
                <w:noProof/>
              </w:rPr>
              <w:t>3</w:t>
            </w:r>
            <w:r>
              <w:fldChar w:fldCharType="end"/>
            </w:r>
            <w:r>
              <w:rPr>
                <w:lang w:val="vi-VN"/>
              </w:rPr>
              <w:t>. [Lái xe] đã từ chối [Mã chi tiết đơn]</w:t>
            </w:r>
            <w:bookmarkEnd w:id="177"/>
          </w:p>
          <w:p w14:paraId="42545310" w14:textId="77777777" w:rsidR="002D6741" w:rsidRDefault="002D6741" w:rsidP="00DC29B8">
            <w:pPr>
              <w:rPr>
                <w:lang w:val="vi-VN"/>
              </w:rPr>
            </w:pPr>
            <w:r>
              <w:rPr>
                <w:lang w:val="vi-VN"/>
              </w:rPr>
              <w:t>Lưu ý : [Lái xe] = tên của current user</w:t>
            </w:r>
          </w:p>
          <w:p w14:paraId="3803562B" w14:textId="77777777" w:rsidR="002D6741" w:rsidRPr="00DC29B8" w:rsidRDefault="002D6741" w:rsidP="00DC29B8">
            <w:pPr>
              <w:rPr>
                <w:lang w:val="vi-VN"/>
              </w:rPr>
            </w:pPr>
            <w:r>
              <w:rPr>
                <w:lang w:val="vi-VN"/>
              </w:rPr>
              <w:t>[Mã chi tiết đơn] = [Mã chi tiết đơn] mà lái xe đã xác nhận</w:t>
            </w:r>
          </w:p>
        </w:tc>
      </w:tr>
      <w:tr w:rsidR="002D6741" w14:paraId="1ACB8C16" w14:textId="77777777" w:rsidTr="00DC29B8">
        <w:tc>
          <w:tcPr>
            <w:tcW w:w="715" w:type="dxa"/>
          </w:tcPr>
          <w:p w14:paraId="685F710C" w14:textId="3A91A09E" w:rsidR="002D6741" w:rsidRPr="00DC29B8" w:rsidRDefault="008F3E41" w:rsidP="00D2256A">
            <w:pPr>
              <w:pStyle w:val="Caption"/>
              <w:jc w:val="left"/>
              <w:rPr>
                <w:color w:val="auto"/>
              </w:rPr>
            </w:pPr>
            <w:r>
              <w:rPr>
                <w:color w:val="auto"/>
              </w:rPr>
              <w:lastRenderedPageBreak/>
              <w:t>4</w:t>
            </w:r>
          </w:p>
        </w:tc>
        <w:tc>
          <w:tcPr>
            <w:tcW w:w="8635" w:type="dxa"/>
          </w:tcPr>
          <w:p w14:paraId="3080C854" w14:textId="4020CE05" w:rsidR="002D6741" w:rsidRPr="002D6741" w:rsidRDefault="002D6741" w:rsidP="002D6741">
            <w:pPr>
              <w:pStyle w:val="Caption"/>
              <w:jc w:val="left"/>
            </w:pPr>
            <w:bookmarkStart w:id="178" w:name="_Ref151589842"/>
            <w:r>
              <w:t xml:space="preserve">Notice </w:t>
            </w:r>
            <w:r>
              <w:fldChar w:fldCharType="begin"/>
            </w:r>
            <w:r>
              <w:instrText xml:space="preserve"> SEQ Notice \* ARABIC </w:instrText>
            </w:r>
            <w:r>
              <w:fldChar w:fldCharType="separate"/>
            </w:r>
            <w:r w:rsidR="00201D76">
              <w:rPr>
                <w:noProof/>
              </w:rPr>
              <w:t>4</w:t>
            </w:r>
            <w:r>
              <w:fldChar w:fldCharType="end"/>
            </w:r>
            <w:r>
              <w:rPr>
                <w:lang w:val="vi-VN"/>
              </w:rPr>
              <w:t>. [Mã chi tiết đơn] đã được cập nhật thành công</w:t>
            </w:r>
            <w:bookmarkEnd w:id="178"/>
          </w:p>
          <w:p w14:paraId="579218BA" w14:textId="77777777" w:rsidR="002D6741" w:rsidRPr="006B3CBC" w:rsidRDefault="002D6741" w:rsidP="002D6741">
            <w:pPr>
              <w:keepNext/>
              <w:rPr>
                <w:lang w:val="vi-VN"/>
              </w:rPr>
            </w:pPr>
            <w:r>
              <w:rPr>
                <w:lang w:val="vi-VN"/>
              </w:rPr>
              <w:t>Lưu ý : [Mã chi tiết đơn] = [Mã chi tiêt đơn] mà nhân viên quản lý xe vừa cập nhật</w:t>
            </w:r>
          </w:p>
        </w:tc>
      </w:tr>
      <w:tr w:rsidR="00C4067F" w14:paraId="7D14952F" w14:textId="77777777" w:rsidTr="00DC29B8">
        <w:tc>
          <w:tcPr>
            <w:tcW w:w="715" w:type="dxa"/>
          </w:tcPr>
          <w:p w14:paraId="1C634305" w14:textId="16B8CAF9" w:rsidR="00C4067F" w:rsidRDefault="00C4067F" w:rsidP="00D2256A">
            <w:pPr>
              <w:pStyle w:val="Caption"/>
              <w:jc w:val="left"/>
              <w:rPr>
                <w:color w:val="auto"/>
              </w:rPr>
            </w:pPr>
            <w:r>
              <w:rPr>
                <w:color w:val="auto"/>
              </w:rPr>
              <w:t>5</w:t>
            </w:r>
          </w:p>
        </w:tc>
        <w:tc>
          <w:tcPr>
            <w:tcW w:w="8635" w:type="dxa"/>
          </w:tcPr>
          <w:p w14:paraId="270EC7D2" w14:textId="0AAE8C94" w:rsidR="00C4067F" w:rsidRPr="00C4067F" w:rsidRDefault="00C4067F" w:rsidP="002D6741">
            <w:pPr>
              <w:pStyle w:val="Caption"/>
              <w:jc w:val="left"/>
              <w:rPr>
                <w:lang w:val="vi-VN"/>
              </w:rPr>
            </w:pPr>
            <w:bookmarkStart w:id="179" w:name="_Ref152013833"/>
            <w:r>
              <w:t xml:space="preserve">Notice </w:t>
            </w:r>
            <w:r>
              <w:fldChar w:fldCharType="begin"/>
            </w:r>
            <w:r>
              <w:instrText xml:space="preserve"> SEQ Notice \* ARABIC </w:instrText>
            </w:r>
            <w:r>
              <w:fldChar w:fldCharType="separate"/>
            </w:r>
            <w:r w:rsidR="00201D76">
              <w:rPr>
                <w:noProof/>
              </w:rPr>
              <w:t>5</w:t>
            </w:r>
            <w:r>
              <w:fldChar w:fldCharType="end"/>
            </w:r>
            <w:r>
              <w:rPr>
                <w:lang w:val="vi-VN"/>
              </w:rPr>
              <w:t>. Bạn vừa xác nhận thành công!</w:t>
            </w:r>
            <w:bookmarkEnd w:id="179"/>
          </w:p>
        </w:tc>
      </w:tr>
      <w:tr w:rsidR="00C4067F" w14:paraId="12EFDFC1" w14:textId="77777777" w:rsidTr="00DC29B8">
        <w:tc>
          <w:tcPr>
            <w:tcW w:w="715" w:type="dxa"/>
          </w:tcPr>
          <w:p w14:paraId="19AC1A5F" w14:textId="6E6C65CC" w:rsidR="00C4067F" w:rsidRDefault="00C4067F" w:rsidP="00D2256A">
            <w:pPr>
              <w:pStyle w:val="Caption"/>
              <w:jc w:val="left"/>
              <w:rPr>
                <w:color w:val="auto"/>
              </w:rPr>
            </w:pPr>
            <w:r>
              <w:rPr>
                <w:color w:val="auto"/>
              </w:rPr>
              <w:t>6</w:t>
            </w:r>
          </w:p>
        </w:tc>
        <w:tc>
          <w:tcPr>
            <w:tcW w:w="8635" w:type="dxa"/>
          </w:tcPr>
          <w:p w14:paraId="7A7C705F" w14:textId="573F1E7C" w:rsidR="00C4067F" w:rsidRDefault="00C4067F" w:rsidP="002D6741">
            <w:pPr>
              <w:pStyle w:val="Caption"/>
              <w:jc w:val="left"/>
            </w:pPr>
            <w:bookmarkStart w:id="180" w:name="_Ref152014020"/>
            <w:r>
              <w:t xml:space="preserve">Notice </w:t>
            </w:r>
            <w:r>
              <w:fldChar w:fldCharType="begin"/>
            </w:r>
            <w:r>
              <w:instrText xml:space="preserve"> SEQ Notice \* ARABIC </w:instrText>
            </w:r>
            <w:r>
              <w:fldChar w:fldCharType="separate"/>
            </w:r>
            <w:r w:rsidR="00201D76">
              <w:rPr>
                <w:noProof/>
              </w:rPr>
              <w:t>6</w:t>
            </w:r>
            <w:r>
              <w:fldChar w:fldCharType="end"/>
            </w:r>
            <w:r>
              <w:rPr>
                <w:lang w:val="vi-VN"/>
              </w:rPr>
              <w:t>. Bạn vừa từ chối thành công!</w:t>
            </w:r>
            <w:bookmarkEnd w:id="180"/>
          </w:p>
        </w:tc>
      </w:tr>
      <w:tr w:rsidR="00C4067F" w14:paraId="769B73E0" w14:textId="77777777" w:rsidTr="00DC29B8">
        <w:tc>
          <w:tcPr>
            <w:tcW w:w="715" w:type="dxa"/>
          </w:tcPr>
          <w:p w14:paraId="1767B0AE" w14:textId="6BFED1AA" w:rsidR="00C4067F" w:rsidRDefault="00C4067F" w:rsidP="00D2256A">
            <w:pPr>
              <w:pStyle w:val="Caption"/>
              <w:jc w:val="left"/>
              <w:rPr>
                <w:color w:val="auto"/>
              </w:rPr>
            </w:pPr>
            <w:r>
              <w:rPr>
                <w:color w:val="auto"/>
              </w:rPr>
              <w:t>7</w:t>
            </w:r>
          </w:p>
        </w:tc>
        <w:tc>
          <w:tcPr>
            <w:tcW w:w="8635" w:type="dxa"/>
          </w:tcPr>
          <w:p w14:paraId="7FF1B436" w14:textId="2DCCCC72" w:rsidR="00C4067F" w:rsidRDefault="00C4067F" w:rsidP="002D6741">
            <w:pPr>
              <w:pStyle w:val="Caption"/>
              <w:jc w:val="left"/>
            </w:pPr>
            <w:bookmarkStart w:id="181" w:name="_Ref152014108"/>
            <w:r>
              <w:t xml:space="preserve">Notice </w:t>
            </w:r>
            <w:r>
              <w:fldChar w:fldCharType="begin"/>
            </w:r>
            <w:r>
              <w:instrText xml:space="preserve"> SEQ Notice \* ARABIC </w:instrText>
            </w:r>
            <w:r>
              <w:fldChar w:fldCharType="separate"/>
            </w:r>
            <w:r w:rsidR="00201D76">
              <w:rPr>
                <w:noProof/>
              </w:rPr>
              <w:t>7</w:t>
            </w:r>
            <w:r>
              <w:fldChar w:fldCharType="end"/>
            </w:r>
            <w:r>
              <w:rPr>
                <w:lang w:val="vi-VN"/>
              </w:rPr>
              <w:t>. Bạn vừa hủy xác nhận thành công!</w:t>
            </w:r>
            <w:bookmarkEnd w:id="181"/>
          </w:p>
        </w:tc>
      </w:tr>
      <w:tr w:rsidR="00B30AC9" w14:paraId="01D993E7" w14:textId="77777777" w:rsidTr="00DC29B8">
        <w:tc>
          <w:tcPr>
            <w:tcW w:w="715" w:type="dxa"/>
          </w:tcPr>
          <w:p w14:paraId="2C7602E5" w14:textId="76098907" w:rsidR="00B30AC9" w:rsidRDefault="00B30AC9" w:rsidP="00D2256A">
            <w:pPr>
              <w:pStyle w:val="Caption"/>
              <w:jc w:val="left"/>
              <w:rPr>
                <w:color w:val="auto"/>
              </w:rPr>
            </w:pPr>
            <w:r>
              <w:rPr>
                <w:color w:val="auto"/>
              </w:rPr>
              <w:t>8</w:t>
            </w:r>
          </w:p>
        </w:tc>
        <w:tc>
          <w:tcPr>
            <w:tcW w:w="8635" w:type="dxa"/>
          </w:tcPr>
          <w:p w14:paraId="05402561" w14:textId="67835569" w:rsidR="00B30AC9" w:rsidRDefault="00B30AC9" w:rsidP="002D6741">
            <w:pPr>
              <w:pStyle w:val="Caption"/>
              <w:jc w:val="left"/>
              <w:rPr>
                <w:lang w:val="vi-VN"/>
              </w:rPr>
            </w:pPr>
            <w:bookmarkStart w:id="182" w:name="_Ref152340863"/>
            <w:r>
              <w:t xml:space="preserve">Notice </w:t>
            </w:r>
            <w:r>
              <w:fldChar w:fldCharType="begin"/>
            </w:r>
            <w:r>
              <w:instrText xml:space="preserve"> SEQ Notice \* ARABIC </w:instrText>
            </w:r>
            <w:r>
              <w:fldChar w:fldCharType="separate"/>
            </w:r>
            <w:r w:rsidR="00201D76">
              <w:rPr>
                <w:noProof/>
              </w:rPr>
              <w:t>8</w:t>
            </w:r>
            <w:r>
              <w:fldChar w:fldCharType="end"/>
            </w:r>
            <w:r>
              <w:rPr>
                <w:lang w:val="vi-VN"/>
              </w:rPr>
              <w:t>. Báo cáo ngày [current date]</w:t>
            </w:r>
            <w:bookmarkEnd w:id="182"/>
          </w:p>
          <w:p w14:paraId="4659E601" w14:textId="5B4E6B93" w:rsidR="00B30AC9" w:rsidRPr="00B30AC9" w:rsidRDefault="00B30AC9" w:rsidP="00B30AC9">
            <w:pPr>
              <w:rPr>
                <w:lang w:val="vi-VN"/>
              </w:rPr>
            </w:pPr>
            <w:r>
              <w:rPr>
                <w:lang w:val="vi-VN"/>
              </w:rPr>
              <w:t>Lưu ý : [Current date] = Ngày hiện tại</w:t>
            </w:r>
          </w:p>
        </w:tc>
      </w:tr>
    </w:tbl>
    <w:p w14:paraId="4BE13FC7" w14:textId="328884BF" w:rsidR="00690C8F" w:rsidRPr="00690C8F" w:rsidRDefault="00690C8F" w:rsidP="002D6741">
      <w:pPr>
        <w:pStyle w:val="Caption"/>
      </w:pPr>
    </w:p>
    <w:p w14:paraId="440AF6DC" w14:textId="77777777" w:rsidR="00A82554" w:rsidRPr="00690C8F" w:rsidRDefault="00A82554">
      <w:pPr>
        <w:pStyle w:val="Caption"/>
      </w:pPr>
    </w:p>
    <w:sectPr w:rsidR="00A82554" w:rsidRPr="00690C8F" w:rsidSect="00CD4184">
      <w:headerReference w:type="default" r:id="rId97"/>
      <w:footerReference w:type="default" r:id="rId98"/>
      <w:headerReference w:type="first" r:id="rId99"/>
      <w:pgSz w:w="12240" w:h="15840"/>
      <w:pgMar w:top="459" w:right="1440" w:bottom="1135" w:left="1440" w:header="426" w:footer="251"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Jacky Jacky" w:date="2020-03-28T19:29:00Z" w:initials="JJ">
    <w:p w14:paraId="0DC9ECC8" w14:textId="77777777" w:rsidR="002D6741" w:rsidRDefault="002D6741" w:rsidP="002D6741">
      <w:pPr>
        <w:pStyle w:val="CommentText"/>
      </w:pPr>
      <w:r>
        <w:rPr>
          <w:rStyle w:val="CommentReference"/>
        </w:rPr>
        <w:annotationRef/>
      </w:r>
      <w:r>
        <w:t>PHẦN NÀY ĐỂ DEFAULT, BA KHÔNG CẦN VIẾT THÊM GÌ CẢ</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C9EC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C9ECC8" w16cid:durableId="48CA70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5711D" w14:textId="77777777" w:rsidR="004E4C26" w:rsidRDefault="004E4C26" w:rsidP="00ED27B7">
      <w:r>
        <w:separator/>
      </w:r>
    </w:p>
  </w:endnote>
  <w:endnote w:type="continuationSeparator" w:id="0">
    <w:p w14:paraId="0D386542" w14:textId="77777777" w:rsidR="004E4C26" w:rsidRDefault="004E4C26" w:rsidP="00ED27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docs-Calibri">
    <w:altName w:val="Cambria"/>
    <w:panose1 w:val="00000000000000000000"/>
    <w:charset w:val="00"/>
    <w:family w:val="roman"/>
    <w:notTrueType/>
    <w:pitch w:val="default"/>
  </w:font>
  <w:font w:name="MS PMincho">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9E2E0" w14:textId="5B706A60" w:rsidR="00E81EF9" w:rsidRPr="001C6537" w:rsidRDefault="00E81EF9" w:rsidP="001C6537">
    <w:pPr>
      <w:rPr>
        <w:rFonts w:eastAsia="Arial Unicode MS"/>
        <w:noProof/>
        <w:sz w:val="18"/>
      </w:rPr>
    </w:pPr>
    <w:r>
      <w:rPr>
        <w:rFonts w:eastAsia="Arial Unicode MS"/>
        <w:noProof/>
        <w:szCs w:val="20"/>
      </w:rPr>
      <w:ptab w:relativeTo="margin" w:alignment="left" w:leader="none"/>
    </w:r>
    <w:r w:rsidRPr="001C6537">
      <w:rPr>
        <w:rFonts w:eastAsia="Arial Unicode MS"/>
        <w:noProof/>
        <w:sz w:val="18"/>
      </w:rPr>
      <w:t xml:space="preserve">Prepared By </w:t>
    </w:r>
    <w:sdt>
      <w:sdtPr>
        <w:rPr>
          <w:sz w:val="18"/>
        </w:rPr>
        <w:alias w:val="Author"/>
        <w:id w:val="965780986"/>
        <w:dataBinding w:prefixMappings="xmlns:ns0='http://purl.org/dc/elements/1.1/' xmlns:ns1='http://schemas.openxmlformats.org/package/2006/metadata/core-properties' " w:xpath="/ns1:coreProperties[1]/ns0:creator[1]" w:storeItemID="{6C3C8BC8-F283-45AE-878A-BAB7291924A1}"/>
        <w:text/>
      </w:sdtPr>
      <w:sdtContent>
        <w:r>
          <w:rPr>
            <w:sz w:val="18"/>
            <w:lang w:val="en-US"/>
          </w:rPr>
          <w:t>Nguyen Xuan Quang</w:t>
        </w:r>
      </w:sdtContent>
    </w:sdt>
    <w:r>
      <w:rPr>
        <w:sz w:val="18"/>
      </w:rPr>
      <w:ptab w:relativeTo="margin" w:alignment="center" w:leader="none"/>
    </w:r>
    <w:r>
      <w:rPr>
        <w:sz w:val="18"/>
      </w:rPr>
      <w:t>v</w:t>
    </w:r>
    <w:r>
      <w:rPr>
        <w:sz w:val="18"/>
      </w:rPr>
      <w:fldChar w:fldCharType="begin"/>
    </w:r>
    <w:r>
      <w:rPr>
        <w:sz w:val="18"/>
      </w:rPr>
      <w:instrText xml:space="preserve"> DOCPROPERTY  _Version  \* MERGEFORMAT </w:instrText>
    </w:r>
    <w:r>
      <w:rPr>
        <w:sz w:val="18"/>
      </w:rPr>
      <w:fldChar w:fldCharType="separate"/>
    </w:r>
    <w:r>
      <w:rPr>
        <w:sz w:val="18"/>
      </w:rPr>
      <w:t>0.7.0</w:t>
    </w:r>
    <w:r>
      <w:rPr>
        <w:sz w:val="18"/>
      </w:rPr>
      <w:fldChar w:fldCharType="end"/>
    </w:r>
    <w:r>
      <w:rPr>
        <w:sz w:val="18"/>
      </w:rPr>
      <w:ptab w:relativeTo="margin" w:alignment="right" w:leader="none"/>
    </w:r>
    <w:r w:rsidRPr="00B32B9A">
      <w:rPr>
        <w:rFonts w:cs="Arial"/>
        <w:sz w:val="16"/>
        <w:szCs w:val="16"/>
      </w:rPr>
      <w:fldChar w:fldCharType="begin"/>
    </w:r>
    <w:r w:rsidRPr="00B32B9A">
      <w:rPr>
        <w:rFonts w:cs="Arial"/>
        <w:sz w:val="16"/>
        <w:szCs w:val="16"/>
      </w:rPr>
      <w:instrText xml:space="preserve"> PAGE  \* Arabic  \* MERGEFORMAT </w:instrText>
    </w:r>
    <w:r w:rsidRPr="00B32B9A">
      <w:rPr>
        <w:rFonts w:cs="Arial"/>
        <w:sz w:val="16"/>
        <w:szCs w:val="16"/>
      </w:rPr>
      <w:fldChar w:fldCharType="separate"/>
    </w:r>
    <w:r w:rsidR="00B042ED">
      <w:rPr>
        <w:rFonts w:cs="Arial"/>
        <w:noProof/>
        <w:sz w:val="16"/>
        <w:szCs w:val="16"/>
      </w:rPr>
      <w:t>10</w:t>
    </w:r>
    <w:r w:rsidRPr="00B32B9A">
      <w:rPr>
        <w:rFonts w:cs="Arial"/>
        <w:sz w:val="16"/>
        <w:szCs w:val="16"/>
      </w:rPr>
      <w:fldChar w:fldCharType="end"/>
    </w:r>
    <w:r w:rsidRPr="00B32B9A">
      <w:rPr>
        <w:rFonts w:cs="Arial"/>
        <w:sz w:val="16"/>
        <w:szCs w:val="16"/>
      </w:rPr>
      <w:t>/</w:t>
    </w:r>
    <w:r w:rsidRPr="00B32B9A">
      <w:rPr>
        <w:rFonts w:cs="Arial"/>
        <w:sz w:val="16"/>
        <w:szCs w:val="16"/>
      </w:rPr>
      <w:fldChar w:fldCharType="begin"/>
    </w:r>
    <w:r w:rsidRPr="00B32B9A">
      <w:rPr>
        <w:rFonts w:cs="Arial"/>
        <w:sz w:val="16"/>
        <w:szCs w:val="16"/>
      </w:rPr>
      <w:instrText xml:space="preserve"> NUMPAGES  \* Arabic  \* MERGEFORMAT </w:instrText>
    </w:r>
    <w:r w:rsidRPr="00B32B9A">
      <w:rPr>
        <w:rFonts w:cs="Arial"/>
        <w:sz w:val="16"/>
        <w:szCs w:val="16"/>
      </w:rPr>
      <w:fldChar w:fldCharType="separate"/>
    </w:r>
    <w:r w:rsidR="00B042ED">
      <w:rPr>
        <w:rFonts w:cs="Arial"/>
        <w:noProof/>
        <w:sz w:val="16"/>
        <w:szCs w:val="16"/>
      </w:rPr>
      <w:t>26</w:t>
    </w:r>
    <w:r w:rsidRPr="00B32B9A">
      <w:rPr>
        <w:rFonts w:cs="Arial"/>
        <w:noProof/>
        <w:sz w:val="16"/>
        <w:szCs w:val="16"/>
      </w:rPr>
      <w:fldChar w:fldCharType="end"/>
    </w:r>
  </w:p>
  <w:p w14:paraId="55517B9F" w14:textId="6D63D8B9" w:rsidR="00E81EF9" w:rsidRPr="001C6537" w:rsidRDefault="00E81EF9" w:rsidP="001C6537">
    <w:pPr>
      <w:rPr>
        <w:rFonts w:eastAsia="Arial Unicode MS"/>
        <w:noProof/>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12352" w14:textId="77777777" w:rsidR="004E4C26" w:rsidRDefault="004E4C26" w:rsidP="00ED27B7">
      <w:r>
        <w:separator/>
      </w:r>
    </w:p>
  </w:footnote>
  <w:footnote w:type="continuationSeparator" w:id="0">
    <w:p w14:paraId="1DB43077" w14:textId="77777777" w:rsidR="004E4C26" w:rsidRDefault="004E4C26" w:rsidP="00ED27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9401E" w14:textId="2ACB9C29" w:rsidR="00E81EF9" w:rsidRPr="001C6537" w:rsidRDefault="00E81EF9" w:rsidP="001C6537">
    <w:pPr>
      <w:pStyle w:val="Header"/>
      <w:pBdr>
        <w:bottom w:val="single" w:sz="4" w:space="8" w:color="5B9BD5" w:themeColor="accent1"/>
      </w:pBdr>
      <w:tabs>
        <w:tab w:val="clear" w:pos="4680"/>
        <w:tab w:val="clear" w:pos="9360"/>
      </w:tabs>
      <w:spacing w:after="360"/>
      <w:contextualSpacing/>
      <w:rPr>
        <w:sz w:val="18"/>
      </w:rPr>
    </w:pPr>
    <w:r>
      <w:rPr>
        <w:rFonts w:cs="Arial"/>
        <w:color w:val="404040" w:themeColor="text1" w:themeTint="BF"/>
      </w:rPr>
      <w:ptab w:relativeTo="margin" w:alignment="left" w:leader="none"/>
    </w:r>
    <w:r>
      <w:rPr>
        <w:sz w:val="18"/>
      </w:rPr>
      <w:fldChar w:fldCharType="begin"/>
    </w:r>
    <w:r>
      <w:rPr>
        <w:sz w:val="18"/>
      </w:rPr>
      <w:instrText xml:space="preserve"> DOCPROPERTY  "_Customer Name"  \* MERGEFORMAT </w:instrText>
    </w:r>
    <w:r>
      <w:rPr>
        <w:sz w:val="18"/>
      </w:rPr>
      <w:fldChar w:fldCharType="separate"/>
    </w:r>
    <w:r>
      <w:rPr>
        <w:sz w:val="18"/>
      </w:rPr>
      <w:t>[Customer Name]</w:t>
    </w:r>
    <w:r>
      <w:rPr>
        <w:sz w:val="18"/>
      </w:rPr>
      <w:fldChar w:fldCharType="end"/>
    </w:r>
    <w:r>
      <w:rPr>
        <w:sz w:val="18"/>
      </w:rPr>
      <w:t xml:space="preserve"> </w:t>
    </w:r>
    <w:r>
      <w:rPr>
        <w:sz w:val="18"/>
      </w:rPr>
      <w:fldChar w:fldCharType="begin"/>
    </w:r>
    <w:r>
      <w:rPr>
        <w:sz w:val="18"/>
      </w:rPr>
      <w:instrText xml:space="preserve"> DOCPROPERTY  "_Project Name"  \* MERGEFORMAT </w:instrText>
    </w:r>
    <w:r>
      <w:rPr>
        <w:sz w:val="18"/>
      </w:rPr>
      <w:fldChar w:fldCharType="separate"/>
    </w:r>
    <w:r>
      <w:rPr>
        <w:sz w:val="18"/>
      </w:rPr>
      <w:t>[Project Name]</w:t>
    </w:r>
    <w:r>
      <w:rPr>
        <w:sz w:val="18"/>
      </w:rPr>
      <w:fldChar w:fldCharType="end"/>
    </w:r>
    <w:r>
      <w:rPr>
        <w:rFonts w:cs="Arial"/>
        <w:color w:val="404040" w:themeColor="text1" w:themeTint="BF"/>
      </w:rPr>
      <w:ptab w:relativeTo="margin" w:alignment="right" w:leader="none"/>
    </w:r>
    <w:sdt>
      <w:sdtPr>
        <w:rPr>
          <w:sz w:val="18"/>
        </w:rPr>
        <w:alias w:val="Title"/>
        <w:tag w:val=""/>
        <w:id w:val="-1303850833"/>
        <w:dataBinding w:prefixMappings="xmlns:ns0='http://purl.org/dc/elements/1.1/' xmlns:ns1='http://schemas.openxmlformats.org/package/2006/metadata/core-properties' " w:xpath="/ns1:coreProperties[1]/ns0:title[1]" w:storeItemID="{6C3C8BC8-F283-45AE-878A-BAB7291924A1}"/>
        <w:text/>
      </w:sdtPr>
      <w:sdtContent>
        <w:r>
          <w:rPr>
            <w:sz w:val="18"/>
            <w:lang w:val="en-US"/>
          </w:rPr>
          <w:t>System Requirement Specification</w:t>
        </w:r>
      </w:sdtContent>
    </w:sdt>
  </w:p>
  <w:p w14:paraId="5FFD9178" w14:textId="77777777" w:rsidR="00E81EF9" w:rsidRPr="00D61706" w:rsidRDefault="00E81EF9">
    <w:pPr>
      <w:pStyle w:val="Header"/>
      <w:rPr>
        <w:rFonts w:cs="Arial"/>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77894" w14:textId="67E7413E" w:rsidR="00E81EF9" w:rsidRDefault="00E81EF9">
    <w:pPr>
      <w:pStyle w:val="Header"/>
    </w:pPr>
  </w:p>
  <w:p w14:paraId="4C7A0B95" w14:textId="1DBBBB67" w:rsidR="00E81EF9" w:rsidRDefault="00E81EF9" w:rsidP="00E220E9">
    <w:pPr>
      <w:pStyle w:val="Header"/>
      <w:tabs>
        <w:tab w:val="left" w:pos="5812"/>
      </w:tabs>
    </w:pPr>
    <w:r>
      <w:tab/>
    </w:r>
    <w:r>
      <w:tab/>
    </w:r>
  </w:p>
  <w:p w14:paraId="5D73BFB4" w14:textId="4E0EBEED" w:rsidR="00E81EF9" w:rsidRDefault="00E81EF9" w:rsidP="00AF0CC1">
    <w:pPr>
      <w:pStyle w:val="Header"/>
      <w:tabs>
        <w:tab w:val="left" w:pos="5529"/>
      </w:tabs>
    </w:pPr>
    <w:r>
      <w:tab/>
    </w:r>
    <w:r>
      <w:tab/>
    </w:r>
    <w:r>
      <w:tab/>
    </w:r>
  </w:p>
  <w:p w14:paraId="3C8E3E53" w14:textId="1CCD4024" w:rsidR="00E81EF9" w:rsidRDefault="00E81E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A9A215E0"/>
    <w:lvl w:ilvl="0">
      <w:start w:val="1"/>
      <w:numFmt w:val="decimal"/>
      <w:pStyle w:val="Heading1"/>
      <w:lvlText w:val="%1."/>
      <w:lvlJc w:val="left"/>
      <w:pPr>
        <w:ind w:left="-720" w:firstLine="0"/>
      </w:pPr>
      <w:rPr>
        <w:rFonts w:hint="eastAsia"/>
      </w:rPr>
    </w:lvl>
    <w:lvl w:ilvl="1">
      <w:start w:val="1"/>
      <w:numFmt w:val="decimal"/>
      <w:pStyle w:val="Heading2"/>
      <w:lvlText w:val="%1.%2"/>
      <w:lvlJc w:val="left"/>
      <w:pPr>
        <w:ind w:left="-720" w:firstLine="0"/>
      </w:pPr>
      <w:rPr>
        <w:rFonts w:hint="eastAsia"/>
      </w:rPr>
    </w:lvl>
    <w:lvl w:ilvl="2">
      <w:start w:val="1"/>
      <w:numFmt w:val="decimal"/>
      <w:pStyle w:val="Heading3"/>
      <w:lvlText w:val="%1.%2.%3"/>
      <w:lvlJc w:val="left"/>
      <w:pPr>
        <w:ind w:left="-720" w:firstLine="0"/>
      </w:pPr>
      <w:rPr>
        <w:rFonts w:hint="eastAsia"/>
      </w:rPr>
    </w:lvl>
    <w:lvl w:ilvl="3">
      <w:start w:val="1"/>
      <w:numFmt w:val="decimal"/>
      <w:pStyle w:val="Heading4"/>
      <w:lvlText w:val="%1.%2.%3.%4"/>
      <w:lvlJc w:val="left"/>
      <w:pPr>
        <w:ind w:left="-720" w:firstLine="0"/>
      </w:pPr>
      <w:rPr>
        <w:rFonts w:hint="eastAsia"/>
      </w:rPr>
    </w:lvl>
    <w:lvl w:ilvl="4">
      <w:start w:val="1"/>
      <w:numFmt w:val="decimal"/>
      <w:pStyle w:val="Heading5"/>
      <w:lvlText w:val="%1.%2.%3.%4.%5"/>
      <w:lvlJc w:val="left"/>
      <w:pPr>
        <w:ind w:left="-720" w:firstLine="0"/>
      </w:pPr>
      <w:rPr>
        <w:rFonts w:hint="eastAsia"/>
      </w:rPr>
    </w:lvl>
    <w:lvl w:ilvl="5">
      <w:start w:val="1"/>
      <w:numFmt w:val="decimal"/>
      <w:pStyle w:val="Heading6"/>
      <w:lvlText w:val="%1.%2.%3.%4.%5.%6"/>
      <w:lvlJc w:val="left"/>
      <w:pPr>
        <w:ind w:left="-720" w:firstLine="0"/>
      </w:pPr>
      <w:rPr>
        <w:rFonts w:hint="eastAsia"/>
      </w:rPr>
    </w:lvl>
    <w:lvl w:ilvl="6">
      <w:start w:val="1"/>
      <w:numFmt w:val="decimal"/>
      <w:pStyle w:val="Heading7"/>
      <w:lvlText w:val="%1.%2.%3.%4.%5.%6.%7"/>
      <w:lvlJc w:val="left"/>
      <w:pPr>
        <w:ind w:left="-720" w:firstLine="0"/>
      </w:pPr>
      <w:rPr>
        <w:rFonts w:hint="eastAsia"/>
      </w:rPr>
    </w:lvl>
    <w:lvl w:ilvl="7">
      <w:start w:val="1"/>
      <w:numFmt w:val="decimal"/>
      <w:pStyle w:val="Heading8"/>
      <w:lvlText w:val="%1.%2.%3.%4.%5.%6.%7.%8"/>
      <w:lvlJc w:val="left"/>
      <w:pPr>
        <w:ind w:left="-720" w:firstLine="0"/>
      </w:pPr>
      <w:rPr>
        <w:rFonts w:hint="eastAsia"/>
      </w:rPr>
    </w:lvl>
    <w:lvl w:ilvl="8">
      <w:start w:val="1"/>
      <w:numFmt w:val="decimal"/>
      <w:pStyle w:val="Heading9"/>
      <w:lvlText w:val="%1.%2.%3.%4.%5.%6.%7.%8.%9"/>
      <w:lvlJc w:val="left"/>
      <w:pPr>
        <w:ind w:left="-720" w:firstLine="0"/>
      </w:pPr>
      <w:rPr>
        <w:rFonts w:hint="eastAsia"/>
      </w:rPr>
    </w:lvl>
  </w:abstractNum>
  <w:abstractNum w:abstractNumId="1" w15:restartNumberingAfterBreak="0">
    <w:nsid w:val="03D105AD"/>
    <w:multiLevelType w:val="hybridMultilevel"/>
    <w:tmpl w:val="BAF026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95323"/>
    <w:multiLevelType w:val="hybridMultilevel"/>
    <w:tmpl w:val="68CCC3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C86297"/>
    <w:multiLevelType w:val="hybridMultilevel"/>
    <w:tmpl w:val="EB522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364638"/>
    <w:multiLevelType w:val="multilevel"/>
    <w:tmpl w:val="176E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11033"/>
    <w:multiLevelType w:val="hybridMultilevel"/>
    <w:tmpl w:val="3FC024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567C9A"/>
    <w:multiLevelType w:val="hybridMultilevel"/>
    <w:tmpl w:val="50A89D18"/>
    <w:lvl w:ilvl="0" w:tplc="32C0425A">
      <w:start w:val="1"/>
      <w:numFmt w:val="bullet"/>
      <w:pStyle w:val="Level5"/>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CF300F2"/>
    <w:multiLevelType w:val="hybridMultilevel"/>
    <w:tmpl w:val="103AFDF0"/>
    <w:lvl w:ilvl="0" w:tplc="4C5CB458">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AF1526"/>
    <w:multiLevelType w:val="hybridMultilevel"/>
    <w:tmpl w:val="5AEA543E"/>
    <w:lvl w:ilvl="0" w:tplc="6966D66E">
      <w:start w:val="1"/>
      <w:numFmt w:val="bullet"/>
      <w:pStyle w:val="Level4"/>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0D56849"/>
    <w:multiLevelType w:val="multilevel"/>
    <w:tmpl w:val="8F4A9B5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10C2397"/>
    <w:multiLevelType w:val="multilevel"/>
    <w:tmpl w:val="10EC714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1" w15:restartNumberingAfterBreak="0">
    <w:nsid w:val="117E4CCE"/>
    <w:multiLevelType w:val="hybridMultilevel"/>
    <w:tmpl w:val="072A2EBC"/>
    <w:lvl w:ilvl="0" w:tplc="49DE428A">
      <w:start w:val="1"/>
      <w:numFmt w:val="bullet"/>
      <w:pStyle w:val="ListParagraph"/>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34A316F"/>
    <w:multiLevelType w:val="hybridMultilevel"/>
    <w:tmpl w:val="8BB879EC"/>
    <w:lvl w:ilvl="0" w:tplc="BD12CAD8">
      <w:start w:val="1"/>
      <w:numFmt w:val="bullet"/>
      <w:pStyle w:val="Level3"/>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6F27690"/>
    <w:multiLevelType w:val="hybridMultilevel"/>
    <w:tmpl w:val="6BECDC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7373BA7"/>
    <w:multiLevelType w:val="hybridMultilevel"/>
    <w:tmpl w:val="8D4C34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20380E"/>
    <w:multiLevelType w:val="hybridMultilevel"/>
    <w:tmpl w:val="4990A2D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8CB69A4"/>
    <w:multiLevelType w:val="multilevel"/>
    <w:tmpl w:val="1E98F3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8EE0823"/>
    <w:multiLevelType w:val="multilevel"/>
    <w:tmpl w:val="9E827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191F7A82"/>
    <w:multiLevelType w:val="multilevel"/>
    <w:tmpl w:val="54048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DF3FDF"/>
    <w:multiLevelType w:val="hybridMultilevel"/>
    <w:tmpl w:val="BBB8184C"/>
    <w:lvl w:ilvl="0" w:tplc="9E3A9EF8">
      <w:start w:val="1"/>
      <w:numFmt w:val="bullet"/>
      <w:pStyle w:val="Level2"/>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D77034"/>
    <w:multiLevelType w:val="hybridMultilevel"/>
    <w:tmpl w:val="6F44F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2E10C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1ECF2989"/>
    <w:multiLevelType w:val="hybridMultilevel"/>
    <w:tmpl w:val="6BECDC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FE72A27"/>
    <w:multiLevelType w:val="hybridMultilevel"/>
    <w:tmpl w:val="C43A869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2456307"/>
    <w:multiLevelType w:val="hybridMultilevel"/>
    <w:tmpl w:val="6BECDC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22EB54EB"/>
    <w:multiLevelType w:val="hybridMultilevel"/>
    <w:tmpl w:val="D4E4B0E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5352DE8"/>
    <w:multiLevelType w:val="hybridMultilevel"/>
    <w:tmpl w:val="C592EA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CD445F"/>
    <w:multiLevelType w:val="hybridMultilevel"/>
    <w:tmpl w:val="5ED808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77242F"/>
    <w:multiLevelType w:val="multilevel"/>
    <w:tmpl w:val="B308EE8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2C5B5C49"/>
    <w:multiLevelType w:val="hybridMultilevel"/>
    <w:tmpl w:val="4002F76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03757B1"/>
    <w:multiLevelType w:val="hybridMultilevel"/>
    <w:tmpl w:val="B3904E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04D2864"/>
    <w:multiLevelType w:val="hybridMultilevel"/>
    <w:tmpl w:val="7A7E92D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5E41821"/>
    <w:multiLevelType w:val="hybridMultilevel"/>
    <w:tmpl w:val="E3B421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8A607C2"/>
    <w:multiLevelType w:val="hybridMultilevel"/>
    <w:tmpl w:val="0AB4F32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9827052"/>
    <w:multiLevelType w:val="hybridMultilevel"/>
    <w:tmpl w:val="B2502D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1E0A83"/>
    <w:multiLevelType w:val="hybridMultilevel"/>
    <w:tmpl w:val="EB522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00C40E7"/>
    <w:multiLevelType w:val="hybridMultilevel"/>
    <w:tmpl w:val="5F444E2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1627EE1"/>
    <w:multiLevelType w:val="hybridMultilevel"/>
    <w:tmpl w:val="F9B4F79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5367DA2"/>
    <w:multiLevelType w:val="hybridMultilevel"/>
    <w:tmpl w:val="169248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A986D1B"/>
    <w:multiLevelType w:val="hybridMultilevel"/>
    <w:tmpl w:val="01C88C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AF3140A"/>
    <w:multiLevelType w:val="hybridMultilevel"/>
    <w:tmpl w:val="6BECDC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4B3E53AB"/>
    <w:multiLevelType w:val="hybridMultilevel"/>
    <w:tmpl w:val="2FD69B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FE302A0"/>
    <w:multiLevelType w:val="hybridMultilevel"/>
    <w:tmpl w:val="DB4EF2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ED68EE"/>
    <w:multiLevelType w:val="hybridMultilevel"/>
    <w:tmpl w:val="6BECDC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20E2684"/>
    <w:multiLevelType w:val="hybridMultilevel"/>
    <w:tmpl w:val="8E54A5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5C2303C"/>
    <w:multiLevelType w:val="hybridMultilevel"/>
    <w:tmpl w:val="4D74CD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65F497C"/>
    <w:multiLevelType w:val="hybridMultilevel"/>
    <w:tmpl w:val="CB8EA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7744B73"/>
    <w:multiLevelType w:val="hybridMultilevel"/>
    <w:tmpl w:val="6088D0B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5A344398"/>
    <w:multiLevelType w:val="hybridMultilevel"/>
    <w:tmpl w:val="EFDE95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C492559"/>
    <w:multiLevelType w:val="multilevel"/>
    <w:tmpl w:val="EF96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E76D8A"/>
    <w:multiLevelType w:val="multilevel"/>
    <w:tmpl w:val="1D1E7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CF2EE6"/>
    <w:multiLevelType w:val="hybridMultilevel"/>
    <w:tmpl w:val="BF7C9F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754502B"/>
    <w:multiLevelType w:val="multilevel"/>
    <w:tmpl w:val="80CC89F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3" w15:restartNumberingAfterBreak="0">
    <w:nsid w:val="6CC3562C"/>
    <w:multiLevelType w:val="hybridMultilevel"/>
    <w:tmpl w:val="27A2C4F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4E37C36"/>
    <w:multiLevelType w:val="hybridMultilevel"/>
    <w:tmpl w:val="DFEACA8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15:restartNumberingAfterBreak="0">
    <w:nsid w:val="75FE70C3"/>
    <w:multiLevelType w:val="multilevel"/>
    <w:tmpl w:val="5EFEBB3E"/>
    <w:lvl w:ilvl="0">
      <w:start w:val="1"/>
      <w:numFmt w:val="bullet"/>
      <w:pStyle w:val="Bullet"/>
      <w:lvlText w:val=""/>
      <w:lvlJc w:val="left"/>
      <w:pPr>
        <w:ind w:left="144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abstractNum w:abstractNumId="56" w15:restartNumberingAfterBreak="0">
    <w:nsid w:val="78580DBC"/>
    <w:multiLevelType w:val="hybridMultilevel"/>
    <w:tmpl w:val="990AA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A4F7254"/>
    <w:multiLevelType w:val="hybridMultilevel"/>
    <w:tmpl w:val="8660B5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27226425">
    <w:abstractNumId w:val="28"/>
  </w:num>
  <w:num w:numId="2" w16cid:durableId="398214877">
    <w:abstractNumId w:val="55"/>
  </w:num>
  <w:num w:numId="3" w16cid:durableId="1636524979">
    <w:abstractNumId w:val="11"/>
  </w:num>
  <w:num w:numId="4" w16cid:durableId="417407071">
    <w:abstractNumId w:val="0"/>
  </w:num>
  <w:num w:numId="5" w16cid:durableId="2107188020">
    <w:abstractNumId w:val="9"/>
  </w:num>
  <w:num w:numId="6" w16cid:durableId="1227570518">
    <w:abstractNumId w:val="21"/>
  </w:num>
  <w:num w:numId="7" w16cid:durableId="1389839246">
    <w:abstractNumId w:val="37"/>
  </w:num>
  <w:num w:numId="8" w16cid:durableId="1160003681">
    <w:abstractNumId w:val="1"/>
  </w:num>
  <w:num w:numId="9" w16cid:durableId="653723127">
    <w:abstractNumId w:val="36"/>
  </w:num>
  <w:num w:numId="10" w16cid:durableId="416900152">
    <w:abstractNumId w:val="19"/>
  </w:num>
  <w:num w:numId="11" w16cid:durableId="1661157526">
    <w:abstractNumId w:val="56"/>
  </w:num>
  <w:num w:numId="12" w16cid:durableId="1340621726">
    <w:abstractNumId w:val="32"/>
  </w:num>
  <w:num w:numId="13" w16cid:durableId="1030958544">
    <w:abstractNumId w:val="47"/>
  </w:num>
  <w:num w:numId="14" w16cid:durableId="1967588499">
    <w:abstractNumId w:val="54"/>
  </w:num>
  <w:num w:numId="15" w16cid:durableId="825433521">
    <w:abstractNumId w:val="22"/>
  </w:num>
  <w:num w:numId="16" w16cid:durableId="1326204487">
    <w:abstractNumId w:val="48"/>
  </w:num>
  <w:num w:numId="17" w16cid:durableId="401367869">
    <w:abstractNumId w:val="43"/>
  </w:num>
  <w:num w:numId="18" w16cid:durableId="1753887328">
    <w:abstractNumId w:val="35"/>
  </w:num>
  <w:num w:numId="19" w16cid:durableId="633144251">
    <w:abstractNumId w:val="24"/>
  </w:num>
  <w:num w:numId="20" w16cid:durableId="1975796223">
    <w:abstractNumId w:val="3"/>
  </w:num>
  <w:num w:numId="21" w16cid:durableId="165675119">
    <w:abstractNumId w:val="40"/>
  </w:num>
  <w:num w:numId="22" w16cid:durableId="408576262">
    <w:abstractNumId w:val="13"/>
  </w:num>
  <w:num w:numId="23" w16cid:durableId="580483521">
    <w:abstractNumId w:val="20"/>
  </w:num>
  <w:num w:numId="24" w16cid:durableId="272176102">
    <w:abstractNumId w:val="30"/>
  </w:num>
  <w:num w:numId="25" w16cid:durableId="2052609450">
    <w:abstractNumId w:val="26"/>
  </w:num>
  <w:num w:numId="26" w16cid:durableId="764493880">
    <w:abstractNumId w:val="46"/>
  </w:num>
  <w:num w:numId="27" w16cid:durableId="1550259592">
    <w:abstractNumId w:val="44"/>
  </w:num>
  <w:num w:numId="28" w16cid:durableId="1513690458">
    <w:abstractNumId w:val="42"/>
  </w:num>
  <w:num w:numId="29" w16cid:durableId="753015241">
    <w:abstractNumId w:val="33"/>
  </w:num>
  <w:num w:numId="30" w16cid:durableId="995913110">
    <w:abstractNumId w:val="27"/>
  </w:num>
  <w:num w:numId="31" w16cid:durableId="88350316">
    <w:abstractNumId w:val="29"/>
  </w:num>
  <w:num w:numId="32" w16cid:durableId="1680740707">
    <w:abstractNumId w:val="45"/>
  </w:num>
  <w:num w:numId="33" w16cid:durableId="467433472">
    <w:abstractNumId w:val="7"/>
  </w:num>
  <w:num w:numId="34" w16cid:durableId="703402469">
    <w:abstractNumId w:val="31"/>
  </w:num>
  <w:num w:numId="35" w16cid:durableId="1712682657">
    <w:abstractNumId w:val="51"/>
  </w:num>
  <w:num w:numId="36" w16cid:durableId="946888765">
    <w:abstractNumId w:val="34"/>
  </w:num>
  <w:num w:numId="37" w16cid:durableId="1490632477">
    <w:abstractNumId w:val="2"/>
  </w:num>
  <w:num w:numId="38" w16cid:durableId="2104454935">
    <w:abstractNumId w:val="53"/>
  </w:num>
  <w:num w:numId="39" w16cid:durableId="1460487770">
    <w:abstractNumId w:val="41"/>
  </w:num>
  <w:num w:numId="40" w16cid:durableId="161354650">
    <w:abstractNumId w:val="38"/>
  </w:num>
  <w:num w:numId="41" w16cid:durableId="1503664829">
    <w:abstractNumId w:val="14"/>
  </w:num>
  <w:num w:numId="42" w16cid:durableId="475342757">
    <w:abstractNumId w:val="15"/>
  </w:num>
  <w:num w:numId="43" w16cid:durableId="1342971320">
    <w:abstractNumId w:val="12"/>
  </w:num>
  <w:num w:numId="44" w16cid:durableId="1393238396">
    <w:abstractNumId w:val="8"/>
  </w:num>
  <w:num w:numId="45" w16cid:durableId="183983412">
    <w:abstractNumId w:val="6"/>
  </w:num>
  <w:num w:numId="46" w16cid:durableId="347757750">
    <w:abstractNumId w:val="9"/>
  </w:num>
  <w:num w:numId="47" w16cid:durableId="2012104755">
    <w:abstractNumId w:val="57"/>
  </w:num>
  <w:num w:numId="48" w16cid:durableId="280839120">
    <w:abstractNumId w:val="25"/>
  </w:num>
  <w:num w:numId="49" w16cid:durableId="1219783086">
    <w:abstractNumId w:val="5"/>
  </w:num>
  <w:num w:numId="50" w16cid:durableId="282198053">
    <w:abstractNumId w:val="23"/>
  </w:num>
  <w:num w:numId="51" w16cid:durableId="1180703599">
    <w:abstractNumId w:val="39"/>
  </w:num>
  <w:num w:numId="52" w16cid:durableId="103422191">
    <w:abstractNumId w:val="16"/>
  </w:num>
  <w:num w:numId="53" w16cid:durableId="487522417">
    <w:abstractNumId w:val="52"/>
  </w:num>
  <w:num w:numId="54" w16cid:durableId="236481356">
    <w:abstractNumId w:val="49"/>
  </w:num>
  <w:num w:numId="55" w16cid:durableId="1695613643">
    <w:abstractNumId w:val="18"/>
  </w:num>
  <w:num w:numId="56" w16cid:durableId="1821539286">
    <w:abstractNumId w:val="50"/>
  </w:num>
  <w:num w:numId="57" w16cid:durableId="607739824">
    <w:abstractNumId w:val="4"/>
  </w:num>
  <w:num w:numId="58" w16cid:durableId="702633066">
    <w:abstractNumId w:val="10"/>
  </w:num>
  <w:num w:numId="59" w16cid:durableId="171264784">
    <w:abstractNumId w:val="17"/>
  </w:num>
  <w:num w:numId="60" w16cid:durableId="550309083">
    <w:abstractNumId w:val="9"/>
  </w:num>
  <w:num w:numId="61" w16cid:durableId="329139547">
    <w:abstractNumId w:val="19"/>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uangNX2">
    <w15:presenceInfo w15:providerId="None" w15:userId="QuangNX2"/>
  </w15:person>
  <w15:person w15:author="Asus">
    <w15:presenceInfo w15:providerId="None" w15:userId="Asus"/>
  </w15:person>
  <w15:person w15:author="Jacky Jacky">
    <w15:presenceInfo w15:providerId="Windows Live" w15:userId="8d8a2ea479a564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5B0F"/>
    <w:rsid w:val="00000387"/>
    <w:rsid w:val="00000B81"/>
    <w:rsid w:val="00001A6B"/>
    <w:rsid w:val="00001FB5"/>
    <w:rsid w:val="00002423"/>
    <w:rsid w:val="000035A5"/>
    <w:rsid w:val="00003AF0"/>
    <w:rsid w:val="00003E72"/>
    <w:rsid w:val="000044B8"/>
    <w:rsid w:val="00006671"/>
    <w:rsid w:val="000071D2"/>
    <w:rsid w:val="00007207"/>
    <w:rsid w:val="0000737A"/>
    <w:rsid w:val="0001149A"/>
    <w:rsid w:val="000116EF"/>
    <w:rsid w:val="00011DBF"/>
    <w:rsid w:val="0001233E"/>
    <w:rsid w:val="00012C12"/>
    <w:rsid w:val="00013834"/>
    <w:rsid w:val="000147A2"/>
    <w:rsid w:val="00014B16"/>
    <w:rsid w:val="00016EC3"/>
    <w:rsid w:val="00017205"/>
    <w:rsid w:val="0002161D"/>
    <w:rsid w:val="00022391"/>
    <w:rsid w:val="0002288A"/>
    <w:rsid w:val="00022C6C"/>
    <w:rsid w:val="00022EE6"/>
    <w:rsid w:val="0002391D"/>
    <w:rsid w:val="00023B8F"/>
    <w:rsid w:val="00024EB5"/>
    <w:rsid w:val="00024F09"/>
    <w:rsid w:val="00026300"/>
    <w:rsid w:val="000266A1"/>
    <w:rsid w:val="00026B54"/>
    <w:rsid w:val="000272CC"/>
    <w:rsid w:val="0003069B"/>
    <w:rsid w:val="0003084F"/>
    <w:rsid w:val="00030D1B"/>
    <w:rsid w:val="00031970"/>
    <w:rsid w:val="00032582"/>
    <w:rsid w:val="0003262E"/>
    <w:rsid w:val="00032675"/>
    <w:rsid w:val="00032CBA"/>
    <w:rsid w:val="00032FEE"/>
    <w:rsid w:val="000336F1"/>
    <w:rsid w:val="00033889"/>
    <w:rsid w:val="00034335"/>
    <w:rsid w:val="0003599D"/>
    <w:rsid w:val="00035A31"/>
    <w:rsid w:val="00035E81"/>
    <w:rsid w:val="00036469"/>
    <w:rsid w:val="000368FA"/>
    <w:rsid w:val="0003734F"/>
    <w:rsid w:val="0003744D"/>
    <w:rsid w:val="00037465"/>
    <w:rsid w:val="00041279"/>
    <w:rsid w:val="0004178E"/>
    <w:rsid w:val="00041B65"/>
    <w:rsid w:val="00041E20"/>
    <w:rsid w:val="000423E6"/>
    <w:rsid w:val="000429D2"/>
    <w:rsid w:val="00042D2C"/>
    <w:rsid w:val="000431CE"/>
    <w:rsid w:val="000431CF"/>
    <w:rsid w:val="00043DFA"/>
    <w:rsid w:val="0004484B"/>
    <w:rsid w:val="00044D0A"/>
    <w:rsid w:val="00044E74"/>
    <w:rsid w:val="00046156"/>
    <w:rsid w:val="00046CCC"/>
    <w:rsid w:val="00046FBE"/>
    <w:rsid w:val="0004707D"/>
    <w:rsid w:val="00047812"/>
    <w:rsid w:val="00047CA3"/>
    <w:rsid w:val="000502C1"/>
    <w:rsid w:val="00051C86"/>
    <w:rsid w:val="000539FD"/>
    <w:rsid w:val="00053AB7"/>
    <w:rsid w:val="0005454B"/>
    <w:rsid w:val="00054719"/>
    <w:rsid w:val="0005475E"/>
    <w:rsid w:val="00054B76"/>
    <w:rsid w:val="0005631D"/>
    <w:rsid w:val="0005652B"/>
    <w:rsid w:val="00057CA6"/>
    <w:rsid w:val="00057CDC"/>
    <w:rsid w:val="00060BEF"/>
    <w:rsid w:val="00060C72"/>
    <w:rsid w:val="00060D06"/>
    <w:rsid w:val="00060EFF"/>
    <w:rsid w:val="00061885"/>
    <w:rsid w:val="0006218C"/>
    <w:rsid w:val="000636B1"/>
    <w:rsid w:val="00064559"/>
    <w:rsid w:val="00064E81"/>
    <w:rsid w:val="00064E96"/>
    <w:rsid w:val="00064FB5"/>
    <w:rsid w:val="000663DC"/>
    <w:rsid w:val="000664A1"/>
    <w:rsid w:val="00066B68"/>
    <w:rsid w:val="000678E8"/>
    <w:rsid w:val="00067A60"/>
    <w:rsid w:val="00073682"/>
    <w:rsid w:val="00073879"/>
    <w:rsid w:val="00074DD4"/>
    <w:rsid w:val="00075B00"/>
    <w:rsid w:val="00075BCC"/>
    <w:rsid w:val="0007680B"/>
    <w:rsid w:val="00076EB8"/>
    <w:rsid w:val="00077832"/>
    <w:rsid w:val="00080125"/>
    <w:rsid w:val="00080984"/>
    <w:rsid w:val="00080B2C"/>
    <w:rsid w:val="000811DE"/>
    <w:rsid w:val="0008148B"/>
    <w:rsid w:val="00081B2B"/>
    <w:rsid w:val="000825C9"/>
    <w:rsid w:val="00082A77"/>
    <w:rsid w:val="00083591"/>
    <w:rsid w:val="00083D85"/>
    <w:rsid w:val="0008483E"/>
    <w:rsid w:val="00084A8A"/>
    <w:rsid w:val="00084EE3"/>
    <w:rsid w:val="00087577"/>
    <w:rsid w:val="000875E1"/>
    <w:rsid w:val="0008774E"/>
    <w:rsid w:val="00087E27"/>
    <w:rsid w:val="00090016"/>
    <w:rsid w:val="00090127"/>
    <w:rsid w:val="0009147E"/>
    <w:rsid w:val="00091B5B"/>
    <w:rsid w:val="00091E6F"/>
    <w:rsid w:val="0009251C"/>
    <w:rsid w:val="000939D0"/>
    <w:rsid w:val="00093B4E"/>
    <w:rsid w:val="0009440A"/>
    <w:rsid w:val="00094443"/>
    <w:rsid w:val="00094A32"/>
    <w:rsid w:val="0009526E"/>
    <w:rsid w:val="000956D3"/>
    <w:rsid w:val="000957CB"/>
    <w:rsid w:val="00095CA6"/>
    <w:rsid w:val="00095FBE"/>
    <w:rsid w:val="00095FDC"/>
    <w:rsid w:val="0009601F"/>
    <w:rsid w:val="000963D0"/>
    <w:rsid w:val="00096F7A"/>
    <w:rsid w:val="0009787F"/>
    <w:rsid w:val="000A0791"/>
    <w:rsid w:val="000A08FA"/>
    <w:rsid w:val="000A0C92"/>
    <w:rsid w:val="000A2BB6"/>
    <w:rsid w:val="000A3398"/>
    <w:rsid w:val="000A3654"/>
    <w:rsid w:val="000A4834"/>
    <w:rsid w:val="000A4965"/>
    <w:rsid w:val="000A4A3F"/>
    <w:rsid w:val="000A4AB9"/>
    <w:rsid w:val="000A51C7"/>
    <w:rsid w:val="000A72C2"/>
    <w:rsid w:val="000A7888"/>
    <w:rsid w:val="000A7E59"/>
    <w:rsid w:val="000A7ED9"/>
    <w:rsid w:val="000B053F"/>
    <w:rsid w:val="000B1544"/>
    <w:rsid w:val="000B4B25"/>
    <w:rsid w:val="000B4FBA"/>
    <w:rsid w:val="000B55AB"/>
    <w:rsid w:val="000B5A13"/>
    <w:rsid w:val="000B5C2E"/>
    <w:rsid w:val="000B5F0B"/>
    <w:rsid w:val="000B631F"/>
    <w:rsid w:val="000B6A78"/>
    <w:rsid w:val="000B6ABB"/>
    <w:rsid w:val="000B6AC1"/>
    <w:rsid w:val="000B6F96"/>
    <w:rsid w:val="000B7006"/>
    <w:rsid w:val="000B79CC"/>
    <w:rsid w:val="000B7ACC"/>
    <w:rsid w:val="000C02D0"/>
    <w:rsid w:val="000C0ACA"/>
    <w:rsid w:val="000C0DB9"/>
    <w:rsid w:val="000C0E5E"/>
    <w:rsid w:val="000C20CA"/>
    <w:rsid w:val="000C25E2"/>
    <w:rsid w:val="000C3751"/>
    <w:rsid w:val="000C37C4"/>
    <w:rsid w:val="000C3919"/>
    <w:rsid w:val="000C3AEC"/>
    <w:rsid w:val="000C49EA"/>
    <w:rsid w:val="000C5A0A"/>
    <w:rsid w:val="000C5BA4"/>
    <w:rsid w:val="000C6430"/>
    <w:rsid w:val="000C64E6"/>
    <w:rsid w:val="000C74BC"/>
    <w:rsid w:val="000C7CF5"/>
    <w:rsid w:val="000C7F93"/>
    <w:rsid w:val="000D082E"/>
    <w:rsid w:val="000D157F"/>
    <w:rsid w:val="000D15C6"/>
    <w:rsid w:val="000D199A"/>
    <w:rsid w:val="000D2110"/>
    <w:rsid w:val="000D2176"/>
    <w:rsid w:val="000D25AF"/>
    <w:rsid w:val="000D2764"/>
    <w:rsid w:val="000D2BEA"/>
    <w:rsid w:val="000D2F0D"/>
    <w:rsid w:val="000D390B"/>
    <w:rsid w:val="000D39A9"/>
    <w:rsid w:val="000D48C7"/>
    <w:rsid w:val="000D49C1"/>
    <w:rsid w:val="000D521E"/>
    <w:rsid w:val="000D7100"/>
    <w:rsid w:val="000D723C"/>
    <w:rsid w:val="000E0CA8"/>
    <w:rsid w:val="000E0DA4"/>
    <w:rsid w:val="000E3183"/>
    <w:rsid w:val="000E352C"/>
    <w:rsid w:val="000E6A80"/>
    <w:rsid w:val="000E6B1F"/>
    <w:rsid w:val="000F0070"/>
    <w:rsid w:val="000F07C0"/>
    <w:rsid w:val="000F130E"/>
    <w:rsid w:val="000F18E9"/>
    <w:rsid w:val="000F1FDD"/>
    <w:rsid w:val="000F207B"/>
    <w:rsid w:val="000F2A3D"/>
    <w:rsid w:val="000F33AA"/>
    <w:rsid w:val="000F456D"/>
    <w:rsid w:val="000F4649"/>
    <w:rsid w:val="000F4A2D"/>
    <w:rsid w:val="000F4EC2"/>
    <w:rsid w:val="000F5132"/>
    <w:rsid w:val="000F52D0"/>
    <w:rsid w:val="000F57B7"/>
    <w:rsid w:val="000F58F9"/>
    <w:rsid w:val="000F5B2B"/>
    <w:rsid w:val="000F5BD1"/>
    <w:rsid w:val="000F73F6"/>
    <w:rsid w:val="000F7A49"/>
    <w:rsid w:val="000F7AA2"/>
    <w:rsid w:val="00100E8C"/>
    <w:rsid w:val="00100F5B"/>
    <w:rsid w:val="00101CBB"/>
    <w:rsid w:val="001024BC"/>
    <w:rsid w:val="00103DCD"/>
    <w:rsid w:val="00104D6E"/>
    <w:rsid w:val="00104DA8"/>
    <w:rsid w:val="00105B1D"/>
    <w:rsid w:val="00105E70"/>
    <w:rsid w:val="00105EA5"/>
    <w:rsid w:val="001065FC"/>
    <w:rsid w:val="001100E0"/>
    <w:rsid w:val="00110851"/>
    <w:rsid w:val="001114E5"/>
    <w:rsid w:val="00111AF7"/>
    <w:rsid w:val="00112D1C"/>
    <w:rsid w:val="00114204"/>
    <w:rsid w:val="00114989"/>
    <w:rsid w:val="0011510D"/>
    <w:rsid w:val="001155B0"/>
    <w:rsid w:val="00115813"/>
    <w:rsid w:val="001161B7"/>
    <w:rsid w:val="00116CF5"/>
    <w:rsid w:val="0012158A"/>
    <w:rsid w:val="001238A9"/>
    <w:rsid w:val="00125335"/>
    <w:rsid w:val="00125B0D"/>
    <w:rsid w:val="00125D2E"/>
    <w:rsid w:val="00125ED5"/>
    <w:rsid w:val="0012675C"/>
    <w:rsid w:val="00126834"/>
    <w:rsid w:val="00127E2D"/>
    <w:rsid w:val="00130B13"/>
    <w:rsid w:val="00130D70"/>
    <w:rsid w:val="00130E4D"/>
    <w:rsid w:val="00131A11"/>
    <w:rsid w:val="00131FF2"/>
    <w:rsid w:val="00132898"/>
    <w:rsid w:val="001328A8"/>
    <w:rsid w:val="001351CC"/>
    <w:rsid w:val="00135989"/>
    <w:rsid w:val="00135E82"/>
    <w:rsid w:val="00135F24"/>
    <w:rsid w:val="00136F20"/>
    <w:rsid w:val="00137E17"/>
    <w:rsid w:val="001405EA"/>
    <w:rsid w:val="00140FD3"/>
    <w:rsid w:val="0014119B"/>
    <w:rsid w:val="00141590"/>
    <w:rsid w:val="001419B9"/>
    <w:rsid w:val="00141CEE"/>
    <w:rsid w:val="00142012"/>
    <w:rsid w:val="001426F0"/>
    <w:rsid w:val="00142D68"/>
    <w:rsid w:val="00143B93"/>
    <w:rsid w:val="00144496"/>
    <w:rsid w:val="00144632"/>
    <w:rsid w:val="00144A37"/>
    <w:rsid w:val="00145A28"/>
    <w:rsid w:val="00145E19"/>
    <w:rsid w:val="00146203"/>
    <w:rsid w:val="0014645B"/>
    <w:rsid w:val="001467A4"/>
    <w:rsid w:val="00146FAE"/>
    <w:rsid w:val="00147222"/>
    <w:rsid w:val="00147684"/>
    <w:rsid w:val="00147EFE"/>
    <w:rsid w:val="001507AC"/>
    <w:rsid w:val="00150942"/>
    <w:rsid w:val="00151069"/>
    <w:rsid w:val="00151D9F"/>
    <w:rsid w:val="00152262"/>
    <w:rsid w:val="001525E0"/>
    <w:rsid w:val="0015285F"/>
    <w:rsid w:val="00152C9C"/>
    <w:rsid w:val="00152D69"/>
    <w:rsid w:val="00153106"/>
    <w:rsid w:val="001535E5"/>
    <w:rsid w:val="0015521C"/>
    <w:rsid w:val="001560B2"/>
    <w:rsid w:val="00156D9E"/>
    <w:rsid w:val="00156EA6"/>
    <w:rsid w:val="00162B5F"/>
    <w:rsid w:val="0016365A"/>
    <w:rsid w:val="00163666"/>
    <w:rsid w:val="00163669"/>
    <w:rsid w:val="00163AFB"/>
    <w:rsid w:val="00163C26"/>
    <w:rsid w:val="00163EF2"/>
    <w:rsid w:val="00164175"/>
    <w:rsid w:val="00165089"/>
    <w:rsid w:val="00166A07"/>
    <w:rsid w:val="00166C9C"/>
    <w:rsid w:val="00170585"/>
    <w:rsid w:val="001708CF"/>
    <w:rsid w:val="00170D11"/>
    <w:rsid w:val="00170D33"/>
    <w:rsid w:val="00170EAC"/>
    <w:rsid w:val="00170F91"/>
    <w:rsid w:val="001712EB"/>
    <w:rsid w:val="001715FE"/>
    <w:rsid w:val="00172A82"/>
    <w:rsid w:val="00173B2C"/>
    <w:rsid w:val="0017424A"/>
    <w:rsid w:val="001755CF"/>
    <w:rsid w:val="0017646B"/>
    <w:rsid w:val="00176586"/>
    <w:rsid w:val="00176821"/>
    <w:rsid w:val="0017693A"/>
    <w:rsid w:val="00176CF4"/>
    <w:rsid w:val="0017708E"/>
    <w:rsid w:val="00177886"/>
    <w:rsid w:val="00177CE8"/>
    <w:rsid w:val="0018006A"/>
    <w:rsid w:val="00180352"/>
    <w:rsid w:val="0018157E"/>
    <w:rsid w:val="001829B4"/>
    <w:rsid w:val="001839A6"/>
    <w:rsid w:val="00184560"/>
    <w:rsid w:val="00185029"/>
    <w:rsid w:val="001852C1"/>
    <w:rsid w:val="00185811"/>
    <w:rsid w:val="0018591A"/>
    <w:rsid w:val="00185B87"/>
    <w:rsid w:val="00186018"/>
    <w:rsid w:val="00186562"/>
    <w:rsid w:val="00186778"/>
    <w:rsid w:val="00190283"/>
    <w:rsid w:val="00190764"/>
    <w:rsid w:val="0019078B"/>
    <w:rsid w:val="00191A0E"/>
    <w:rsid w:val="001931B4"/>
    <w:rsid w:val="001949F6"/>
    <w:rsid w:val="0019516D"/>
    <w:rsid w:val="0019525C"/>
    <w:rsid w:val="00195568"/>
    <w:rsid w:val="001966FA"/>
    <w:rsid w:val="00196800"/>
    <w:rsid w:val="00196F0B"/>
    <w:rsid w:val="00197491"/>
    <w:rsid w:val="001A091D"/>
    <w:rsid w:val="001A0D29"/>
    <w:rsid w:val="001A1120"/>
    <w:rsid w:val="001A1881"/>
    <w:rsid w:val="001A4CE1"/>
    <w:rsid w:val="001A543A"/>
    <w:rsid w:val="001A576B"/>
    <w:rsid w:val="001A5798"/>
    <w:rsid w:val="001A5BBF"/>
    <w:rsid w:val="001A5E0F"/>
    <w:rsid w:val="001A5FB8"/>
    <w:rsid w:val="001A6E28"/>
    <w:rsid w:val="001A70F3"/>
    <w:rsid w:val="001B1273"/>
    <w:rsid w:val="001B2AFC"/>
    <w:rsid w:val="001B2D71"/>
    <w:rsid w:val="001B2EA6"/>
    <w:rsid w:val="001B2F89"/>
    <w:rsid w:val="001B3E81"/>
    <w:rsid w:val="001B4BF1"/>
    <w:rsid w:val="001B4C27"/>
    <w:rsid w:val="001B52CE"/>
    <w:rsid w:val="001B551F"/>
    <w:rsid w:val="001B58DE"/>
    <w:rsid w:val="001B593B"/>
    <w:rsid w:val="001B5E5E"/>
    <w:rsid w:val="001B621C"/>
    <w:rsid w:val="001B7060"/>
    <w:rsid w:val="001B73BB"/>
    <w:rsid w:val="001B7627"/>
    <w:rsid w:val="001B7842"/>
    <w:rsid w:val="001B7DB4"/>
    <w:rsid w:val="001B7FCF"/>
    <w:rsid w:val="001C03F2"/>
    <w:rsid w:val="001C0B69"/>
    <w:rsid w:val="001C138E"/>
    <w:rsid w:val="001C15B8"/>
    <w:rsid w:val="001C1959"/>
    <w:rsid w:val="001C197E"/>
    <w:rsid w:val="001C1FB8"/>
    <w:rsid w:val="001C20CE"/>
    <w:rsid w:val="001C24FB"/>
    <w:rsid w:val="001C37F1"/>
    <w:rsid w:val="001C538E"/>
    <w:rsid w:val="001C54EE"/>
    <w:rsid w:val="001C55E0"/>
    <w:rsid w:val="001C6302"/>
    <w:rsid w:val="001C6537"/>
    <w:rsid w:val="001C7137"/>
    <w:rsid w:val="001C7A74"/>
    <w:rsid w:val="001C7ECF"/>
    <w:rsid w:val="001D04D9"/>
    <w:rsid w:val="001D0950"/>
    <w:rsid w:val="001D1412"/>
    <w:rsid w:val="001D1A44"/>
    <w:rsid w:val="001D2B18"/>
    <w:rsid w:val="001D2C7E"/>
    <w:rsid w:val="001D330A"/>
    <w:rsid w:val="001D33AA"/>
    <w:rsid w:val="001D36DB"/>
    <w:rsid w:val="001D3920"/>
    <w:rsid w:val="001D3AC6"/>
    <w:rsid w:val="001D4026"/>
    <w:rsid w:val="001D4E2E"/>
    <w:rsid w:val="001D5673"/>
    <w:rsid w:val="001D59B4"/>
    <w:rsid w:val="001D68B1"/>
    <w:rsid w:val="001D6937"/>
    <w:rsid w:val="001D6E19"/>
    <w:rsid w:val="001D7489"/>
    <w:rsid w:val="001D7FCA"/>
    <w:rsid w:val="001E0334"/>
    <w:rsid w:val="001E07CA"/>
    <w:rsid w:val="001E0A52"/>
    <w:rsid w:val="001E0EEC"/>
    <w:rsid w:val="001E140B"/>
    <w:rsid w:val="001E2DC8"/>
    <w:rsid w:val="001E2DEF"/>
    <w:rsid w:val="001E3905"/>
    <w:rsid w:val="001E3A12"/>
    <w:rsid w:val="001E3C0A"/>
    <w:rsid w:val="001E4F75"/>
    <w:rsid w:val="001E527E"/>
    <w:rsid w:val="001E531F"/>
    <w:rsid w:val="001E65B0"/>
    <w:rsid w:val="001E6739"/>
    <w:rsid w:val="001E6E2F"/>
    <w:rsid w:val="001E78B9"/>
    <w:rsid w:val="001F02A9"/>
    <w:rsid w:val="001F0CA8"/>
    <w:rsid w:val="001F0D35"/>
    <w:rsid w:val="001F12CF"/>
    <w:rsid w:val="001F1651"/>
    <w:rsid w:val="001F1C81"/>
    <w:rsid w:val="001F2249"/>
    <w:rsid w:val="001F29C5"/>
    <w:rsid w:val="001F35CE"/>
    <w:rsid w:val="001F3E51"/>
    <w:rsid w:val="001F405F"/>
    <w:rsid w:val="001F4E54"/>
    <w:rsid w:val="001F50C3"/>
    <w:rsid w:val="001F55AA"/>
    <w:rsid w:val="001F59A8"/>
    <w:rsid w:val="001F5FE9"/>
    <w:rsid w:val="001F630F"/>
    <w:rsid w:val="001F7083"/>
    <w:rsid w:val="001F710A"/>
    <w:rsid w:val="001F7134"/>
    <w:rsid w:val="001F7769"/>
    <w:rsid w:val="001F7958"/>
    <w:rsid w:val="00200806"/>
    <w:rsid w:val="00201D76"/>
    <w:rsid w:val="00202341"/>
    <w:rsid w:val="00202764"/>
    <w:rsid w:val="00203547"/>
    <w:rsid w:val="002035E9"/>
    <w:rsid w:val="00203901"/>
    <w:rsid w:val="00204AC1"/>
    <w:rsid w:val="00204B13"/>
    <w:rsid w:val="00205E2A"/>
    <w:rsid w:val="002063EB"/>
    <w:rsid w:val="002066E8"/>
    <w:rsid w:val="00207599"/>
    <w:rsid w:val="00210C7B"/>
    <w:rsid w:val="002110D6"/>
    <w:rsid w:val="002113E1"/>
    <w:rsid w:val="002117D3"/>
    <w:rsid w:val="0021295E"/>
    <w:rsid w:val="0021298F"/>
    <w:rsid w:val="00212C48"/>
    <w:rsid w:val="00213A19"/>
    <w:rsid w:val="0021425A"/>
    <w:rsid w:val="00214AB3"/>
    <w:rsid w:val="00214B2A"/>
    <w:rsid w:val="002155C5"/>
    <w:rsid w:val="00215BB4"/>
    <w:rsid w:val="00215D13"/>
    <w:rsid w:val="00216150"/>
    <w:rsid w:val="00216258"/>
    <w:rsid w:val="00217852"/>
    <w:rsid w:val="002179AF"/>
    <w:rsid w:val="00220B81"/>
    <w:rsid w:val="00221515"/>
    <w:rsid w:val="00221B73"/>
    <w:rsid w:val="00221D0B"/>
    <w:rsid w:val="002229E5"/>
    <w:rsid w:val="00223711"/>
    <w:rsid w:val="002239D5"/>
    <w:rsid w:val="002242A8"/>
    <w:rsid w:val="0022494E"/>
    <w:rsid w:val="00224CD1"/>
    <w:rsid w:val="00224FBD"/>
    <w:rsid w:val="0022531F"/>
    <w:rsid w:val="002256B9"/>
    <w:rsid w:val="0022627D"/>
    <w:rsid w:val="00226ECD"/>
    <w:rsid w:val="0022705E"/>
    <w:rsid w:val="00227E2F"/>
    <w:rsid w:val="0023060E"/>
    <w:rsid w:val="0023060F"/>
    <w:rsid w:val="002307B3"/>
    <w:rsid w:val="002307D0"/>
    <w:rsid w:val="00230A3C"/>
    <w:rsid w:val="00230E4F"/>
    <w:rsid w:val="002312CC"/>
    <w:rsid w:val="00231FAD"/>
    <w:rsid w:val="00232A0D"/>
    <w:rsid w:val="00233EE9"/>
    <w:rsid w:val="00234B50"/>
    <w:rsid w:val="00235A05"/>
    <w:rsid w:val="002363DD"/>
    <w:rsid w:val="00236E0F"/>
    <w:rsid w:val="00237369"/>
    <w:rsid w:val="002379B9"/>
    <w:rsid w:val="00237D16"/>
    <w:rsid w:val="00240195"/>
    <w:rsid w:val="002405E7"/>
    <w:rsid w:val="00240C51"/>
    <w:rsid w:val="00241183"/>
    <w:rsid w:val="002427E5"/>
    <w:rsid w:val="0024303D"/>
    <w:rsid w:val="00243672"/>
    <w:rsid w:val="0024625C"/>
    <w:rsid w:val="0024639E"/>
    <w:rsid w:val="002467DB"/>
    <w:rsid w:val="0024778E"/>
    <w:rsid w:val="00247AD2"/>
    <w:rsid w:val="002510E1"/>
    <w:rsid w:val="002535BD"/>
    <w:rsid w:val="00253643"/>
    <w:rsid w:val="00253E3C"/>
    <w:rsid w:val="00254755"/>
    <w:rsid w:val="00254BE3"/>
    <w:rsid w:val="00254DB8"/>
    <w:rsid w:val="00255225"/>
    <w:rsid w:val="00255312"/>
    <w:rsid w:val="0025569B"/>
    <w:rsid w:val="00255CAE"/>
    <w:rsid w:val="002565D6"/>
    <w:rsid w:val="00256D1A"/>
    <w:rsid w:val="002576DF"/>
    <w:rsid w:val="002578D6"/>
    <w:rsid w:val="00257A1B"/>
    <w:rsid w:val="00257EE7"/>
    <w:rsid w:val="0026136F"/>
    <w:rsid w:val="00261C6A"/>
    <w:rsid w:val="00262246"/>
    <w:rsid w:val="002622B1"/>
    <w:rsid w:val="00262F5B"/>
    <w:rsid w:val="002637B9"/>
    <w:rsid w:val="00264597"/>
    <w:rsid w:val="002648E2"/>
    <w:rsid w:val="00264EA7"/>
    <w:rsid w:val="0026629A"/>
    <w:rsid w:val="00266CA3"/>
    <w:rsid w:val="00267E74"/>
    <w:rsid w:val="00267EAD"/>
    <w:rsid w:val="0027041D"/>
    <w:rsid w:val="00270786"/>
    <w:rsid w:val="00270977"/>
    <w:rsid w:val="00270D3C"/>
    <w:rsid w:val="002711EB"/>
    <w:rsid w:val="00271E3B"/>
    <w:rsid w:val="002723A9"/>
    <w:rsid w:val="0027410B"/>
    <w:rsid w:val="002744F9"/>
    <w:rsid w:val="002753CA"/>
    <w:rsid w:val="00276163"/>
    <w:rsid w:val="00276E3F"/>
    <w:rsid w:val="00277517"/>
    <w:rsid w:val="00277A34"/>
    <w:rsid w:val="00280497"/>
    <w:rsid w:val="00282355"/>
    <w:rsid w:val="0028260C"/>
    <w:rsid w:val="00282A6F"/>
    <w:rsid w:val="00283297"/>
    <w:rsid w:val="00285562"/>
    <w:rsid w:val="0028571D"/>
    <w:rsid w:val="00286720"/>
    <w:rsid w:val="00286932"/>
    <w:rsid w:val="002900F9"/>
    <w:rsid w:val="002911E8"/>
    <w:rsid w:val="002911F5"/>
    <w:rsid w:val="002929CC"/>
    <w:rsid w:val="002930AB"/>
    <w:rsid w:val="0029344D"/>
    <w:rsid w:val="00293558"/>
    <w:rsid w:val="002943DF"/>
    <w:rsid w:val="00294F74"/>
    <w:rsid w:val="002962F9"/>
    <w:rsid w:val="00296CE4"/>
    <w:rsid w:val="002A0760"/>
    <w:rsid w:val="002A1814"/>
    <w:rsid w:val="002A2351"/>
    <w:rsid w:val="002A2485"/>
    <w:rsid w:val="002A3224"/>
    <w:rsid w:val="002A6AEF"/>
    <w:rsid w:val="002A6D7A"/>
    <w:rsid w:val="002A6FBC"/>
    <w:rsid w:val="002A7B3D"/>
    <w:rsid w:val="002B00F7"/>
    <w:rsid w:val="002B00FD"/>
    <w:rsid w:val="002B0EF7"/>
    <w:rsid w:val="002B1588"/>
    <w:rsid w:val="002B1C74"/>
    <w:rsid w:val="002B23E8"/>
    <w:rsid w:val="002B2ED0"/>
    <w:rsid w:val="002B3218"/>
    <w:rsid w:val="002B363F"/>
    <w:rsid w:val="002B3A95"/>
    <w:rsid w:val="002B417F"/>
    <w:rsid w:val="002B50ED"/>
    <w:rsid w:val="002B55B9"/>
    <w:rsid w:val="002B63FC"/>
    <w:rsid w:val="002B6FF0"/>
    <w:rsid w:val="002B70DF"/>
    <w:rsid w:val="002B7485"/>
    <w:rsid w:val="002C09B1"/>
    <w:rsid w:val="002C1330"/>
    <w:rsid w:val="002C162B"/>
    <w:rsid w:val="002C1E16"/>
    <w:rsid w:val="002C1F62"/>
    <w:rsid w:val="002C26E9"/>
    <w:rsid w:val="002C30BD"/>
    <w:rsid w:val="002C3F87"/>
    <w:rsid w:val="002C4383"/>
    <w:rsid w:val="002C65A6"/>
    <w:rsid w:val="002C6E05"/>
    <w:rsid w:val="002C7842"/>
    <w:rsid w:val="002C793C"/>
    <w:rsid w:val="002C7EE5"/>
    <w:rsid w:val="002D05AB"/>
    <w:rsid w:val="002D0A42"/>
    <w:rsid w:val="002D0E95"/>
    <w:rsid w:val="002D18AC"/>
    <w:rsid w:val="002D2246"/>
    <w:rsid w:val="002D2E6A"/>
    <w:rsid w:val="002D2F13"/>
    <w:rsid w:val="002D329E"/>
    <w:rsid w:val="002D3DB8"/>
    <w:rsid w:val="002D4739"/>
    <w:rsid w:val="002D4C86"/>
    <w:rsid w:val="002D51A0"/>
    <w:rsid w:val="002D6741"/>
    <w:rsid w:val="002D75B7"/>
    <w:rsid w:val="002D76E0"/>
    <w:rsid w:val="002D7D22"/>
    <w:rsid w:val="002E11B9"/>
    <w:rsid w:val="002E1ABC"/>
    <w:rsid w:val="002E2055"/>
    <w:rsid w:val="002E2391"/>
    <w:rsid w:val="002E276F"/>
    <w:rsid w:val="002E3EBE"/>
    <w:rsid w:val="002E4567"/>
    <w:rsid w:val="002E473E"/>
    <w:rsid w:val="002E4C45"/>
    <w:rsid w:val="002E50E7"/>
    <w:rsid w:val="002E609A"/>
    <w:rsid w:val="002E65C2"/>
    <w:rsid w:val="002E6BBE"/>
    <w:rsid w:val="002E6C71"/>
    <w:rsid w:val="002E6D83"/>
    <w:rsid w:val="002E76F0"/>
    <w:rsid w:val="002E7802"/>
    <w:rsid w:val="002E78AC"/>
    <w:rsid w:val="002E7C4E"/>
    <w:rsid w:val="002F00DF"/>
    <w:rsid w:val="002F0F5F"/>
    <w:rsid w:val="002F1E7C"/>
    <w:rsid w:val="002F207F"/>
    <w:rsid w:val="002F2521"/>
    <w:rsid w:val="002F2534"/>
    <w:rsid w:val="002F3302"/>
    <w:rsid w:val="002F36C5"/>
    <w:rsid w:val="002F381E"/>
    <w:rsid w:val="002F3D89"/>
    <w:rsid w:val="002F579A"/>
    <w:rsid w:val="002F59FB"/>
    <w:rsid w:val="002F5F14"/>
    <w:rsid w:val="002F62D6"/>
    <w:rsid w:val="002F63AB"/>
    <w:rsid w:val="002F6BB3"/>
    <w:rsid w:val="002F7801"/>
    <w:rsid w:val="003003E8"/>
    <w:rsid w:val="0030048B"/>
    <w:rsid w:val="00300A2C"/>
    <w:rsid w:val="00300E5C"/>
    <w:rsid w:val="00302C9A"/>
    <w:rsid w:val="00302D88"/>
    <w:rsid w:val="003031FF"/>
    <w:rsid w:val="003035BC"/>
    <w:rsid w:val="00304352"/>
    <w:rsid w:val="003043AC"/>
    <w:rsid w:val="00304BF4"/>
    <w:rsid w:val="003053C5"/>
    <w:rsid w:val="0030555A"/>
    <w:rsid w:val="00307B14"/>
    <w:rsid w:val="0031065E"/>
    <w:rsid w:val="00310C5C"/>
    <w:rsid w:val="00310E9C"/>
    <w:rsid w:val="00310F63"/>
    <w:rsid w:val="00311046"/>
    <w:rsid w:val="0031172D"/>
    <w:rsid w:val="003118FC"/>
    <w:rsid w:val="00311B77"/>
    <w:rsid w:val="00311F23"/>
    <w:rsid w:val="0031388F"/>
    <w:rsid w:val="0031398C"/>
    <w:rsid w:val="00313AF4"/>
    <w:rsid w:val="00314865"/>
    <w:rsid w:val="00314B80"/>
    <w:rsid w:val="00314C79"/>
    <w:rsid w:val="003155F8"/>
    <w:rsid w:val="0031581C"/>
    <w:rsid w:val="003161DE"/>
    <w:rsid w:val="003161E1"/>
    <w:rsid w:val="003179FF"/>
    <w:rsid w:val="003203FB"/>
    <w:rsid w:val="00321FFE"/>
    <w:rsid w:val="00322E9F"/>
    <w:rsid w:val="00323102"/>
    <w:rsid w:val="0032351F"/>
    <w:rsid w:val="00323F85"/>
    <w:rsid w:val="003241F7"/>
    <w:rsid w:val="003243A2"/>
    <w:rsid w:val="00324859"/>
    <w:rsid w:val="0032637D"/>
    <w:rsid w:val="003264D1"/>
    <w:rsid w:val="00326ADD"/>
    <w:rsid w:val="00326E74"/>
    <w:rsid w:val="00327AEA"/>
    <w:rsid w:val="00327C5D"/>
    <w:rsid w:val="003300C9"/>
    <w:rsid w:val="003306B3"/>
    <w:rsid w:val="00330B26"/>
    <w:rsid w:val="003311D7"/>
    <w:rsid w:val="0033148B"/>
    <w:rsid w:val="0033190A"/>
    <w:rsid w:val="0033307F"/>
    <w:rsid w:val="00333120"/>
    <w:rsid w:val="00333C4F"/>
    <w:rsid w:val="00333D17"/>
    <w:rsid w:val="00333DE4"/>
    <w:rsid w:val="00334215"/>
    <w:rsid w:val="00334622"/>
    <w:rsid w:val="00334889"/>
    <w:rsid w:val="00334B38"/>
    <w:rsid w:val="00334D44"/>
    <w:rsid w:val="003363D2"/>
    <w:rsid w:val="00336A06"/>
    <w:rsid w:val="00337DAE"/>
    <w:rsid w:val="0034007B"/>
    <w:rsid w:val="00340203"/>
    <w:rsid w:val="00340D3E"/>
    <w:rsid w:val="00341139"/>
    <w:rsid w:val="00341628"/>
    <w:rsid w:val="00343A46"/>
    <w:rsid w:val="00343B6F"/>
    <w:rsid w:val="00343D92"/>
    <w:rsid w:val="003442A9"/>
    <w:rsid w:val="0034437C"/>
    <w:rsid w:val="00344744"/>
    <w:rsid w:val="0034489D"/>
    <w:rsid w:val="0034518E"/>
    <w:rsid w:val="00345417"/>
    <w:rsid w:val="003457E0"/>
    <w:rsid w:val="003461BD"/>
    <w:rsid w:val="003465A2"/>
    <w:rsid w:val="00346E1C"/>
    <w:rsid w:val="0034728D"/>
    <w:rsid w:val="00350B9A"/>
    <w:rsid w:val="00350E14"/>
    <w:rsid w:val="0035169F"/>
    <w:rsid w:val="00351E50"/>
    <w:rsid w:val="0035237E"/>
    <w:rsid w:val="003534BA"/>
    <w:rsid w:val="0035448B"/>
    <w:rsid w:val="00354813"/>
    <w:rsid w:val="00354944"/>
    <w:rsid w:val="00354CE9"/>
    <w:rsid w:val="00356009"/>
    <w:rsid w:val="0035652E"/>
    <w:rsid w:val="003568D8"/>
    <w:rsid w:val="00356DA2"/>
    <w:rsid w:val="00357016"/>
    <w:rsid w:val="003571EC"/>
    <w:rsid w:val="003573D7"/>
    <w:rsid w:val="00357767"/>
    <w:rsid w:val="003608C7"/>
    <w:rsid w:val="00361B15"/>
    <w:rsid w:val="00362FB0"/>
    <w:rsid w:val="00363106"/>
    <w:rsid w:val="003645DB"/>
    <w:rsid w:val="0036566F"/>
    <w:rsid w:val="0036581B"/>
    <w:rsid w:val="00366ED3"/>
    <w:rsid w:val="0036724B"/>
    <w:rsid w:val="00367332"/>
    <w:rsid w:val="00370191"/>
    <w:rsid w:val="00371661"/>
    <w:rsid w:val="00371BDA"/>
    <w:rsid w:val="00372524"/>
    <w:rsid w:val="00372713"/>
    <w:rsid w:val="00372742"/>
    <w:rsid w:val="003736B7"/>
    <w:rsid w:val="00374171"/>
    <w:rsid w:val="00374950"/>
    <w:rsid w:val="003750B3"/>
    <w:rsid w:val="00375AEF"/>
    <w:rsid w:val="00376345"/>
    <w:rsid w:val="00377FF1"/>
    <w:rsid w:val="003803FB"/>
    <w:rsid w:val="003807DC"/>
    <w:rsid w:val="00380849"/>
    <w:rsid w:val="00381481"/>
    <w:rsid w:val="00381958"/>
    <w:rsid w:val="003819C7"/>
    <w:rsid w:val="003844E0"/>
    <w:rsid w:val="00385414"/>
    <w:rsid w:val="00386665"/>
    <w:rsid w:val="003867A1"/>
    <w:rsid w:val="00390683"/>
    <w:rsid w:val="00390D5B"/>
    <w:rsid w:val="00391DAF"/>
    <w:rsid w:val="00392619"/>
    <w:rsid w:val="0039298E"/>
    <w:rsid w:val="003937E7"/>
    <w:rsid w:val="00393C7D"/>
    <w:rsid w:val="003950BC"/>
    <w:rsid w:val="00395196"/>
    <w:rsid w:val="00395282"/>
    <w:rsid w:val="00395560"/>
    <w:rsid w:val="0039588C"/>
    <w:rsid w:val="003958A5"/>
    <w:rsid w:val="003966B3"/>
    <w:rsid w:val="00397291"/>
    <w:rsid w:val="003976CF"/>
    <w:rsid w:val="003A03F3"/>
    <w:rsid w:val="003A0DE0"/>
    <w:rsid w:val="003A1165"/>
    <w:rsid w:val="003A1543"/>
    <w:rsid w:val="003A2199"/>
    <w:rsid w:val="003A24BB"/>
    <w:rsid w:val="003A4396"/>
    <w:rsid w:val="003A4565"/>
    <w:rsid w:val="003A4764"/>
    <w:rsid w:val="003A48E5"/>
    <w:rsid w:val="003A552A"/>
    <w:rsid w:val="003A5C39"/>
    <w:rsid w:val="003A5EDA"/>
    <w:rsid w:val="003A617A"/>
    <w:rsid w:val="003A6491"/>
    <w:rsid w:val="003A6D75"/>
    <w:rsid w:val="003A6E90"/>
    <w:rsid w:val="003A7450"/>
    <w:rsid w:val="003B0783"/>
    <w:rsid w:val="003B0E62"/>
    <w:rsid w:val="003B10D6"/>
    <w:rsid w:val="003B15CB"/>
    <w:rsid w:val="003B16F0"/>
    <w:rsid w:val="003B237F"/>
    <w:rsid w:val="003B2789"/>
    <w:rsid w:val="003B3913"/>
    <w:rsid w:val="003B4B7A"/>
    <w:rsid w:val="003B4CD4"/>
    <w:rsid w:val="003B513E"/>
    <w:rsid w:val="003B5947"/>
    <w:rsid w:val="003B6176"/>
    <w:rsid w:val="003B68B6"/>
    <w:rsid w:val="003B7665"/>
    <w:rsid w:val="003B7A17"/>
    <w:rsid w:val="003B7E5E"/>
    <w:rsid w:val="003C1361"/>
    <w:rsid w:val="003C153B"/>
    <w:rsid w:val="003C19E0"/>
    <w:rsid w:val="003C1BF0"/>
    <w:rsid w:val="003C1CEC"/>
    <w:rsid w:val="003C1D0F"/>
    <w:rsid w:val="003C36DC"/>
    <w:rsid w:val="003C38AC"/>
    <w:rsid w:val="003C4A6A"/>
    <w:rsid w:val="003C4B79"/>
    <w:rsid w:val="003C52F6"/>
    <w:rsid w:val="003C5B7D"/>
    <w:rsid w:val="003C5CA8"/>
    <w:rsid w:val="003C6504"/>
    <w:rsid w:val="003C67AE"/>
    <w:rsid w:val="003C6811"/>
    <w:rsid w:val="003C6B19"/>
    <w:rsid w:val="003C76FB"/>
    <w:rsid w:val="003C7842"/>
    <w:rsid w:val="003C7AB4"/>
    <w:rsid w:val="003D00F6"/>
    <w:rsid w:val="003D0D3A"/>
    <w:rsid w:val="003D155C"/>
    <w:rsid w:val="003D1C73"/>
    <w:rsid w:val="003D30DF"/>
    <w:rsid w:val="003D4378"/>
    <w:rsid w:val="003D4A7F"/>
    <w:rsid w:val="003D50BE"/>
    <w:rsid w:val="003D6292"/>
    <w:rsid w:val="003E0159"/>
    <w:rsid w:val="003E1876"/>
    <w:rsid w:val="003E18E0"/>
    <w:rsid w:val="003E1EC6"/>
    <w:rsid w:val="003E3703"/>
    <w:rsid w:val="003E3CC1"/>
    <w:rsid w:val="003E4331"/>
    <w:rsid w:val="003E4A86"/>
    <w:rsid w:val="003E61E3"/>
    <w:rsid w:val="003E77EB"/>
    <w:rsid w:val="003E7B2C"/>
    <w:rsid w:val="003F006B"/>
    <w:rsid w:val="003F170A"/>
    <w:rsid w:val="003F1FCC"/>
    <w:rsid w:val="003F20C7"/>
    <w:rsid w:val="003F2695"/>
    <w:rsid w:val="003F3028"/>
    <w:rsid w:val="003F52CB"/>
    <w:rsid w:val="003F5408"/>
    <w:rsid w:val="003F591B"/>
    <w:rsid w:val="003F74FE"/>
    <w:rsid w:val="003F7BAF"/>
    <w:rsid w:val="0040082B"/>
    <w:rsid w:val="00400902"/>
    <w:rsid w:val="00401275"/>
    <w:rsid w:val="0040215E"/>
    <w:rsid w:val="00402944"/>
    <w:rsid w:val="00402C06"/>
    <w:rsid w:val="004037CB"/>
    <w:rsid w:val="00403860"/>
    <w:rsid w:val="00403D5F"/>
    <w:rsid w:val="0040546B"/>
    <w:rsid w:val="0040633C"/>
    <w:rsid w:val="004070AD"/>
    <w:rsid w:val="004076B4"/>
    <w:rsid w:val="004108F4"/>
    <w:rsid w:val="00410A14"/>
    <w:rsid w:val="00410EF3"/>
    <w:rsid w:val="004112E7"/>
    <w:rsid w:val="0041226B"/>
    <w:rsid w:val="004123D4"/>
    <w:rsid w:val="00412D34"/>
    <w:rsid w:val="004137DE"/>
    <w:rsid w:val="0041406B"/>
    <w:rsid w:val="00414F7E"/>
    <w:rsid w:val="00415616"/>
    <w:rsid w:val="00415721"/>
    <w:rsid w:val="00415EDB"/>
    <w:rsid w:val="00416100"/>
    <w:rsid w:val="00416E5E"/>
    <w:rsid w:val="0041742F"/>
    <w:rsid w:val="00417C3D"/>
    <w:rsid w:val="00417D79"/>
    <w:rsid w:val="00417E73"/>
    <w:rsid w:val="00417F2B"/>
    <w:rsid w:val="004208CC"/>
    <w:rsid w:val="00420D3E"/>
    <w:rsid w:val="00420DAE"/>
    <w:rsid w:val="00422B7B"/>
    <w:rsid w:val="00422D99"/>
    <w:rsid w:val="00422E0B"/>
    <w:rsid w:val="00423823"/>
    <w:rsid w:val="004241FA"/>
    <w:rsid w:val="004248C9"/>
    <w:rsid w:val="00425568"/>
    <w:rsid w:val="00425904"/>
    <w:rsid w:val="00426153"/>
    <w:rsid w:val="00426533"/>
    <w:rsid w:val="00426683"/>
    <w:rsid w:val="00426F15"/>
    <w:rsid w:val="00427E13"/>
    <w:rsid w:val="00430413"/>
    <w:rsid w:val="00432B15"/>
    <w:rsid w:val="00432CC4"/>
    <w:rsid w:val="00432F11"/>
    <w:rsid w:val="00433DCB"/>
    <w:rsid w:val="00434458"/>
    <w:rsid w:val="00435E36"/>
    <w:rsid w:val="00435EA8"/>
    <w:rsid w:val="00436345"/>
    <w:rsid w:val="00436397"/>
    <w:rsid w:val="00436DD9"/>
    <w:rsid w:val="00436E8D"/>
    <w:rsid w:val="0043760A"/>
    <w:rsid w:val="004409A2"/>
    <w:rsid w:val="004419AC"/>
    <w:rsid w:val="00441D0E"/>
    <w:rsid w:val="0044204D"/>
    <w:rsid w:val="00444410"/>
    <w:rsid w:val="00444432"/>
    <w:rsid w:val="00444C75"/>
    <w:rsid w:val="00445186"/>
    <w:rsid w:val="00445C5C"/>
    <w:rsid w:val="0044710C"/>
    <w:rsid w:val="00447251"/>
    <w:rsid w:val="0044751E"/>
    <w:rsid w:val="00447553"/>
    <w:rsid w:val="00447D1B"/>
    <w:rsid w:val="004512DC"/>
    <w:rsid w:val="004524FE"/>
    <w:rsid w:val="00452CE3"/>
    <w:rsid w:val="004533F1"/>
    <w:rsid w:val="0045377D"/>
    <w:rsid w:val="0045466B"/>
    <w:rsid w:val="00455576"/>
    <w:rsid w:val="004573F9"/>
    <w:rsid w:val="00457DB1"/>
    <w:rsid w:val="00460649"/>
    <w:rsid w:val="004607A9"/>
    <w:rsid w:val="00460D55"/>
    <w:rsid w:val="00462721"/>
    <w:rsid w:val="00462CC1"/>
    <w:rsid w:val="004630A1"/>
    <w:rsid w:val="00463264"/>
    <w:rsid w:val="0046382C"/>
    <w:rsid w:val="0046579A"/>
    <w:rsid w:val="00466422"/>
    <w:rsid w:val="00466632"/>
    <w:rsid w:val="00466F1E"/>
    <w:rsid w:val="00467C7F"/>
    <w:rsid w:val="004702EF"/>
    <w:rsid w:val="004704F6"/>
    <w:rsid w:val="00470E9C"/>
    <w:rsid w:val="004711FE"/>
    <w:rsid w:val="00472000"/>
    <w:rsid w:val="00472FA8"/>
    <w:rsid w:val="0047309F"/>
    <w:rsid w:val="00473389"/>
    <w:rsid w:val="00473401"/>
    <w:rsid w:val="0047351F"/>
    <w:rsid w:val="00473567"/>
    <w:rsid w:val="0047402D"/>
    <w:rsid w:val="00474512"/>
    <w:rsid w:val="00474800"/>
    <w:rsid w:val="004748E6"/>
    <w:rsid w:val="004754B6"/>
    <w:rsid w:val="004761BB"/>
    <w:rsid w:val="0047733A"/>
    <w:rsid w:val="004776BC"/>
    <w:rsid w:val="00480E0A"/>
    <w:rsid w:val="0048137F"/>
    <w:rsid w:val="00481E7F"/>
    <w:rsid w:val="004825F1"/>
    <w:rsid w:val="00482681"/>
    <w:rsid w:val="00482944"/>
    <w:rsid w:val="0048316C"/>
    <w:rsid w:val="00483423"/>
    <w:rsid w:val="00483D24"/>
    <w:rsid w:val="0048495C"/>
    <w:rsid w:val="00484DE5"/>
    <w:rsid w:val="00484DFE"/>
    <w:rsid w:val="00484E6E"/>
    <w:rsid w:val="00486234"/>
    <w:rsid w:val="004870BF"/>
    <w:rsid w:val="00487169"/>
    <w:rsid w:val="004911F6"/>
    <w:rsid w:val="00491C58"/>
    <w:rsid w:val="00492195"/>
    <w:rsid w:val="0049224D"/>
    <w:rsid w:val="004922EE"/>
    <w:rsid w:val="00492D03"/>
    <w:rsid w:val="004943DE"/>
    <w:rsid w:val="00494A22"/>
    <w:rsid w:val="00494D14"/>
    <w:rsid w:val="00495299"/>
    <w:rsid w:val="004953CE"/>
    <w:rsid w:val="00495F55"/>
    <w:rsid w:val="0049660B"/>
    <w:rsid w:val="00496CE6"/>
    <w:rsid w:val="00496E65"/>
    <w:rsid w:val="00497220"/>
    <w:rsid w:val="004975FE"/>
    <w:rsid w:val="00497907"/>
    <w:rsid w:val="004A08FF"/>
    <w:rsid w:val="004A1A3F"/>
    <w:rsid w:val="004A1D55"/>
    <w:rsid w:val="004A1DAA"/>
    <w:rsid w:val="004A1F6F"/>
    <w:rsid w:val="004A20D2"/>
    <w:rsid w:val="004A32CD"/>
    <w:rsid w:val="004A3AEB"/>
    <w:rsid w:val="004A456F"/>
    <w:rsid w:val="004A4F23"/>
    <w:rsid w:val="004A51BB"/>
    <w:rsid w:val="004A60C8"/>
    <w:rsid w:val="004A61F6"/>
    <w:rsid w:val="004B0D5A"/>
    <w:rsid w:val="004B18E7"/>
    <w:rsid w:val="004B294C"/>
    <w:rsid w:val="004B2F28"/>
    <w:rsid w:val="004B34AA"/>
    <w:rsid w:val="004B3B26"/>
    <w:rsid w:val="004B3DC2"/>
    <w:rsid w:val="004B48D4"/>
    <w:rsid w:val="004B6275"/>
    <w:rsid w:val="004B66C8"/>
    <w:rsid w:val="004B6F91"/>
    <w:rsid w:val="004C0CFD"/>
    <w:rsid w:val="004C157E"/>
    <w:rsid w:val="004C17DC"/>
    <w:rsid w:val="004C1A07"/>
    <w:rsid w:val="004C3118"/>
    <w:rsid w:val="004C39A6"/>
    <w:rsid w:val="004C3A9A"/>
    <w:rsid w:val="004C3D8E"/>
    <w:rsid w:val="004C7646"/>
    <w:rsid w:val="004D0748"/>
    <w:rsid w:val="004D1004"/>
    <w:rsid w:val="004D1A46"/>
    <w:rsid w:val="004D1D9D"/>
    <w:rsid w:val="004D323B"/>
    <w:rsid w:val="004D39F1"/>
    <w:rsid w:val="004D3CBB"/>
    <w:rsid w:val="004D408D"/>
    <w:rsid w:val="004D42CA"/>
    <w:rsid w:val="004D4C36"/>
    <w:rsid w:val="004D4C76"/>
    <w:rsid w:val="004D4EC6"/>
    <w:rsid w:val="004D5A03"/>
    <w:rsid w:val="004D65F1"/>
    <w:rsid w:val="004D7569"/>
    <w:rsid w:val="004D7E37"/>
    <w:rsid w:val="004E0884"/>
    <w:rsid w:val="004E0979"/>
    <w:rsid w:val="004E1225"/>
    <w:rsid w:val="004E2B26"/>
    <w:rsid w:val="004E34CB"/>
    <w:rsid w:val="004E3786"/>
    <w:rsid w:val="004E4C26"/>
    <w:rsid w:val="004E4CF5"/>
    <w:rsid w:val="004E53E9"/>
    <w:rsid w:val="004E573B"/>
    <w:rsid w:val="004E5B8B"/>
    <w:rsid w:val="004E5F3A"/>
    <w:rsid w:val="004E61F5"/>
    <w:rsid w:val="004E70A3"/>
    <w:rsid w:val="004E7395"/>
    <w:rsid w:val="004E764F"/>
    <w:rsid w:val="004E7807"/>
    <w:rsid w:val="004E7A21"/>
    <w:rsid w:val="004F0282"/>
    <w:rsid w:val="004F0760"/>
    <w:rsid w:val="004F24FF"/>
    <w:rsid w:val="004F366B"/>
    <w:rsid w:val="004F4223"/>
    <w:rsid w:val="004F499B"/>
    <w:rsid w:val="004F5179"/>
    <w:rsid w:val="004F519C"/>
    <w:rsid w:val="004F536C"/>
    <w:rsid w:val="004F54C5"/>
    <w:rsid w:val="004F5A2C"/>
    <w:rsid w:val="004F5A75"/>
    <w:rsid w:val="004F5C61"/>
    <w:rsid w:val="004F5DBE"/>
    <w:rsid w:val="004F642A"/>
    <w:rsid w:val="004F6D32"/>
    <w:rsid w:val="004F6E0F"/>
    <w:rsid w:val="004F7DEC"/>
    <w:rsid w:val="005002F6"/>
    <w:rsid w:val="0050055F"/>
    <w:rsid w:val="00500E26"/>
    <w:rsid w:val="00501536"/>
    <w:rsid w:val="0050155C"/>
    <w:rsid w:val="00501D21"/>
    <w:rsid w:val="00501E0A"/>
    <w:rsid w:val="00502F73"/>
    <w:rsid w:val="00504639"/>
    <w:rsid w:val="00504A00"/>
    <w:rsid w:val="00504BDC"/>
    <w:rsid w:val="005050C5"/>
    <w:rsid w:val="00505331"/>
    <w:rsid w:val="00505535"/>
    <w:rsid w:val="0050569F"/>
    <w:rsid w:val="00505B0F"/>
    <w:rsid w:val="00506A72"/>
    <w:rsid w:val="00506ECC"/>
    <w:rsid w:val="0050702A"/>
    <w:rsid w:val="00507387"/>
    <w:rsid w:val="00507EEC"/>
    <w:rsid w:val="00510381"/>
    <w:rsid w:val="0051077A"/>
    <w:rsid w:val="00511665"/>
    <w:rsid w:val="0051314C"/>
    <w:rsid w:val="0051321E"/>
    <w:rsid w:val="0051393E"/>
    <w:rsid w:val="00513951"/>
    <w:rsid w:val="00513D35"/>
    <w:rsid w:val="00513F91"/>
    <w:rsid w:val="005146AD"/>
    <w:rsid w:val="00514D72"/>
    <w:rsid w:val="005162BB"/>
    <w:rsid w:val="0051651F"/>
    <w:rsid w:val="00516A73"/>
    <w:rsid w:val="005170E8"/>
    <w:rsid w:val="00517671"/>
    <w:rsid w:val="00517765"/>
    <w:rsid w:val="0051797D"/>
    <w:rsid w:val="0052033B"/>
    <w:rsid w:val="00520C63"/>
    <w:rsid w:val="005217A9"/>
    <w:rsid w:val="00522541"/>
    <w:rsid w:val="00525DF3"/>
    <w:rsid w:val="00525EB0"/>
    <w:rsid w:val="005269D3"/>
    <w:rsid w:val="005271B6"/>
    <w:rsid w:val="00530454"/>
    <w:rsid w:val="0053130A"/>
    <w:rsid w:val="0053148B"/>
    <w:rsid w:val="00531AA4"/>
    <w:rsid w:val="00531D57"/>
    <w:rsid w:val="005355D0"/>
    <w:rsid w:val="00535B9A"/>
    <w:rsid w:val="0053671D"/>
    <w:rsid w:val="0053681D"/>
    <w:rsid w:val="00536A89"/>
    <w:rsid w:val="00540778"/>
    <w:rsid w:val="0054162F"/>
    <w:rsid w:val="00541CCC"/>
    <w:rsid w:val="0054251C"/>
    <w:rsid w:val="00542657"/>
    <w:rsid w:val="00542C87"/>
    <w:rsid w:val="00542FBF"/>
    <w:rsid w:val="00543256"/>
    <w:rsid w:val="005438E8"/>
    <w:rsid w:val="00543AE5"/>
    <w:rsid w:val="00543D62"/>
    <w:rsid w:val="00544008"/>
    <w:rsid w:val="005445FD"/>
    <w:rsid w:val="00544915"/>
    <w:rsid w:val="00544FA8"/>
    <w:rsid w:val="0054556E"/>
    <w:rsid w:val="0054639D"/>
    <w:rsid w:val="005468C1"/>
    <w:rsid w:val="0054696A"/>
    <w:rsid w:val="00546AD2"/>
    <w:rsid w:val="005503F7"/>
    <w:rsid w:val="0055193B"/>
    <w:rsid w:val="00551969"/>
    <w:rsid w:val="00551ADF"/>
    <w:rsid w:val="00551C10"/>
    <w:rsid w:val="005523F2"/>
    <w:rsid w:val="00552D5C"/>
    <w:rsid w:val="00552F7F"/>
    <w:rsid w:val="00553713"/>
    <w:rsid w:val="005542CE"/>
    <w:rsid w:val="00554D7C"/>
    <w:rsid w:val="00555B54"/>
    <w:rsid w:val="00556261"/>
    <w:rsid w:val="00556B4F"/>
    <w:rsid w:val="00561162"/>
    <w:rsid w:val="005617B5"/>
    <w:rsid w:val="00561F5B"/>
    <w:rsid w:val="0056201E"/>
    <w:rsid w:val="00562598"/>
    <w:rsid w:val="00562600"/>
    <w:rsid w:val="00562C7F"/>
    <w:rsid w:val="005632CA"/>
    <w:rsid w:val="00563AE1"/>
    <w:rsid w:val="00564320"/>
    <w:rsid w:val="0056432B"/>
    <w:rsid w:val="005646C9"/>
    <w:rsid w:val="00564CBA"/>
    <w:rsid w:val="00565423"/>
    <w:rsid w:val="00565425"/>
    <w:rsid w:val="00565D1D"/>
    <w:rsid w:val="00565DD8"/>
    <w:rsid w:val="00565F8B"/>
    <w:rsid w:val="00565FB7"/>
    <w:rsid w:val="00566ED9"/>
    <w:rsid w:val="00567FE0"/>
    <w:rsid w:val="0057000C"/>
    <w:rsid w:val="00570A7B"/>
    <w:rsid w:val="00571075"/>
    <w:rsid w:val="00571869"/>
    <w:rsid w:val="00571BEA"/>
    <w:rsid w:val="005738C6"/>
    <w:rsid w:val="00573D90"/>
    <w:rsid w:val="005747FB"/>
    <w:rsid w:val="0057736D"/>
    <w:rsid w:val="00577AD8"/>
    <w:rsid w:val="00577B56"/>
    <w:rsid w:val="00581C53"/>
    <w:rsid w:val="00581CF4"/>
    <w:rsid w:val="005831C8"/>
    <w:rsid w:val="005837A1"/>
    <w:rsid w:val="00584D3D"/>
    <w:rsid w:val="00584F9B"/>
    <w:rsid w:val="005857E2"/>
    <w:rsid w:val="005859CC"/>
    <w:rsid w:val="00586146"/>
    <w:rsid w:val="005863C4"/>
    <w:rsid w:val="005868C0"/>
    <w:rsid w:val="00586E71"/>
    <w:rsid w:val="0058700B"/>
    <w:rsid w:val="00587303"/>
    <w:rsid w:val="005874E5"/>
    <w:rsid w:val="005874EC"/>
    <w:rsid w:val="005875AB"/>
    <w:rsid w:val="005877EF"/>
    <w:rsid w:val="005878B2"/>
    <w:rsid w:val="00590DEE"/>
    <w:rsid w:val="00591017"/>
    <w:rsid w:val="00591D27"/>
    <w:rsid w:val="005920BD"/>
    <w:rsid w:val="005924B5"/>
    <w:rsid w:val="0059269D"/>
    <w:rsid w:val="005928CC"/>
    <w:rsid w:val="00594BA1"/>
    <w:rsid w:val="00594D94"/>
    <w:rsid w:val="005954FE"/>
    <w:rsid w:val="00595ACC"/>
    <w:rsid w:val="00597910"/>
    <w:rsid w:val="00597C3B"/>
    <w:rsid w:val="005A0A01"/>
    <w:rsid w:val="005A0A72"/>
    <w:rsid w:val="005A0DD5"/>
    <w:rsid w:val="005A0EA4"/>
    <w:rsid w:val="005A1C15"/>
    <w:rsid w:val="005A2428"/>
    <w:rsid w:val="005A2DF7"/>
    <w:rsid w:val="005A3023"/>
    <w:rsid w:val="005A37F5"/>
    <w:rsid w:val="005A3A7A"/>
    <w:rsid w:val="005A3F3B"/>
    <w:rsid w:val="005A4449"/>
    <w:rsid w:val="005A5B44"/>
    <w:rsid w:val="005A6799"/>
    <w:rsid w:val="005A6AA0"/>
    <w:rsid w:val="005A6D3B"/>
    <w:rsid w:val="005A76EA"/>
    <w:rsid w:val="005B036B"/>
    <w:rsid w:val="005B0C82"/>
    <w:rsid w:val="005B0D60"/>
    <w:rsid w:val="005B12FF"/>
    <w:rsid w:val="005B28D9"/>
    <w:rsid w:val="005B3D32"/>
    <w:rsid w:val="005B3D88"/>
    <w:rsid w:val="005B49E5"/>
    <w:rsid w:val="005B4BE5"/>
    <w:rsid w:val="005B63F6"/>
    <w:rsid w:val="005B6BE6"/>
    <w:rsid w:val="005B74A9"/>
    <w:rsid w:val="005C0921"/>
    <w:rsid w:val="005C0A5B"/>
    <w:rsid w:val="005C0F60"/>
    <w:rsid w:val="005C16B3"/>
    <w:rsid w:val="005C1801"/>
    <w:rsid w:val="005C2125"/>
    <w:rsid w:val="005C248C"/>
    <w:rsid w:val="005C2C02"/>
    <w:rsid w:val="005C4790"/>
    <w:rsid w:val="005C49C4"/>
    <w:rsid w:val="005C5834"/>
    <w:rsid w:val="005C5F6E"/>
    <w:rsid w:val="005C68FF"/>
    <w:rsid w:val="005C7AA4"/>
    <w:rsid w:val="005D026B"/>
    <w:rsid w:val="005D079C"/>
    <w:rsid w:val="005D0F40"/>
    <w:rsid w:val="005D1C2C"/>
    <w:rsid w:val="005D2465"/>
    <w:rsid w:val="005D24D6"/>
    <w:rsid w:val="005D3451"/>
    <w:rsid w:val="005D34B7"/>
    <w:rsid w:val="005D3BFE"/>
    <w:rsid w:val="005D3CA1"/>
    <w:rsid w:val="005D478F"/>
    <w:rsid w:val="005D7202"/>
    <w:rsid w:val="005D72D5"/>
    <w:rsid w:val="005E0373"/>
    <w:rsid w:val="005E062B"/>
    <w:rsid w:val="005E0BC5"/>
    <w:rsid w:val="005E0FBD"/>
    <w:rsid w:val="005E2DEC"/>
    <w:rsid w:val="005E3B3E"/>
    <w:rsid w:val="005E412B"/>
    <w:rsid w:val="005E4F1E"/>
    <w:rsid w:val="005E51FF"/>
    <w:rsid w:val="005E6C9E"/>
    <w:rsid w:val="005E72CC"/>
    <w:rsid w:val="005E748C"/>
    <w:rsid w:val="005E7887"/>
    <w:rsid w:val="005E7BA9"/>
    <w:rsid w:val="005E7EE7"/>
    <w:rsid w:val="005F05C6"/>
    <w:rsid w:val="005F219F"/>
    <w:rsid w:val="005F25B8"/>
    <w:rsid w:val="005F26AF"/>
    <w:rsid w:val="005F34FA"/>
    <w:rsid w:val="005F38A5"/>
    <w:rsid w:val="005F3A87"/>
    <w:rsid w:val="005F44C7"/>
    <w:rsid w:val="005F47F8"/>
    <w:rsid w:val="005F4C00"/>
    <w:rsid w:val="005F5038"/>
    <w:rsid w:val="005F5916"/>
    <w:rsid w:val="006000F1"/>
    <w:rsid w:val="00600CA5"/>
    <w:rsid w:val="00604EB4"/>
    <w:rsid w:val="00606CB3"/>
    <w:rsid w:val="00607158"/>
    <w:rsid w:val="00610285"/>
    <w:rsid w:val="00610A4A"/>
    <w:rsid w:val="00610B16"/>
    <w:rsid w:val="00610F82"/>
    <w:rsid w:val="00611C5E"/>
    <w:rsid w:val="0061344C"/>
    <w:rsid w:val="006134B7"/>
    <w:rsid w:val="006139A3"/>
    <w:rsid w:val="00613B45"/>
    <w:rsid w:val="00613FF8"/>
    <w:rsid w:val="00614FF0"/>
    <w:rsid w:val="0061554B"/>
    <w:rsid w:val="00615CDC"/>
    <w:rsid w:val="00616DEC"/>
    <w:rsid w:val="00617698"/>
    <w:rsid w:val="00617AF8"/>
    <w:rsid w:val="0062036D"/>
    <w:rsid w:val="006203EA"/>
    <w:rsid w:val="00620D8F"/>
    <w:rsid w:val="0062121D"/>
    <w:rsid w:val="00621AFB"/>
    <w:rsid w:val="00622030"/>
    <w:rsid w:val="006220E3"/>
    <w:rsid w:val="00622A7D"/>
    <w:rsid w:val="00622AB0"/>
    <w:rsid w:val="006236E9"/>
    <w:rsid w:val="006240C3"/>
    <w:rsid w:val="00624306"/>
    <w:rsid w:val="00624429"/>
    <w:rsid w:val="006252CE"/>
    <w:rsid w:val="00626329"/>
    <w:rsid w:val="0062638A"/>
    <w:rsid w:val="00626A0F"/>
    <w:rsid w:val="00626CF7"/>
    <w:rsid w:val="00626FE2"/>
    <w:rsid w:val="006272C3"/>
    <w:rsid w:val="0062767F"/>
    <w:rsid w:val="006301F7"/>
    <w:rsid w:val="0063243E"/>
    <w:rsid w:val="00632AAC"/>
    <w:rsid w:val="00634513"/>
    <w:rsid w:val="006347EE"/>
    <w:rsid w:val="00634D02"/>
    <w:rsid w:val="00635139"/>
    <w:rsid w:val="00636F51"/>
    <w:rsid w:val="00637F0F"/>
    <w:rsid w:val="00637F35"/>
    <w:rsid w:val="006400C6"/>
    <w:rsid w:val="00640109"/>
    <w:rsid w:val="006406B3"/>
    <w:rsid w:val="00641414"/>
    <w:rsid w:val="006417BA"/>
    <w:rsid w:val="00641F69"/>
    <w:rsid w:val="00644557"/>
    <w:rsid w:val="0064468C"/>
    <w:rsid w:val="00644B96"/>
    <w:rsid w:val="006451DC"/>
    <w:rsid w:val="006465E6"/>
    <w:rsid w:val="006467C0"/>
    <w:rsid w:val="00646B54"/>
    <w:rsid w:val="00646E31"/>
    <w:rsid w:val="00646ECC"/>
    <w:rsid w:val="00646F23"/>
    <w:rsid w:val="006479FC"/>
    <w:rsid w:val="00647B7A"/>
    <w:rsid w:val="00647C63"/>
    <w:rsid w:val="0065025B"/>
    <w:rsid w:val="006502B7"/>
    <w:rsid w:val="00651F30"/>
    <w:rsid w:val="006524E5"/>
    <w:rsid w:val="00652AEB"/>
    <w:rsid w:val="006531D5"/>
    <w:rsid w:val="00654459"/>
    <w:rsid w:val="00656952"/>
    <w:rsid w:val="0065788D"/>
    <w:rsid w:val="006603BA"/>
    <w:rsid w:val="00660ECC"/>
    <w:rsid w:val="0066293B"/>
    <w:rsid w:val="00662D68"/>
    <w:rsid w:val="006634FF"/>
    <w:rsid w:val="00663C5E"/>
    <w:rsid w:val="00663D80"/>
    <w:rsid w:val="00664C45"/>
    <w:rsid w:val="006650FC"/>
    <w:rsid w:val="006657B4"/>
    <w:rsid w:val="006666A9"/>
    <w:rsid w:val="00666C20"/>
    <w:rsid w:val="00667183"/>
    <w:rsid w:val="00670B34"/>
    <w:rsid w:val="00671566"/>
    <w:rsid w:val="006718F7"/>
    <w:rsid w:val="00672A8C"/>
    <w:rsid w:val="00672B1E"/>
    <w:rsid w:val="00674905"/>
    <w:rsid w:val="00674AD0"/>
    <w:rsid w:val="0067530A"/>
    <w:rsid w:val="00675555"/>
    <w:rsid w:val="00675922"/>
    <w:rsid w:val="0067592D"/>
    <w:rsid w:val="00675C61"/>
    <w:rsid w:val="00676B6E"/>
    <w:rsid w:val="006800EA"/>
    <w:rsid w:val="006807E7"/>
    <w:rsid w:val="00680C53"/>
    <w:rsid w:val="006822FD"/>
    <w:rsid w:val="006824E0"/>
    <w:rsid w:val="006835E1"/>
    <w:rsid w:val="00683A99"/>
    <w:rsid w:val="00684A9C"/>
    <w:rsid w:val="00684DC3"/>
    <w:rsid w:val="0068505F"/>
    <w:rsid w:val="0068526A"/>
    <w:rsid w:val="006853B9"/>
    <w:rsid w:val="00685415"/>
    <w:rsid w:val="006854BC"/>
    <w:rsid w:val="00685573"/>
    <w:rsid w:val="00686334"/>
    <w:rsid w:val="00686665"/>
    <w:rsid w:val="00686954"/>
    <w:rsid w:val="00686B11"/>
    <w:rsid w:val="00687295"/>
    <w:rsid w:val="0068772A"/>
    <w:rsid w:val="00687D5B"/>
    <w:rsid w:val="00687EFB"/>
    <w:rsid w:val="006900F3"/>
    <w:rsid w:val="00690C8F"/>
    <w:rsid w:val="00690E07"/>
    <w:rsid w:val="00691BFC"/>
    <w:rsid w:val="006933D2"/>
    <w:rsid w:val="00693F17"/>
    <w:rsid w:val="00694034"/>
    <w:rsid w:val="0069418A"/>
    <w:rsid w:val="006949C0"/>
    <w:rsid w:val="00694C88"/>
    <w:rsid w:val="00694D3A"/>
    <w:rsid w:val="00694EFF"/>
    <w:rsid w:val="00695B53"/>
    <w:rsid w:val="00695C16"/>
    <w:rsid w:val="00695C22"/>
    <w:rsid w:val="00695EE6"/>
    <w:rsid w:val="0069619D"/>
    <w:rsid w:val="006963C5"/>
    <w:rsid w:val="00696AF5"/>
    <w:rsid w:val="00696BBF"/>
    <w:rsid w:val="006A060F"/>
    <w:rsid w:val="006A1E53"/>
    <w:rsid w:val="006A2890"/>
    <w:rsid w:val="006A2AF9"/>
    <w:rsid w:val="006A2C36"/>
    <w:rsid w:val="006A4964"/>
    <w:rsid w:val="006A49FA"/>
    <w:rsid w:val="006A4CF7"/>
    <w:rsid w:val="006A4D76"/>
    <w:rsid w:val="006A5D95"/>
    <w:rsid w:val="006A5DDB"/>
    <w:rsid w:val="006A620E"/>
    <w:rsid w:val="006B0016"/>
    <w:rsid w:val="006B19C7"/>
    <w:rsid w:val="006B25FE"/>
    <w:rsid w:val="006B38A1"/>
    <w:rsid w:val="006B3CBC"/>
    <w:rsid w:val="006B3CC0"/>
    <w:rsid w:val="006B413F"/>
    <w:rsid w:val="006B4358"/>
    <w:rsid w:val="006B4634"/>
    <w:rsid w:val="006B48D0"/>
    <w:rsid w:val="006B4CD0"/>
    <w:rsid w:val="006B57CF"/>
    <w:rsid w:val="006B5C9F"/>
    <w:rsid w:val="006B735A"/>
    <w:rsid w:val="006B7F64"/>
    <w:rsid w:val="006C0CDF"/>
    <w:rsid w:val="006C1665"/>
    <w:rsid w:val="006C170A"/>
    <w:rsid w:val="006C2128"/>
    <w:rsid w:val="006C2382"/>
    <w:rsid w:val="006C2966"/>
    <w:rsid w:val="006C5782"/>
    <w:rsid w:val="006C57BE"/>
    <w:rsid w:val="006C5CA4"/>
    <w:rsid w:val="006C68F8"/>
    <w:rsid w:val="006C75F1"/>
    <w:rsid w:val="006C760E"/>
    <w:rsid w:val="006C7825"/>
    <w:rsid w:val="006D0CBA"/>
    <w:rsid w:val="006D0FA7"/>
    <w:rsid w:val="006D2225"/>
    <w:rsid w:val="006D27D5"/>
    <w:rsid w:val="006D2BCD"/>
    <w:rsid w:val="006D2FAA"/>
    <w:rsid w:val="006D4F21"/>
    <w:rsid w:val="006D5C6C"/>
    <w:rsid w:val="006D6C73"/>
    <w:rsid w:val="006D6D3E"/>
    <w:rsid w:val="006E0278"/>
    <w:rsid w:val="006E02F3"/>
    <w:rsid w:val="006E0CED"/>
    <w:rsid w:val="006E15EA"/>
    <w:rsid w:val="006E1C1A"/>
    <w:rsid w:val="006E28A4"/>
    <w:rsid w:val="006E2C9F"/>
    <w:rsid w:val="006E3918"/>
    <w:rsid w:val="006E435A"/>
    <w:rsid w:val="006E5000"/>
    <w:rsid w:val="006E587D"/>
    <w:rsid w:val="006E5D0D"/>
    <w:rsid w:val="006E624A"/>
    <w:rsid w:val="006E640C"/>
    <w:rsid w:val="006E66AE"/>
    <w:rsid w:val="006E6E6C"/>
    <w:rsid w:val="006F0070"/>
    <w:rsid w:val="006F04B9"/>
    <w:rsid w:val="006F24D3"/>
    <w:rsid w:val="006F25CF"/>
    <w:rsid w:val="006F2794"/>
    <w:rsid w:val="006F306D"/>
    <w:rsid w:val="006F31BB"/>
    <w:rsid w:val="006F3D19"/>
    <w:rsid w:val="006F3DA1"/>
    <w:rsid w:val="006F3F73"/>
    <w:rsid w:val="006F4ED3"/>
    <w:rsid w:val="006F5875"/>
    <w:rsid w:val="006F60E3"/>
    <w:rsid w:val="006F7095"/>
    <w:rsid w:val="006F7261"/>
    <w:rsid w:val="006F7342"/>
    <w:rsid w:val="006F7BCE"/>
    <w:rsid w:val="006F7D2D"/>
    <w:rsid w:val="0070082F"/>
    <w:rsid w:val="0070094A"/>
    <w:rsid w:val="00700B60"/>
    <w:rsid w:val="00700E18"/>
    <w:rsid w:val="007012D1"/>
    <w:rsid w:val="0070253F"/>
    <w:rsid w:val="007048DC"/>
    <w:rsid w:val="0070503A"/>
    <w:rsid w:val="00705834"/>
    <w:rsid w:val="00705AD5"/>
    <w:rsid w:val="007061F0"/>
    <w:rsid w:val="00706441"/>
    <w:rsid w:val="00706562"/>
    <w:rsid w:val="0070734F"/>
    <w:rsid w:val="00710B20"/>
    <w:rsid w:val="00710E01"/>
    <w:rsid w:val="007115C1"/>
    <w:rsid w:val="00711689"/>
    <w:rsid w:val="00713EF9"/>
    <w:rsid w:val="00714919"/>
    <w:rsid w:val="00714DBA"/>
    <w:rsid w:val="00714EE3"/>
    <w:rsid w:val="0071664E"/>
    <w:rsid w:val="007172A4"/>
    <w:rsid w:val="007177F2"/>
    <w:rsid w:val="00717D0C"/>
    <w:rsid w:val="00717F00"/>
    <w:rsid w:val="00720254"/>
    <w:rsid w:val="00720D50"/>
    <w:rsid w:val="0072178C"/>
    <w:rsid w:val="0072267F"/>
    <w:rsid w:val="00723452"/>
    <w:rsid w:val="007234BF"/>
    <w:rsid w:val="00725317"/>
    <w:rsid w:val="0072556C"/>
    <w:rsid w:val="00725DA3"/>
    <w:rsid w:val="00726112"/>
    <w:rsid w:val="007268B2"/>
    <w:rsid w:val="0072745F"/>
    <w:rsid w:val="00730831"/>
    <w:rsid w:val="00730898"/>
    <w:rsid w:val="007313E5"/>
    <w:rsid w:val="007314C0"/>
    <w:rsid w:val="007322A6"/>
    <w:rsid w:val="00732496"/>
    <w:rsid w:val="0073278E"/>
    <w:rsid w:val="00732AE5"/>
    <w:rsid w:val="007336F0"/>
    <w:rsid w:val="0073384C"/>
    <w:rsid w:val="00734179"/>
    <w:rsid w:val="0073450B"/>
    <w:rsid w:val="00734BFF"/>
    <w:rsid w:val="00735652"/>
    <w:rsid w:val="00735D6E"/>
    <w:rsid w:val="00736DEA"/>
    <w:rsid w:val="00737086"/>
    <w:rsid w:val="00737209"/>
    <w:rsid w:val="00737407"/>
    <w:rsid w:val="007374B1"/>
    <w:rsid w:val="00737AFB"/>
    <w:rsid w:val="00737BCD"/>
    <w:rsid w:val="0074094D"/>
    <w:rsid w:val="00740A08"/>
    <w:rsid w:val="00742719"/>
    <w:rsid w:val="00742F4D"/>
    <w:rsid w:val="00743D86"/>
    <w:rsid w:val="00744DF5"/>
    <w:rsid w:val="00745D53"/>
    <w:rsid w:val="007474BA"/>
    <w:rsid w:val="00747BEB"/>
    <w:rsid w:val="00750652"/>
    <w:rsid w:val="00750B72"/>
    <w:rsid w:val="00750B7C"/>
    <w:rsid w:val="00751292"/>
    <w:rsid w:val="00752030"/>
    <w:rsid w:val="007531A9"/>
    <w:rsid w:val="00753407"/>
    <w:rsid w:val="00755387"/>
    <w:rsid w:val="00756508"/>
    <w:rsid w:val="00756EC4"/>
    <w:rsid w:val="00757A3A"/>
    <w:rsid w:val="00757B2B"/>
    <w:rsid w:val="00760DA1"/>
    <w:rsid w:val="00761ADF"/>
    <w:rsid w:val="0076223B"/>
    <w:rsid w:val="007630C1"/>
    <w:rsid w:val="0076383C"/>
    <w:rsid w:val="007641EA"/>
    <w:rsid w:val="00764A86"/>
    <w:rsid w:val="007658F6"/>
    <w:rsid w:val="00765A17"/>
    <w:rsid w:val="00766085"/>
    <w:rsid w:val="007662EC"/>
    <w:rsid w:val="00766558"/>
    <w:rsid w:val="007669EF"/>
    <w:rsid w:val="007679EE"/>
    <w:rsid w:val="00770989"/>
    <w:rsid w:val="00770B8A"/>
    <w:rsid w:val="00771180"/>
    <w:rsid w:val="00771187"/>
    <w:rsid w:val="00771DA0"/>
    <w:rsid w:val="007723B8"/>
    <w:rsid w:val="007729B1"/>
    <w:rsid w:val="00772DE7"/>
    <w:rsid w:val="00772F41"/>
    <w:rsid w:val="00773656"/>
    <w:rsid w:val="007744A1"/>
    <w:rsid w:val="00774D1D"/>
    <w:rsid w:val="0077545A"/>
    <w:rsid w:val="00775EBD"/>
    <w:rsid w:val="00775EF4"/>
    <w:rsid w:val="00776885"/>
    <w:rsid w:val="00776A51"/>
    <w:rsid w:val="007778EA"/>
    <w:rsid w:val="00780812"/>
    <w:rsid w:val="0078121E"/>
    <w:rsid w:val="007815C2"/>
    <w:rsid w:val="00783874"/>
    <w:rsid w:val="00784387"/>
    <w:rsid w:val="00784477"/>
    <w:rsid w:val="007855C8"/>
    <w:rsid w:val="0078573D"/>
    <w:rsid w:val="00785E17"/>
    <w:rsid w:val="007871E0"/>
    <w:rsid w:val="00790AC0"/>
    <w:rsid w:val="00792065"/>
    <w:rsid w:val="0079216E"/>
    <w:rsid w:val="007922C3"/>
    <w:rsid w:val="0079313A"/>
    <w:rsid w:val="00793895"/>
    <w:rsid w:val="00793FED"/>
    <w:rsid w:val="00794271"/>
    <w:rsid w:val="00794ACB"/>
    <w:rsid w:val="00794DF9"/>
    <w:rsid w:val="0079548D"/>
    <w:rsid w:val="00795B92"/>
    <w:rsid w:val="00795D24"/>
    <w:rsid w:val="00795F68"/>
    <w:rsid w:val="007973AC"/>
    <w:rsid w:val="00797EFF"/>
    <w:rsid w:val="007A008E"/>
    <w:rsid w:val="007A039C"/>
    <w:rsid w:val="007A042D"/>
    <w:rsid w:val="007A0C56"/>
    <w:rsid w:val="007A0EE4"/>
    <w:rsid w:val="007A1FBF"/>
    <w:rsid w:val="007A206D"/>
    <w:rsid w:val="007A33D5"/>
    <w:rsid w:val="007A34AB"/>
    <w:rsid w:val="007A581E"/>
    <w:rsid w:val="007A62F2"/>
    <w:rsid w:val="007A6D85"/>
    <w:rsid w:val="007A7C40"/>
    <w:rsid w:val="007B0982"/>
    <w:rsid w:val="007B1311"/>
    <w:rsid w:val="007B15C3"/>
    <w:rsid w:val="007B1995"/>
    <w:rsid w:val="007B19CA"/>
    <w:rsid w:val="007B210B"/>
    <w:rsid w:val="007B23FF"/>
    <w:rsid w:val="007B29B5"/>
    <w:rsid w:val="007B4AE9"/>
    <w:rsid w:val="007B6EA5"/>
    <w:rsid w:val="007C0778"/>
    <w:rsid w:val="007C0B2D"/>
    <w:rsid w:val="007C0B48"/>
    <w:rsid w:val="007C0EE7"/>
    <w:rsid w:val="007C11CF"/>
    <w:rsid w:val="007C190A"/>
    <w:rsid w:val="007C1FD8"/>
    <w:rsid w:val="007C2612"/>
    <w:rsid w:val="007C2AAB"/>
    <w:rsid w:val="007C3016"/>
    <w:rsid w:val="007C3EED"/>
    <w:rsid w:val="007C44EA"/>
    <w:rsid w:val="007C4E32"/>
    <w:rsid w:val="007C5CB9"/>
    <w:rsid w:val="007C6247"/>
    <w:rsid w:val="007C7A56"/>
    <w:rsid w:val="007D0927"/>
    <w:rsid w:val="007D0D4C"/>
    <w:rsid w:val="007D25A2"/>
    <w:rsid w:val="007D33BF"/>
    <w:rsid w:val="007D380F"/>
    <w:rsid w:val="007D3F00"/>
    <w:rsid w:val="007D4417"/>
    <w:rsid w:val="007D5622"/>
    <w:rsid w:val="007D770A"/>
    <w:rsid w:val="007D7A12"/>
    <w:rsid w:val="007E05B2"/>
    <w:rsid w:val="007E0646"/>
    <w:rsid w:val="007E09AD"/>
    <w:rsid w:val="007E13D9"/>
    <w:rsid w:val="007E2127"/>
    <w:rsid w:val="007E23AB"/>
    <w:rsid w:val="007E2B05"/>
    <w:rsid w:val="007E2C87"/>
    <w:rsid w:val="007E2EC4"/>
    <w:rsid w:val="007E2FA4"/>
    <w:rsid w:val="007E354B"/>
    <w:rsid w:val="007E3B0D"/>
    <w:rsid w:val="007E4ADD"/>
    <w:rsid w:val="007E50E2"/>
    <w:rsid w:val="007E565C"/>
    <w:rsid w:val="007E5BBD"/>
    <w:rsid w:val="007E5F2A"/>
    <w:rsid w:val="007E6A95"/>
    <w:rsid w:val="007E6F54"/>
    <w:rsid w:val="007F139F"/>
    <w:rsid w:val="007F1E12"/>
    <w:rsid w:val="007F2330"/>
    <w:rsid w:val="007F2576"/>
    <w:rsid w:val="007F3B4E"/>
    <w:rsid w:val="007F3BF0"/>
    <w:rsid w:val="007F44C6"/>
    <w:rsid w:val="007F4DBA"/>
    <w:rsid w:val="007F4DE6"/>
    <w:rsid w:val="007F5625"/>
    <w:rsid w:val="007F6449"/>
    <w:rsid w:val="007F6E28"/>
    <w:rsid w:val="007F6F35"/>
    <w:rsid w:val="007F7564"/>
    <w:rsid w:val="007F7943"/>
    <w:rsid w:val="007F7E96"/>
    <w:rsid w:val="00800D9E"/>
    <w:rsid w:val="00801D2E"/>
    <w:rsid w:val="00801F02"/>
    <w:rsid w:val="00804910"/>
    <w:rsid w:val="00805181"/>
    <w:rsid w:val="0080518B"/>
    <w:rsid w:val="0080606F"/>
    <w:rsid w:val="00806C93"/>
    <w:rsid w:val="0080787A"/>
    <w:rsid w:val="008103E0"/>
    <w:rsid w:val="008108D9"/>
    <w:rsid w:val="00811448"/>
    <w:rsid w:val="0081150A"/>
    <w:rsid w:val="00811ADC"/>
    <w:rsid w:val="00812FFE"/>
    <w:rsid w:val="0081368D"/>
    <w:rsid w:val="008138A0"/>
    <w:rsid w:val="00815AC3"/>
    <w:rsid w:val="00815DE6"/>
    <w:rsid w:val="00816EB7"/>
    <w:rsid w:val="008172D4"/>
    <w:rsid w:val="008175C8"/>
    <w:rsid w:val="00817864"/>
    <w:rsid w:val="00820302"/>
    <w:rsid w:val="008206F6"/>
    <w:rsid w:val="00820C36"/>
    <w:rsid w:val="00820DB9"/>
    <w:rsid w:val="00820FA3"/>
    <w:rsid w:val="00821F06"/>
    <w:rsid w:val="00823C97"/>
    <w:rsid w:val="00824D2D"/>
    <w:rsid w:val="00824F2C"/>
    <w:rsid w:val="00827A48"/>
    <w:rsid w:val="00830127"/>
    <w:rsid w:val="00830859"/>
    <w:rsid w:val="00830B5D"/>
    <w:rsid w:val="00830C85"/>
    <w:rsid w:val="0083102C"/>
    <w:rsid w:val="008314E3"/>
    <w:rsid w:val="00831640"/>
    <w:rsid w:val="008338BC"/>
    <w:rsid w:val="00834D05"/>
    <w:rsid w:val="00834D20"/>
    <w:rsid w:val="00834DF4"/>
    <w:rsid w:val="0083589A"/>
    <w:rsid w:val="008358FD"/>
    <w:rsid w:val="0083673D"/>
    <w:rsid w:val="008367ED"/>
    <w:rsid w:val="00836DC7"/>
    <w:rsid w:val="008370E5"/>
    <w:rsid w:val="008371CF"/>
    <w:rsid w:val="00837A10"/>
    <w:rsid w:val="00837F13"/>
    <w:rsid w:val="008401BB"/>
    <w:rsid w:val="00840402"/>
    <w:rsid w:val="008414EB"/>
    <w:rsid w:val="00841F5E"/>
    <w:rsid w:val="008422F9"/>
    <w:rsid w:val="008423D3"/>
    <w:rsid w:val="00843D94"/>
    <w:rsid w:val="00843FEF"/>
    <w:rsid w:val="00844304"/>
    <w:rsid w:val="0084440F"/>
    <w:rsid w:val="008446C0"/>
    <w:rsid w:val="008457AC"/>
    <w:rsid w:val="00845C84"/>
    <w:rsid w:val="00845F52"/>
    <w:rsid w:val="00846EF2"/>
    <w:rsid w:val="008473B6"/>
    <w:rsid w:val="00850409"/>
    <w:rsid w:val="00850499"/>
    <w:rsid w:val="008507FC"/>
    <w:rsid w:val="00850E9B"/>
    <w:rsid w:val="00851633"/>
    <w:rsid w:val="008518B0"/>
    <w:rsid w:val="00851CF2"/>
    <w:rsid w:val="0085210D"/>
    <w:rsid w:val="008522CA"/>
    <w:rsid w:val="008527C2"/>
    <w:rsid w:val="00852D51"/>
    <w:rsid w:val="00852D71"/>
    <w:rsid w:val="0085371A"/>
    <w:rsid w:val="00853CDD"/>
    <w:rsid w:val="00853F98"/>
    <w:rsid w:val="00854902"/>
    <w:rsid w:val="00855876"/>
    <w:rsid w:val="00855B24"/>
    <w:rsid w:val="00856186"/>
    <w:rsid w:val="00856303"/>
    <w:rsid w:val="008565DD"/>
    <w:rsid w:val="00860392"/>
    <w:rsid w:val="0086062F"/>
    <w:rsid w:val="00860DD8"/>
    <w:rsid w:val="008615B0"/>
    <w:rsid w:val="0086160E"/>
    <w:rsid w:val="0086261D"/>
    <w:rsid w:val="00863725"/>
    <w:rsid w:val="00863E99"/>
    <w:rsid w:val="00864DE3"/>
    <w:rsid w:val="00865335"/>
    <w:rsid w:val="00865418"/>
    <w:rsid w:val="00866466"/>
    <w:rsid w:val="00867172"/>
    <w:rsid w:val="008677D9"/>
    <w:rsid w:val="00867CBA"/>
    <w:rsid w:val="0087053C"/>
    <w:rsid w:val="00870CC8"/>
    <w:rsid w:val="0087162E"/>
    <w:rsid w:val="00871EE8"/>
    <w:rsid w:val="00872909"/>
    <w:rsid w:val="00872A31"/>
    <w:rsid w:val="008747EA"/>
    <w:rsid w:val="00875D87"/>
    <w:rsid w:val="0087700F"/>
    <w:rsid w:val="0088040B"/>
    <w:rsid w:val="00880415"/>
    <w:rsid w:val="0088050C"/>
    <w:rsid w:val="00880798"/>
    <w:rsid w:val="008811B0"/>
    <w:rsid w:val="0088173D"/>
    <w:rsid w:val="008836E9"/>
    <w:rsid w:val="00884447"/>
    <w:rsid w:val="008845E0"/>
    <w:rsid w:val="0088563D"/>
    <w:rsid w:val="00886BE4"/>
    <w:rsid w:val="00886F0C"/>
    <w:rsid w:val="008873F6"/>
    <w:rsid w:val="00890788"/>
    <w:rsid w:val="00890BDA"/>
    <w:rsid w:val="0089128C"/>
    <w:rsid w:val="00891A17"/>
    <w:rsid w:val="00892843"/>
    <w:rsid w:val="00892D31"/>
    <w:rsid w:val="00893129"/>
    <w:rsid w:val="0089319C"/>
    <w:rsid w:val="0089367F"/>
    <w:rsid w:val="008948B3"/>
    <w:rsid w:val="00895AC2"/>
    <w:rsid w:val="00895FEA"/>
    <w:rsid w:val="008960BF"/>
    <w:rsid w:val="00896B13"/>
    <w:rsid w:val="00896EF6"/>
    <w:rsid w:val="008977FA"/>
    <w:rsid w:val="008A01AC"/>
    <w:rsid w:val="008A0D66"/>
    <w:rsid w:val="008A10AC"/>
    <w:rsid w:val="008A1209"/>
    <w:rsid w:val="008A343C"/>
    <w:rsid w:val="008A3B0D"/>
    <w:rsid w:val="008A4795"/>
    <w:rsid w:val="008A582C"/>
    <w:rsid w:val="008A5F8D"/>
    <w:rsid w:val="008A652A"/>
    <w:rsid w:val="008A6939"/>
    <w:rsid w:val="008A6AB4"/>
    <w:rsid w:val="008A7B62"/>
    <w:rsid w:val="008B061A"/>
    <w:rsid w:val="008B0791"/>
    <w:rsid w:val="008B0E95"/>
    <w:rsid w:val="008B14B7"/>
    <w:rsid w:val="008B26E1"/>
    <w:rsid w:val="008B2F8B"/>
    <w:rsid w:val="008B30BE"/>
    <w:rsid w:val="008B3306"/>
    <w:rsid w:val="008B3681"/>
    <w:rsid w:val="008B47F5"/>
    <w:rsid w:val="008B5199"/>
    <w:rsid w:val="008B5D21"/>
    <w:rsid w:val="008B6872"/>
    <w:rsid w:val="008B6E73"/>
    <w:rsid w:val="008B7A06"/>
    <w:rsid w:val="008C0088"/>
    <w:rsid w:val="008C014E"/>
    <w:rsid w:val="008C0B34"/>
    <w:rsid w:val="008C32D0"/>
    <w:rsid w:val="008C32D1"/>
    <w:rsid w:val="008C3F29"/>
    <w:rsid w:val="008C5242"/>
    <w:rsid w:val="008C5358"/>
    <w:rsid w:val="008C55E0"/>
    <w:rsid w:val="008C5FE1"/>
    <w:rsid w:val="008C5FF0"/>
    <w:rsid w:val="008C68DC"/>
    <w:rsid w:val="008C72ED"/>
    <w:rsid w:val="008C72FC"/>
    <w:rsid w:val="008C7D6A"/>
    <w:rsid w:val="008D1655"/>
    <w:rsid w:val="008D26F1"/>
    <w:rsid w:val="008D64BC"/>
    <w:rsid w:val="008D70D6"/>
    <w:rsid w:val="008E071F"/>
    <w:rsid w:val="008E0899"/>
    <w:rsid w:val="008E0A33"/>
    <w:rsid w:val="008E0B28"/>
    <w:rsid w:val="008E0CE3"/>
    <w:rsid w:val="008E133C"/>
    <w:rsid w:val="008E1ABD"/>
    <w:rsid w:val="008E2691"/>
    <w:rsid w:val="008E2D9B"/>
    <w:rsid w:val="008E36DE"/>
    <w:rsid w:val="008E370E"/>
    <w:rsid w:val="008E49BC"/>
    <w:rsid w:val="008E4A8B"/>
    <w:rsid w:val="008E4F07"/>
    <w:rsid w:val="008E5965"/>
    <w:rsid w:val="008E5B9B"/>
    <w:rsid w:val="008E5C42"/>
    <w:rsid w:val="008E5CB3"/>
    <w:rsid w:val="008E5DF6"/>
    <w:rsid w:val="008E62E2"/>
    <w:rsid w:val="008E651D"/>
    <w:rsid w:val="008E6FEC"/>
    <w:rsid w:val="008E7C6E"/>
    <w:rsid w:val="008F06C6"/>
    <w:rsid w:val="008F0798"/>
    <w:rsid w:val="008F0FAF"/>
    <w:rsid w:val="008F16A1"/>
    <w:rsid w:val="008F2D5E"/>
    <w:rsid w:val="008F2DD8"/>
    <w:rsid w:val="008F3552"/>
    <w:rsid w:val="008F37ED"/>
    <w:rsid w:val="008F3E41"/>
    <w:rsid w:val="008F5087"/>
    <w:rsid w:val="008F56FA"/>
    <w:rsid w:val="008F5CB0"/>
    <w:rsid w:val="008F773A"/>
    <w:rsid w:val="00900362"/>
    <w:rsid w:val="00901E30"/>
    <w:rsid w:val="0090269B"/>
    <w:rsid w:val="00903D02"/>
    <w:rsid w:val="0090433E"/>
    <w:rsid w:val="0090515B"/>
    <w:rsid w:val="00905F9C"/>
    <w:rsid w:val="0090640D"/>
    <w:rsid w:val="00906944"/>
    <w:rsid w:val="00906F2A"/>
    <w:rsid w:val="009071A2"/>
    <w:rsid w:val="0090726E"/>
    <w:rsid w:val="009073AB"/>
    <w:rsid w:val="009078B8"/>
    <w:rsid w:val="00910190"/>
    <w:rsid w:val="00910D07"/>
    <w:rsid w:val="00910F30"/>
    <w:rsid w:val="00910FA6"/>
    <w:rsid w:val="00911B65"/>
    <w:rsid w:val="00911D3A"/>
    <w:rsid w:val="009141F9"/>
    <w:rsid w:val="009145A7"/>
    <w:rsid w:val="00914DE7"/>
    <w:rsid w:val="00915717"/>
    <w:rsid w:val="00915C87"/>
    <w:rsid w:val="00916AAF"/>
    <w:rsid w:val="00916B33"/>
    <w:rsid w:val="00916BB2"/>
    <w:rsid w:val="00916E9D"/>
    <w:rsid w:val="00917346"/>
    <w:rsid w:val="00917A2D"/>
    <w:rsid w:val="00917A60"/>
    <w:rsid w:val="00920A4A"/>
    <w:rsid w:val="00920C81"/>
    <w:rsid w:val="009217B3"/>
    <w:rsid w:val="009218DF"/>
    <w:rsid w:val="00921CBC"/>
    <w:rsid w:val="00921DD3"/>
    <w:rsid w:val="00923842"/>
    <w:rsid w:val="00923A15"/>
    <w:rsid w:val="00923DA4"/>
    <w:rsid w:val="00924CA4"/>
    <w:rsid w:val="00924D2E"/>
    <w:rsid w:val="009250F0"/>
    <w:rsid w:val="009255E2"/>
    <w:rsid w:val="00925775"/>
    <w:rsid w:val="00925A5F"/>
    <w:rsid w:val="0092720B"/>
    <w:rsid w:val="00927912"/>
    <w:rsid w:val="00930169"/>
    <w:rsid w:val="00930DAA"/>
    <w:rsid w:val="00931B6F"/>
    <w:rsid w:val="00931E0C"/>
    <w:rsid w:val="00931E8A"/>
    <w:rsid w:val="00932077"/>
    <w:rsid w:val="00932259"/>
    <w:rsid w:val="0093283A"/>
    <w:rsid w:val="00932881"/>
    <w:rsid w:val="00932B7E"/>
    <w:rsid w:val="00932D8F"/>
    <w:rsid w:val="00933C7C"/>
    <w:rsid w:val="0093534C"/>
    <w:rsid w:val="00935E78"/>
    <w:rsid w:val="00936977"/>
    <w:rsid w:val="0093697C"/>
    <w:rsid w:val="00937A05"/>
    <w:rsid w:val="009415E7"/>
    <w:rsid w:val="00941C04"/>
    <w:rsid w:val="00941C62"/>
    <w:rsid w:val="00941E3C"/>
    <w:rsid w:val="009424C7"/>
    <w:rsid w:val="009425DA"/>
    <w:rsid w:val="00942619"/>
    <w:rsid w:val="0094349F"/>
    <w:rsid w:val="00943533"/>
    <w:rsid w:val="0094354A"/>
    <w:rsid w:val="0094367B"/>
    <w:rsid w:val="00943D29"/>
    <w:rsid w:val="00944799"/>
    <w:rsid w:val="00945AD7"/>
    <w:rsid w:val="00946A37"/>
    <w:rsid w:val="00946C37"/>
    <w:rsid w:val="00950EBA"/>
    <w:rsid w:val="00951081"/>
    <w:rsid w:val="009514F9"/>
    <w:rsid w:val="00953D3A"/>
    <w:rsid w:val="009541B8"/>
    <w:rsid w:val="00954D41"/>
    <w:rsid w:val="00955586"/>
    <w:rsid w:val="009560F8"/>
    <w:rsid w:val="0095630A"/>
    <w:rsid w:val="00956E96"/>
    <w:rsid w:val="0095750F"/>
    <w:rsid w:val="00960929"/>
    <w:rsid w:val="00961F1B"/>
    <w:rsid w:val="00961F2E"/>
    <w:rsid w:val="00962053"/>
    <w:rsid w:val="00962A14"/>
    <w:rsid w:val="00963D3E"/>
    <w:rsid w:val="00964EA3"/>
    <w:rsid w:val="00966045"/>
    <w:rsid w:val="009674B4"/>
    <w:rsid w:val="0097010D"/>
    <w:rsid w:val="009706BA"/>
    <w:rsid w:val="00971385"/>
    <w:rsid w:val="00971A42"/>
    <w:rsid w:val="009728F7"/>
    <w:rsid w:val="00972984"/>
    <w:rsid w:val="009732FE"/>
    <w:rsid w:val="00973BBD"/>
    <w:rsid w:val="00974616"/>
    <w:rsid w:val="009747DE"/>
    <w:rsid w:val="00974A33"/>
    <w:rsid w:val="00975860"/>
    <w:rsid w:val="0097630C"/>
    <w:rsid w:val="009766AA"/>
    <w:rsid w:val="00976DAE"/>
    <w:rsid w:val="009774CA"/>
    <w:rsid w:val="00977606"/>
    <w:rsid w:val="0097789D"/>
    <w:rsid w:val="00977954"/>
    <w:rsid w:val="00977C7C"/>
    <w:rsid w:val="00980121"/>
    <w:rsid w:val="009804F5"/>
    <w:rsid w:val="009815EE"/>
    <w:rsid w:val="00982DFA"/>
    <w:rsid w:val="009833F2"/>
    <w:rsid w:val="009834FF"/>
    <w:rsid w:val="0098403F"/>
    <w:rsid w:val="00984191"/>
    <w:rsid w:val="009841C0"/>
    <w:rsid w:val="0098427C"/>
    <w:rsid w:val="00984F5E"/>
    <w:rsid w:val="00985937"/>
    <w:rsid w:val="00986965"/>
    <w:rsid w:val="00986C42"/>
    <w:rsid w:val="009870D4"/>
    <w:rsid w:val="0098799A"/>
    <w:rsid w:val="00992A76"/>
    <w:rsid w:val="0099357F"/>
    <w:rsid w:val="00994B4A"/>
    <w:rsid w:val="00995FEB"/>
    <w:rsid w:val="009A13D8"/>
    <w:rsid w:val="009A2469"/>
    <w:rsid w:val="009A264C"/>
    <w:rsid w:val="009A26AE"/>
    <w:rsid w:val="009A2C76"/>
    <w:rsid w:val="009A3B35"/>
    <w:rsid w:val="009A3E66"/>
    <w:rsid w:val="009A4139"/>
    <w:rsid w:val="009A4858"/>
    <w:rsid w:val="009A4C29"/>
    <w:rsid w:val="009A512A"/>
    <w:rsid w:val="009A534A"/>
    <w:rsid w:val="009A54D6"/>
    <w:rsid w:val="009A55D0"/>
    <w:rsid w:val="009A58FA"/>
    <w:rsid w:val="009A7C35"/>
    <w:rsid w:val="009B0ED8"/>
    <w:rsid w:val="009B1FA9"/>
    <w:rsid w:val="009B2030"/>
    <w:rsid w:val="009B219D"/>
    <w:rsid w:val="009B2D22"/>
    <w:rsid w:val="009B3162"/>
    <w:rsid w:val="009B35C5"/>
    <w:rsid w:val="009B35D2"/>
    <w:rsid w:val="009B36FA"/>
    <w:rsid w:val="009B3ACB"/>
    <w:rsid w:val="009B426C"/>
    <w:rsid w:val="009B51B4"/>
    <w:rsid w:val="009B552A"/>
    <w:rsid w:val="009B5704"/>
    <w:rsid w:val="009B5BD6"/>
    <w:rsid w:val="009B5CC1"/>
    <w:rsid w:val="009B6045"/>
    <w:rsid w:val="009B6AF7"/>
    <w:rsid w:val="009B7CC5"/>
    <w:rsid w:val="009C04A2"/>
    <w:rsid w:val="009C058F"/>
    <w:rsid w:val="009C0600"/>
    <w:rsid w:val="009C1C71"/>
    <w:rsid w:val="009C291E"/>
    <w:rsid w:val="009C2BD6"/>
    <w:rsid w:val="009C3375"/>
    <w:rsid w:val="009C3502"/>
    <w:rsid w:val="009C450C"/>
    <w:rsid w:val="009C4B18"/>
    <w:rsid w:val="009C6479"/>
    <w:rsid w:val="009C68B0"/>
    <w:rsid w:val="009C7461"/>
    <w:rsid w:val="009C748E"/>
    <w:rsid w:val="009C7CA2"/>
    <w:rsid w:val="009C7E1C"/>
    <w:rsid w:val="009D0C78"/>
    <w:rsid w:val="009D1B9C"/>
    <w:rsid w:val="009D2253"/>
    <w:rsid w:val="009D2ACD"/>
    <w:rsid w:val="009D2FE1"/>
    <w:rsid w:val="009D367E"/>
    <w:rsid w:val="009D39DA"/>
    <w:rsid w:val="009D4153"/>
    <w:rsid w:val="009D62EE"/>
    <w:rsid w:val="009D67B5"/>
    <w:rsid w:val="009D6A60"/>
    <w:rsid w:val="009E049F"/>
    <w:rsid w:val="009E0887"/>
    <w:rsid w:val="009E0C3B"/>
    <w:rsid w:val="009E12A9"/>
    <w:rsid w:val="009E149F"/>
    <w:rsid w:val="009E278F"/>
    <w:rsid w:val="009E2BB0"/>
    <w:rsid w:val="009E2D78"/>
    <w:rsid w:val="009E370B"/>
    <w:rsid w:val="009E3758"/>
    <w:rsid w:val="009E37FB"/>
    <w:rsid w:val="009E47A7"/>
    <w:rsid w:val="009E4D58"/>
    <w:rsid w:val="009E5455"/>
    <w:rsid w:val="009E6001"/>
    <w:rsid w:val="009E6128"/>
    <w:rsid w:val="009F1031"/>
    <w:rsid w:val="009F30EC"/>
    <w:rsid w:val="009F5342"/>
    <w:rsid w:val="009F5EA6"/>
    <w:rsid w:val="009F7514"/>
    <w:rsid w:val="009F7AC3"/>
    <w:rsid w:val="009F7D1F"/>
    <w:rsid w:val="009F7E6E"/>
    <w:rsid w:val="009F7F46"/>
    <w:rsid w:val="00A006A9"/>
    <w:rsid w:val="00A0188E"/>
    <w:rsid w:val="00A018DE"/>
    <w:rsid w:val="00A01CF0"/>
    <w:rsid w:val="00A03BCD"/>
    <w:rsid w:val="00A049F1"/>
    <w:rsid w:val="00A04A98"/>
    <w:rsid w:val="00A04B89"/>
    <w:rsid w:val="00A05455"/>
    <w:rsid w:val="00A06144"/>
    <w:rsid w:val="00A06280"/>
    <w:rsid w:val="00A067BC"/>
    <w:rsid w:val="00A068B5"/>
    <w:rsid w:val="00A07903"/>
    <w:rsid w:val="00A100A1"/>
    <w:rsid w:val="00A1082D"/>
    <w:rsid w:val="00A10886"/>
    <w:rsid w:val="00A10A3C"/>
    <w:rsid w:val="00A1151F"/>
    <w:rsid w:val="00A12393"/>
    <w:rsid w:val="00A12999"/>
    <w:rsid w:val="00A12F8D"/>
    <w:rsid w:val="00A13E9B"/>
    <w:rsid w:val="00A14316"/>
    <w:rsid w:val="00A14A00"/>
    <w:rsid w:val="00A14D58"/>
    <w:rsid w:val="00A1516C"/>
    <w:rsid w:val="00A15239"/>
    <w:rsid w:val="00A15DF6"/>
    <w:rsid w:val="00A16080"/>
    <w:rsid w:val="00A16859"/>
    <w:rsid w:val="00A168DA"/>
    <w:rsid w:val="00A16A3F"/>
    <w:rsid w:val="00A1708B"/>
    <w:rsid w:val="00A17339"/>
    <w:rsid w:val="00A206DC"/>
    <w:rsid w:val="00A20885"/>
    <w:rsid w:val="00A2091D"/>
    <w:rsid w:val="00A21282"/>
    <w:rsid w:val="00A21800"/>
    <w:rsid w:val="00A226D5"/>
    <w:rsid w:val="00A234EC"/>
    <w:rsid w:val="00A2391A"/>
    <w:rsid w:val="00A244A6"/>
    <w:rsid w:val="00A255AE"/>
    <w:rsid w:val="00A258A5"/>
    <w:rsid w:val="00A25993"/>
    <w:rsid w:val="00A261BE"/>
    <w:rsid w:val="00A26366"/>
    <w:rsid w:val="00A266A3"/>
    <w:rsid w:val="00A268F0"/>
    <w:rsid w:val="00A26926"/>
    <w:rsid w:val="00A27B0E"/>
    <w:rsid w:val="00A303DE"/>
    <w:rsid w:val="00A3097D"/>
    <w:rsid w:val="00A30ECF"/>
    <w:rsid w:val="00A31F70"/>
    <w:rsid w:val="00A32D27"/>
    <w:rsid w:val="00A330F2"/>
    <w:rsid w:val="00A3354C"/>
    <w:rsid w:val="00A33931"/>
    <w:rsid w:val="00A34194"/>
    <w:rsid w:val="00A342D5"/>
    <w:rsid w:val="00A34B0E"/>
    <w:rsid w:val="00A34B24"/>
    <w:rsid w:val="00A34D96"/>
    <w:rsid w:val="00A3571A"/>
    <w:rsid w:val="00A360F5"/>
    <w:rsid w:val="00A37302"/>
    <w:rsid w:val="00A37890"/>
    <w:rsid w:val="00A4075E"/>
    <w:rsid w:val="00A4090F"/>
    <w:rsid w:val="00A40AEE"/>
    <w:rsid w:val="00A4127B"/>
    <w:rsid w:val="00A4159E"/>
    <w:rsid w:val="00A41E63"/>
    <w:rsid w:val="00A42328"/>
    <w:rsid w:val="00A423AD"/>
    <w:rsid w:val="00A4274F"/>
    <w:rsid w:val="00A427C3"/>
    <w:rsid w:val="00A430D2"/>
    <w:rsid w:val="00A432F9"/>
    <w:rsid w:val="00A44524"/>
    <w:rsid w:val="00A45435"/>
    <w:rsid w:val="00A455F3"/>
    <w:rsid w:val="00A469E4"/>
    <w:rsid w:val="00A46CED"/>
    <w:rsid w:val="00A50F50"/>
    <w:rsid w:val="00A510F3"/>
    <w:rsid w:val="00A511C9"/>
    <w:rsid w:val="00A5238C"/>
    <w:rsid w:val="00A527A7"/>
    <w:rsid w:val="00A52877"/>
    <w:rsid w:val="00A52B72"/>
    <w:rsid w:val="00A540A9"/>
    <w:rsid w:val="00A540B2"/>
    <w:rsid w:val="00A540B7"/>
    <w:rsid w:val="00A54AE5"/>
    <w:rsid w:val="00A55DD5"/>
    <w:rsid w:val="00A55E7D"/>
    <w:rsid w:val="00A56153"/>
    <w:rsid w:val="00A561BB"/>
    <w:rsid w:val="00A574F6"/>
    <w:rsid w:val="00A579A6"/>
    <w:rsid w:val="00A57EF2"/>
    <w:rsid w:val="00A605FC"/>
    <w:rsid w:val="00A61890"/>
    <w:rsid w:val="00A61EB7"/>
    <w:rsid w:val="00A62757"/>
    <w:rsid w:val="00A647F5"/>
    <w:rsid w:val="00A657DA"/>
    <w:rsid w:val="00A65938"/>
    <w:rsid w:val="00A65F1C"/>
    <w:rsid w:val="00A66158"/>
    <w:rsid w:val="00A703F0"/>
    <w:rsid w:val="00A704C2"/>
    <w:rsid w:val="00A707A2"/>
    <w:rsid w:val="00A70A61"/>
    <w:rsid w:val="00A70C76"/>
    <w:rsid w:val="00A70CC8"/>
    <w:rsid w:val="00A712C8"/>
    <w:rsid w:val="00A71F7A"/>
    <w:rsid w:val="00A72056"/>
    <w:rsid w:val="00A720B9"/>
    <w:rsid w:val="00A72198"/>
    <w:rsid w:val="00A72649"/>
    <w:rsid w:val="00A72E2D"/>
    <w:rsid w:val="00A73001"/>
    <w:rsid w:val="00A731F9"/>
    <w:rsid w:val="00A73CAA"/>
    <w:rsid w:val="00A73D23"/>
    <w:rsid w:val="00A74C31"/>
    <w:rsid w:val="00A74CF7"/>
    <w:rsid w:val="00A759F8"/>
    <w:rsid w:val="00A766C3"/>
    <w:rsid w:val="00A767D6"/>
    <w:rsid w:val="00A76B89"/>
    <w:rsid w:val="00A76D68"/>
    <w:rsid w:val="00A7701B"/>
    <w:rsid w:val="00A77EB6"/>
    <w:rsid w:val="00A77EF9"/>
    <w:rsid w:val="00A81F1E"/>
    <w:rsid w:val="00A82554"/>
    <w:rsid w:val="00A82787"/>
    <w:rsid w:val="00A828DC"/>
    <w:rsid w:val="00A8335D"/>
    <w:rsid w:val="00A83E01"/>
    <w:rsid w:val="00A83E24"/>
    <w:rsid w:val="00A84BE5"/>
    <w:rsid w:val="00A84E17"/>
    <w:rsid w:val="00A858AE"/>
    <w:rsid w:val="00A86442"/>
    <w:rsid w:val="00A86584"/>
    <w:rsid w:val="00A8797C"/>
    <w:rsid w:val="00A90579"/>
    <w:rsid w:val="00A90ACC"/>
    <w:rsid w:val="00A91447"/>
    <w:rsid w:val="00A919D2"/>
    <w:rsid w:val="00A92734"/>
    <w:rsid w:val="00A92D44"/>
    <w:rsid w:val="00A93965"/>
    <w:rsid w:val="00A93B56"/>
    <w:rsid w:val="00A93D48"/>
    <w:rsid w:val="00A944F3"/>
    <w:rsid w:val="00A945DE"/>
    <w:rsid w:val="00A949C7"/>
    <w:rsid w:val="00A94E06"/>
    <w:rsid w:val="00A95144"/>
    <w:rsid w:val="00A95C1D"/>
    <w:rsid w:val="00A95D44"/>
    <w:rsid w:val="00A963B9"/>
    <w:rsid w:val="00A9642F"/>
    <w:rsid w:val="00A97187"/>
    <w:rsid w:val="00AA0F7E"/>
    <w:rsid w:val="00AA1884"/>
    <w:rsid w:val="00AA5B82"/>
    <w:rsid w:val="00AA7784"/>
    <w:rsid w:val="00AA77C3"/>
    <w:rsid w:val="00AA7B35"/>
    <w:rsid w:val="00AB0F01"/>
    <w:rsid w:val="00AB1592"/>
    <w:rsid w:val="00AB15EA"/>
    <w:rsid w:val="00AB1CA8"/>
    <w:rsid w:val="00AB29FF"/>
    <w:rsid w:val="00AB2BF6"/>
    <w:rsid w:val="00AB3379"/>
    <w:rsid w:val="00AB4546"/>
    <w:rsid w:val="00AB52FE"/>
    <w:rsid w:val="00AB5A1C"/>
    <w:rsid w:val="00AB6879"/>
    <w:rsid w:val="00AB6B93"/>
    <w:rsid w:val="00AB6E14"/>
    <w:rsid w:val="00AB73BB"/>
    <w:rsid w:val="00AB73D1"/>
    <w:rsid w:val="00AC0012"/>
    <w:rsid w:val="00AC004E"/>
    <w:rsid w:val="00AC013E"/>
    <w:rsid w:val="00AC01D5"/>
    <w:rsid w:val="00AC0424"/>
    <w:rsid w:val="00AC0BA4"/>
    <w:rsid w:val="00AC0E5D"/>
    <w:rsid w:val="00AC30CA"/>
    <w:rsid w:val="00AC3738"/>
    <w:rsid w:val="00AC4292"/>
    <w:rsid w:val="00AC4911"/>
    <w:rsid w:val="00AC4CB1"/>
    <w:rsid w:val="00AC4CB4"/>
    <w:rsid w:val="00AC5068"/>
    <w:rsid w:val="00AC588C"/>
    <w:rsid w:val="00AC5A7E"/>
    <w:rsid w:val="00AC5E58"/>
    <w:rsid w:val="00AC62CF"/>
    <w:rsid w:val="00AC67B4"/>
    <w:rsid w:val="00AD012B"/>
    <w:rsid w:val="00AD047F"/>
    <w:rsid w:val="00AD0899"/>
    <w:rsid w:val="00AD104C"/>
    <w:rsid w:val="00AD18FB"/>
    <w:rsid w:val="00AD1CAB"/>
    <w:rsid w:val="00AD2AE6"/>
    <w:rsid w:val="00AD3FEA"/>
    <w:rsid w:val="00AD3FEF"/>
    <w:rsid w:val="00AD4156"/>
    <w:rsid w:val="00AD4CFF"/>
    <w:rsid w:val="00AD56B2"/>
    <w:rsid w:val="00AD5E90"/>
    <w:rsid w:val="00AD699C"/>
    <w:rsid w:val="00AD6CD4"/>
    <w:rsid w:val="00AD704C"/>
    <w:rsid w:val="00AE0B47"/>
    <w:rsid w:val="00AE0CD5"/>
    <w:rsid w:val="00AE13C2"/>
    <w:rsid w:val="00AE1540"/>
    <w:rsid w:val="00AE1A86"/>
    <w:rsid w:val="00AE1C58"/>
    <w:rsid w:val="00AE26F0"/>
    <w:rsid w:val="00AE3295"/>
    <w:rsid w:val="00AE3422"/>
    <w:rsid w:val="00AE3FA1"/>
    <w:rsid w:val="00AE4136"/>
    <w:rsid w:val="00AE41EB"/>
    <w:rsid w:val="00AE44FE"/>
    <w:rsid w:val="00AE5A63"/>
    <w:rsid w:val="00AE6810"/>
    <w:rsid w:val="00AE6833"/>
    <w:rsid w:val="00AE716F"/>
    <w:rsid w:val="00AE7874"/>
    <w:rsid w:val="00AE7F44"/>
    <w:rsid w:val="00AF0866"/>
    <w:rsid w:val="00AF0CC1"/>
    <w:rsid w:val="00AF14A9"/>
    <w:rsid w:val="00AF164D"/>
    <w:rsid w:val="00AF2969"/>
    <w:rsid w:val="00AF2E25"/>
    <w:rsid w:val="00AF2F7D"/>
    <w:rsid w:val="00AF3069"/>
    <w:rsid w:val="00AF330E"/>
    <w:rsid w:val="00AF4E23"/>
    <w:rsid w:val="00AF6DB9"/>
    <w:rsid w:val="00AF72F6"/>
    <w:rsid w:val="00B004C0"/>
    <w:rsid w:val="00B00D9B"/>
    <w:rsid w:val="00B00EB4"/>
    <w:rsid w:val="00B0280C"/>
    <w:rsid w:val="00B02E20"/>
    <w:rsid w:val="00B03BC4"/>
    <w:rsid w:val="00B03EBC"/>
    <w:rsid w:val="00B042ED"/>
    <w:rsid w:val="00B04B0F"/>
    <w:rsid w:val="00B04B46"/>
    <w:rsid w:val="00B069FA"/>
    <w:rsid w:val="00B06CE0"/>
    <w:rsid w:val="00B1235B"/>
    <w:rsid w:val="00B12BAC"/>
    <w:rsid w:val="00B13298"/>
    <w:rsid w:val="00B149F7"/>
    <w:rsid w:val="00B14F7D"/>
    <w:rsid w:val="00B15EF6"/>
    <w:rsid w:val="00B176F2"/>
    <w:rsid w:val="00B204CB"/>
    <w:rsid w:val="00B20743"/>
    <w:rsid w:val="00B20B5A"/>
    <w:rsid w:val="00B21B84"/>
    <w:rsid w:val="00B22B65"/>
    <w:rsid w:val="00B22C51"/>
    <w:rsid w:val="00B234B4"/>
    <w:rsid w:val="00B235E9"/>
    <w:rsid w:val="00B23A99"/>
    <w:rsid w:val="00B23AD2"/>
    <w:rsid w:val="00B24DD1"/>
    <w:rsid w:val="00B25101"/>
    <w:rsid w:val="00B25C17"/>
    <w:rsid w:val="00B27065"/>
    <w:rsid w:val="00B270B4"/>
    <w:rsid w:val="00B27292"/>
    <w:rsid w:val="00B27E8D"/>
    <w:rsid w:val="00B3068D"/>
    <w:rsid w:val="00B3080C"/>
    <w:rsid w:val="00B30AC9"/>
    <w:rsid w:val="00B31A4E"/>
    <w:rsid w:val="00B31B3E"/>
    <w:rsid w:val="00B32650"/>
    <w:rsid w:val="00B32E0D"/>
    <w:rsid w:val="00B33492"/>
    <w:rsid w:val="00B337B9"/>
    <w:rsid w:val="00B34372"/>
    <w:rsid w:val="00B34723"/>
    <w:rsid w:val="00B34B03"/>
    <w:rsid w:val="00B34C28"/>
    <w:rsid w:val="00B37478"/>
    <w:rsid w:val="00B4295B"/>
    <w:rsid w:val="00B42B23"/>
    <w:rsid w:val="00B42EA8"/>
    <w:rsid w:val="00B43E1F"/>
    <w:rsid w:val="00B440A4"/>
    <w:rsid w:val="00B44130"/>
    <w:rsid w:val="00B44195"/>
    <w:rsid w:val="00B442E4"/>
    <w:rsid w:val="00B45277"/>
    <w:rsid w:val="00B45674"/>
    <w:rsid w:val="00B47070"/>
    <w:rsid w:val="00B47A2C"/>
    <w:rsid w:val="00B47A92"/>
    <w:rsid w:val="00B47D5A"/>
    <w:rsid w:val="00B508CA"/>
    <w:rsid w:val="00B50CFB"/>
    <w:rsid w:val="00B50E6D"/>
    <w:rsid w:val="00B51259"/>
    <w:rsid w:val="00B515B1"/>
    <w:rsid w:val="00B51B10"/>
    <w:rsid w:val="00B51DC9"/>
    <w:rsid w:val="00B521B0"/>
    <w:rsid w:val="00B52A75"/>
    <w:rsid w:val="00B52AAF"/>
    <w:rsid w:val="00B52BDE"/>
    <w:rsid w:val="00B5321B"/>
    <w:rsid w:val="00B545FE"/>
    <w:rsid w:val="00B550A6"/>
    <w:rsid w:val="00B552AE"/>
    <w:rsid w:val="00B553AF"/>
    <w:rsid w:val="00B5790C"/>
    <w:rsid w:val="00B6079D"/>
    <w:rsid w:val="00B60840"/>
    <w:rsid w:val="00B608E4"/>
    <w:rsid w:val="00B61781"/>
    <w:rsid w:val="00B61CEB"/>
    <w:rsid w:val="00B6255C"/>
    <w:rsid w:val="00B62664"/>
    <w:rsid w:val="00B637CA"/>
    <w:rsid w:val="00B64729"/>
    <w:rsid w:val="00B658B7"/>
    <w:rsid w:val="00B66425"/>
    <w:rsid w:val="00B66D10"/>
    <w:rsid w:val="00B670E8"/>
    <w:rsid w:val="00B6728B"/>
    <w:rsid w:val="00B70066"/>
    <w:rsid w:val="00B70BA8"/>
    <w:rsid w:val="00B716E2"/>
    <w:rsid w:val="00B72B79"/>
    <w:rsid w:val="00B72C7A"/>
    <w:rsid w:val="00B735AB"/>
    <w:rsid w:val="00B74451"/>
    <w:rsid w:val="00B745A9"/>
    <w:rsid w:val="00B746FD"/>
    <w:rsid w:val="00B7512D"/>
    <w:rsid w:val="00B751E5"/>
    <w:rsid w:val="00B75837"/>
    <w:rsid w:val="00B75B56"/>
    <w:rsid w:val="00B75E99"/>
    <w:rsid w:val="00B768CE"/>
    <w:rsid w:val="00B77493"/>
    <w:rsid w:val="00B8017C"/>
    <w:rsid w:val="00B80759"/>
    <w:rsid w:val="00B81E51"/>
    <w:rsid w:val="00B822F2"/>
    <w:rsid w:val="00B827EA"/>
    <w:rsid w:val="00B828A6"/>
    <w:rsid w:val="00B8294D"/>
    <w:rsid w:val="00B83F16"/>
    <w:rsid w:val="00B83FBA"/>
    <w:rsid w:val="00B85198"/>
    <w:rsid w:val="00B85441"/>
    <w:rsid w:val="00B85A60"/>
    <w:rsid w:val="00B86420"/>
    <w:rsid w:val="00B86A37"/>
    <w:rsid w:val="00B86ABD"/>
    <w:rsid w:val="00B9001C"/>
    <w:rsid w:val="00B903EF"/>
    <w:rsid w:val="00B909F0"/>
    <w:rsid w:val="00B90ECB"/>
    <w:rsid w:val="00B91101"/>
    <w:rsid w:val="00B929D6"/>
    <w:rsid w:val="00B93778"/>
    <w:rsid w:val="00B93D75"/>
    <w:rsid w:val="00B940D5"/>
    <w:rsid w:val="00B94C9B"/>
    <w:rsid w:val="00B95580"/>
    <w:rsid w:val="00B9646F"/>
    <w:rsid w:val="00B96CAA"/>
    <w:rsid w:val="00B97486"/>
    <w:rsid w:val="00BA012A"/>
    <w:rsid w:val="00BA0474"/>
    <w:rsid w:val="00BA09E6"/>
    <w:rsid w:val="00BA0FEB"/>
    <w:rsid w:val="00BA1119"/>
    <w:rsid w:val="00BA2CB6"/>
    <w:rsid w:val="00BA2CEB"/>
    <w:rsid w:val="00BA3376"/>
    <w:rsid w:val="00BA4270"/>
    <w:rsid w:val="00BA46FD"/>
    <w:rsid w:val="00BA4B9C"/>
    <w:rsid w:val="00BA5455"/>
    <w:rsid w:val="00BA583D"/>
    <w:rsid w:val="00BA6371"/>
    <w:rsid w:val="00BA70C6"/>
    <w:rsid w:val="00BA7156"/>
    <w:rsid w:val="00BA735F"/>
    <w:rsid w:val="00BB05FC"/>
    <w:rsid w:val="00BB158C"/>
    <w:rsid w:val="00BB1A53"/>
    <w:rsid w:val="00BB1D6D"/>
    <w:rsid w:val="00BB211F"/>
    <w:rsid w:val="00BB36DD"/>
    <w:rsid w:val="00BB3BDD"/>
    <w:rsid w:val="00BB46AF"/>
    <w:rsid w:val="00BB4C92"/>
    <w:rsid w:val="00BB69DA"/>
    <w:rsid w:val="00BB6AD8"/>
    <w:rsid w:val="00BB7BC7"/>
    <w:rsid w:val="00BC0369"/>
    <w:rsid w:val="00BC1943"/>
    <w:rsid w:val="00BC1B85"/>
    <w:rsid w:val="00BC1BD9"/>
    <w:rsid w:val="00BC21A4"/>
    <w:rsid w:val="00BC2B4F"/>
    <w:rsid w:val="00BC2D64"/>
    <w:rsid w:val="00BC338E"/>
    <w:rsid w:val="00BC3777"/>
    <w:rsid w:val="00BC37CA"/>
    <w:rsid w:val="00BC4397"/>
    <w:rsid w:val="00BC4513"/>
    <w:rsid w:val="00BC4CB8"/>
    <w:rsid w:val="00BC568E"/>
    <w:rsid w:val="00BC5CBA"/>
    <w:rsid w:val="00BC5D19"/>
    <w:rsid w:val="00BD1C91"/>
    <w:rsid w:val="00BD33BB"/>
    <w:rsid w:val="00BD4478"/>
    <w:rsid w:val="00BD5C3E"/>
    <w:rsid w:val="00BD6CB2"/>
    <w:rsid w:val="00BD77BF"/>
    <w:rsid w:val="00BE0208"/>
    <w:rsid w:val="00BE19CC"/>
    <w:rsid w:val="00BE22AE"/>
    <w:rsid w:val="00BE292B"/>
    <w:rsid w:val="00BE2D6D"/>
    <w:rsid w:val="00BE348A"/>
    <w:rsid w:val="00BE3896"/>
    <w:rsid w:val="00BE4864"/>
    <w:rsid w:val="00BE50E4"/>
    <w:rsid w:val="00BE5445"/>
    <w:rsid w:val="00BE56B9"/>
    <w:rsid w:val="00BE7E20"/>
    <w:rsid w:val="00BF01B8"/>
    <w:rsid w:val="00BF02DB"/>
    <w:rsid w:val="00BF0B35"/>
    <w:rsid w:val="00BF12DC"/>
    <w:rsid w:val="00BF1F97"/>
    <w:rsid w:val="00BF25C2"/>
    <w:rsid w:val="00BF25FB"/>
    <w:rsid w:val="00BF3459"/>
    <w:rsid w:val="00BF3AE5"/>
    <w:rsid w:val="00BF3EBB"/>
    <w:rsid w:val="00BF48CF"/>
    <w:rsid w:val="00BF541D"/>
    <w:rsid w:val="00BF5A46"/>
    <w:rsid w:val="00BF5E67"/>
    <w:rsid w:val="00BF6553"/>
    <w:rsid w:val="00BF704B"/>
    <w:rsid w:val="00BF725A"/>
    <w:rsid w:val="00BF7BF6"/>
    <w:rsid w:val="00C000DF"/>
    <w:rsid w:val="00C013FA"/>
    <w:rsid w:val="00C01F8B"/>
    <w:rsid w:val="00C02241"/>
    <w:rsid w:val="00C0273E"/>
    <w:rsid w:val="00C03794"/>
    <w:rsid w:val="00C047E9"/>
    <w:rsid w:val="00C049E4"/>
    <w:rsid w:val="00C05778"/>
    <w:rsid w:val="00C06A8A"/>
    <w:rsid w:val="00C074ED"/>
    <w:rsid w:val="00C0769F"/>
    <w:rsid w:val="00C10BBE"/>
    <w:rsid w:val="00C114FA"/>
    <w:rsid w:val="00C116A1"/>
    <w:rsid w:val="00C1195A"/>
    <w:rsid w:val="00C11BB4"/>
    <w:rsid w:val="00C12315"/>
    <w:rsid w:val="00C12A58"/>
    <w:rsid w:val="00C12AC3"/>
    <w:rsid w:val="00C1348D"/>
    <w:rsid w:val="00C13A8C"/>
    <w:rsid w:val="00C140A9"/>
    <w:rsid w:val="00C14A2F"/>
    <w:rsid w:val="00C14B0E"/>
    <w:rsid w:val="00C15EA2"/>
    <w:rsid w:val="00C15ED5"/>
    <w:rsid w:val="00C1695E"/>
    <w:rsid w:val="00C20020"/>
    <w:rsid w:val="00C21561"/>
    <w:rsid w:val="00C2179B"/>
    <w:rsid w:val="00C22C44"/>
    <w:rsid w:val="00C24886"/>
    <w:rsid w:val="00C253A1"/>
    <w:rsid w:val="00C269A2"/>
    <w:rsid w:val="00C30060"/>
    <w:rsid w:val="00C30068"/>
    <w:rsid w:val="00C316F7"/>
    <w:rsid w:val="00C32627"/>
    <w:rsid w:val="00C32810"/>
    <w:rsid w:val="00C32BEA"/>
    <w:rsid w:val="00C331EA"/>
    <w:rsid w:val="00C33FB9"/>
    <w:rsid w:val="00C3449D"/>
    <w:rsid w:val="00C34B37"/>
    <w:rsid w:val="00C34D40"/>
    <w:rsid w:val="00C35021"/>
    <w:rsid w:val="00C359BB"/>
    <w:rsid w:val="00C35A69"/>
    <w:rsid w:val="00C36101"/>
    <w:rsid w:val="00C36CB5"/>
    <w:rsid w:val="00C37E4D"/>
    <w:rsid w:val="00C40243"/>
    <w:rsid w:val="00C4067F"/>
    <w:rsid w:val="00C41A55"/>
    <w:rsid w:val="00C41A94"/>
    <w:rsid w:val="00C43D4D"/>
    <w:rsid w:val="00C447E5"/>
    <w:rsid w:val="00C45035"/>
    <w:rsid w:val="00C45909"/>
    <w:rsid w:val="00C45DD9"/>
    <w:rsid w:val="00C45DF9"/>
    <w:rsid w:val="00C469ED"/>
    <w:rsid w:val="00C510D9"/>
    <w:rsid w:val="00C515EE"/>
    <w:rsid w:val="00C5187A"/>
    <w:rsid w:val="00C51DFB"/>
    <w:rsid w:val="00C51E7A"/>
    <w:rsid w:val="00C526D2"/>
    <w:rsid w:val="00C53424"/>
    <w:rsid w:val="00C5382C"/>
    <w:rsid w:val="00C53979"/>
    <w:rsid w:val="00C53FD9"/>
    <w:rsid w:val="00C54B44"/>
    <w:rsid w:val="00C54B81"/>
    <w:rsid w:val="00C557D8"/>
    <w:rsid w:val="00C55B00"/>
    <w:rsid w:val="00C55BD3"/>
    <w:rsid w:val="00C569EE"/>
    <w:rsid w:val="00C57774"/>
    <w:rsid w:val="00C60D44"/>
    <w:rsid w:val="00C61842"/>
    <w:rsid w:val="00C61DB7"/>
    <w:rsid w:val="00C61F87"/>
    <w:rsid w:val="00C62AA7"/>
    <w:rsid w:val="00C62C5F"/>
    <w:rsid w:val="00C62DD3"/>
    <w:rsid w:val="00C63787"/>
    <w:rsid w:val="00C638E9"/>
    <w:rsid w:val="00C63B52"/>
    <w:rsid w:val="00C65819"/>
    <w:rsid w:val="00C65C72"/>
    <w:rsid w:val="00C65F54"/>
    <w:rsid w:val="00C6638B"/>
    <w:rsid w:val="00C67BA1"/>
    <w:rsid w:val="00C708EF"/>
    <w:rsid w:val="00C72420"/>
    <w:rsid w:val="00C72BED"/>
    <w:rsid w:val="00C738A1"/>
    <w:rsid w:val="00C74350"/>
    <w:rsid w:val="00C74407"/>
    <w:rsid w:val="00C74C59"/>
    <w:rsid w:val="00C75654"/>
    <w:rsid w:val="00C76922"/>
    <w:rsid w:val="00C76B6B"/>
    <w:rsid w:val="00C76BD3"/>
    <w:rsid w:val="00C814A6"/>
    <w:rsid w:val="00C81B8E"/>
    <w:rsid w:val="00C8287E"/>
    <w:rsid w:val="00C8321D"/>
    <w:rsid w:val="00C83316"/>
    <w:rsid w:val="00C83337"/>
    <w:rsid w:val="00C83347"/>
    <w:rsid w:val="00C835DE"/>
    <w:rsid w:val="00C842C5"/>
    <w:rsid w:val="00C844B1"/>
    <w:rsid w:val="00C85148"/>
    <w:rsid w:val="00C852E8"/>
    <w:rsid w:val="00C853A1"/>
    <w:rsid w:val="00C854CD"/>
    <w:rsid w:val="00C856A7"/>
    <w:rsid w:val="00C86092"/>
    <w:rsid w:val="00C86DD7"/>
    <w:rsid w:val="00C90222"/>
    <w:rsid w:val="00C905BC"/>
    <w:rsid w:val="00C914BF"/>
    <w:rsid w:val="00C91C1B"/>
    <w:rsid w:val="00C92224"/>
    <w:rsid w:val="00C9337D"/>
    <w:rsid w:val="00C93A89"/>
    <w:rsid w:val="00C9423E"/>
    <w:rsid w:val="00C9692A"/>
    <w:rsid w:val="00C96A49"/>
    <w:rsid w:val="00CA00DA"/>
    <w:rsid w:val="00CA0CCA"/>
    <w:rsid w:val="00CA1296"/>
    <w:rsid w:val="00CA30C5"/>
    <w:rsid w:val="00CA32D4"/>
    <w:rsid w:val="00CA36DF"/>
    <w:rsid w:val="00CA48E6"/>
    <w:rsid w:val="00CA4C8C"/>
    <w:rsid w:val="00CA54F2"/>
    <w:rsid w:val="00CA6706"/>
    <w:rsid w:val="00CA68CB"/>
    <w:rsid w:val="00CA6E3A"/>
    <w:rsid w:val="00CB0B56"/>
    <w:rsid w:val="00CB1602"/>
    <w:rsid w:val="00CB21BF"/>
    <w:rsid w:val="00CB24A9"/>
    <w:rsid w:val="00CB59FF"/>
    <w:rsid w:val="00CB67B7"/>
    <w:rsid w:val="00CC097C"/>
    <w:rsid w:val="00CC0DAC"/>
    <w:rsid w:val="00CC1108"/>
    <w:rsid w:val="00CC15A7"/>
    <w:rsid w:val="00CC21C3"/>
    <w:rsid w:val="00CC2374"/>
    <w:rsid w:val="00CC38B5"/>
    <w:rsid w:val="00CC3A7E"/>
    <w:rsid w:val="00CC41DB"/>
    <w:rsid w:val="00CC4877"/>
    <w:rsid w:val="00CC4A49"/>
    <w:rsid w:val="00CC4AA9"/>
    <w:rsid w:val="00CC512C"/>
    <w:rsid w:val="00CC5E24"/>
    <w:rsid w:val="00CC6455"/>
    <w:rsid w:val="00CC715D"/>
    <w:rsid w:val="00CC7633"/>
    <w:rsid w:val="00CC76F9"/>
    <w:rsid w:val="00CD0255"/>
    <w:rsid w:val="00CD02C3"/>
    <w:rsid w:val="00CD0E9C"/>
    <w:rsid w:val="00CD1CE0"/>
    <w:rsid w:val="00CD28F6"/>
    <w:rsid w:val="00CD2CDF"/>
    <w:rsid w:val="00CD2E21"/>
    <w:rsid w:val="00CD4184"/>
    <w:rsid w:val="00CD4BD7"/>
    <w:rsid w:val="00CD5338"/>
    <w:rsid w:val="00CD55DC"/>
    <w:rsid w:val="00CD59C3"/>
    <w:rsid w:val="00CD7FA5"/>
    <w:rsid w:val="00CE0670"/>
    <w:rsid w:val="00CE1308"/>
    <w:rsid w:val="00CE1790"/>
    <w:rsid w:val="00CE270D"/>
    <w:rsid w:val="00CE3940"/>
    <w:rsid w:val="00CE3B5B"/>
    <w:rsid w:val="00CE430A"/>
    <w:rsid w:val="00CE43F7"/>
    <w:rsid w:val="00CE4DE2"/>
    <w:rsid w:val="00CE653C"/>
    <w:rsid w:val="00CE6DFD"/>
    <w:rsid w:val="00CE6E8C"/>
    <w:rsid w:val="00CE72F3"/>
    <w:rsid w:val="00CF0497"/>
    <w:rsid w:val="00CF05F2"/>
    <w:rsid w:val="00CF1898"/>
    <w:rsid w:val="00CF29A2"/>
    <w:rsid w:val="00CF3031"/>
    <w:rsid w:val="00CF4045"/>
    <w:rsid w:val="00CF4617"/>
    <w:rsid w:val="00CF477B"/>
    <w:rsid w:val="00CF6D85"/>
    <w:rsid w:val="00CF75F7"/>
    <w:rsid w:val="00D00A7B"/>
    <w:rsid w:val="00D018DC"/>
    <w:rsid w:val="00D02287"/>
    <w:rsid w:val="00D02881"/>
    <w:rsid w:val="00D03672"/>
    <w:rsid w:val="00D04042"/>
    <w:rsid w:val="00D04BC7"/>
    <w:rsid w:val="00D05501"/>
    <w:rsid w:val="00D05B71"/>
    <w:rsid w:val="00D10043"/>
    <w:rsid w:val="00D10C03"/>
    <w:rsid w:val="00D111D0"/>
    <w:rsid w:val="00D12403"/>
    <w:rsid w:val="00D1281B"/>
    <w:rsid w:val="00D12842"/>
    <w:rsid w:val="00D132C1"/>
    <w:rsid w:val="00D13718"/>
    <w:rsid w:val="00D15DA8"/>
    <w:rsid w:val="00D16341"/>
    <w:rsid w:val="00D175FF"/>
    <w:rsid w:val="00D176A8"/>
    <w:rsid w:val="00D17C98"/>
    <w:rsid w:val="00D2014C"/>
    <w:rsid w:val="00D20360"/>
    <w:rsid w:val="00D204B1"/>
    <w:rsid w:val="00D20DD9"/>
    <w:rsid w:val="00D21F51"/>
    <w:rsid w:val="00D222E3"/>
    <w:rsid w:val="00D22450"/>
    <w:rsid w:val="00D2256A"/>
    <w:rsid w:val="00D24DE7"/>
    <w:rsid w:val="00D25087"/>
    <w:rsid w:val="00D2545F"/>
    <w:rsid w:val="00D25693"/>
    <w:rsid w:val="00D2625D"/>
    <w:rsid w:val="00D26484"/>
    <w:rsid w:val="00D26F8D"/>
    <w:rsid w:val="00D2764F"/>
    <w:rsid w:val="00D27F7D"/>
    <w:rsid w:val="00D30349"/>
    <w:rsid w:val="00D30E8D"/>
    <w:rsid w:val="00D3105E"/>
    <w:rsid w:val="00D311AD"/>
    <w:rsid w:val="00D328B6"/>
    <w:rsid w:val="00D328BB"/>
    <w:rsid w:val="00D33025"/>
    <w:rsid w:val="00D33A0F"/>
    <w:rsid w:val="00D33D9F"/>
    <w:rsid w:val="00D35377"/>
    <w:rsid w:val="00D35A78"/>
    <w:rsid w:val="00D37DC2"/>
    <w:rsid w:val="00D402AA"/>
    <w:rsid w:val="00D4061A"/>
    <w:rsid w:val="00D40BF6"/>
    <w:rsid w:val="00D41084"/>
    <w:rsid w:val="00D411A4"/>
    <w:rsid w:val="00D4202D"/>
    <w:rsid w:val="00D42B39"/>
    <w:rsid w:val="00D43E40"/>
    <w:rsid w:val="00D44CBE"/>
    <w:rsid w:val="00D458A4"/>
    <w:rsid w:val="00D46CC4"/>
    <w:rsid w:val="00D47108"/>
    <w:rsid w:val="00D47B1B"/>
    <w:rsid w:val="00D5002D"/>
    <w:rsid w:val="00D50AF0"/>
    <w:rsid w:val="00D53A17"/>
    <w:rsid w:val="00D54832"/>
    <w:rsid w:val="00D5601B"/>
    <w:rsid w:val="00D5672C"/>
    <w:rsid w:val="00D56D96"/>
    <w:rsid w:val="00D578D9"/>
    <w:rsid w:val="00D6044C"/>
    <w:rsid w:val="00D60829"/>
    <w:rsid w:val="00D612D0"/>
    <w:rsid w:val="00D61706"/>
    <w:rsid w:val="00D61AC1"/>
    <w:rsid w:val="00D6524A"/>
    <w:rsid w:val="00D657DB"/>
    <w:rsid w:val="00D66296"/>
    <w:rsid w:val="00D67218"/>
    <w:rsid w:val="00D67309"/>
    <w:rsid w:val="00D67AF2"/>
    <w:rsid w:val="00D7053F"/>
    <w:rsid w:val="00D7227F"/>
    <w:rsid w:val="00D7255C"/>
    <w:rsid w:val="00D7258B"/>
    <w:rsid w:val="00D7330C"/>
    <w:rsid w:val="00D75866"/>
    <w:rsid w:val="00D75BDE"/>
    <w:rsid w:val="00D76EEF"/>
    <w:rsid w:val="00D773AE"/>
    <w:rsid w:val="00D81481"/>
    <w:rsid w:val="00D81B4B"/>
    <w:rsid w:val="00D829B4"/>
    <w:rsid w:val="00D82DF7"/>
    <w:rsid w:val="00D83191"/>
    <w:rsid w:val="00D833AD"/>
    <w:rsid w:val="00D8435C"/>
    <w:rsid w:val="00D84734"/>
    <w:rsid w:val="00D8496A"/>
    <w:rsid w:val="00D84C8F"/>
    <w:rsid w:val="00D856E7"/>
    <w:rsid w:val="00D85B17"/>
    <w:rsid w:val="00D85C14"/>
    <w:rsid w:val="00D85CD9"/>
    <w:rsid w:val="00D866DC"/>
    <w:rsid w:val="00D86C05"/>
    <w:rsid w:val="00D8715F"/>
    <w:rsid w:val="00D871ED"/>
    <w:rsid w:val="00D90C01"/>
    <w:rsid w:val="00D9245B"/>
    <w:rsid w:val="00D92633"/>
    <w:rsid w:val="00D926AD"/>
    <w:rsid w:val="00D9341E"/>
    <w:rsid w:val="00D9355C"/>
    <w:rsid w:val="00D93F22"/>
    <w:rsid w:val="00D96549"/>
    <w:rsid w:val="00D97908"/>
    <w:rsid w:val="00DA01B0"/>
    <w:rsid w:val="00DA082A"/>
    <w:rsid w:val="00DA09DC"/>
    <w:rsid w:val="00DA0AC2"/>
    <w:rsid w:val="00DA0BF0"/>
    <w:rsid w:val="00DA1ACF"/>
    <w:rsid w:val="00DA1ED8"/>
    <w:rsid w:val="00DA2024"/>
    <w:rsid w:val="00DA2B4C"/>
    <w:rsid w:val="00DA3CFC"/>
    <w:rsid w:val="00DA433E"/>
    <w:rsid w:val="00DA4B5E"/>
    <w:rsid w:val="00DA4BA9"/>
    <w:rsid w:val="00DA5671"/>
    <w:rsid w:val="00DA63AB"/>
    <w:rsid w:val="00DA6587"/>
    <w:rsid w:val="00DA6882"/>
    <w:rsid w:val="00DA6A74"/>
    <w:rsid w:val="00DA6B3C"/>
    <w:rsid w:val="00DA6E10"/>
    <w:rsid w:val="00DA7756"/>
    <w:rsid w:val="00DA7D2D"/>
    <w:rsid w:val="00DB086A"/>
    <w:rsid w:val="00DB0F93"/>
    <w:rsid w:val="00DB1700"/>
    <w:rsid w:val="00DB1F49"/>
    <w:rsid w:val="00DB3646"/>
    <w:rsid w:val="00DB3B38"/>
    <w:rsid w:val="00DB4B02"/>
    <w:rsid w:val="00DB4E98"/>
    <w:rsid w:val="00DB50C7"/>
    <w:rsid w:val="00DB519B"/>
    <w:rsid w:val="00DB5663"/>
    <w:rsid w:val="00DB5A45"/>
    <w:rsid w:val="00DB6ADA"/>
    <w:rsid w:val="00DB6E68"/>
    <w:rsid w:val="00DB7071"/>
    <w:rsid w:val="00DB7AAF"/>
    <w:rsid w:val="00DC0A19"/>
    <w:rsid w:val="00DC1B84"/>
    <w:rsid w:val="00DC21BF"/>
    <w:rsid w:val="00DC2944"/>
    <w:rsid w:val="00DC29B8"/>
    <w:rsid w:val="00DC3093"/>
    <w:rsid w:val="00DC3977"/>
    <w:rsid w:val="00DC3D15"/>
    <w:rsid w:val="00DC4214"/>
    <w:rsid w:val="00DC4265"/>
    <w:rsid w:val="00DC4559"/>
    <w:rsid w:val="00DC4819"/>
    <w:rsid w:val="00DC48F7"/>
    <w:rsid w:val="00DC52D8"/>
    <w:rsid w:val="00DC53ED"/>
    <w:rsid w:val="00DC5484"/>
    <w:rsid w:val="00DC580D"/>
    <w:rsid w:val="00DC58A8"/>
    <w:rsid w:val="00DC6643"/>
    <w:rsid w:val="00DC6882"/>
    <w:rsid w:val="00DC7072"/>
    <w:rsid w:val="00DC7C42"/>
    <w:rsid w:val="00DD0169"/>
    <w:rsid w:val="00DD0796"/>
    <w:rsid w:val="00DD1B4C"/>
    <w:rsid w:val="00DD24B6"/>
    <w:rsid w:val="00DD2A7F"/>
    <w:rsid w:val="00DD2FC8"/>
    <w:rsid w:val="00DD3374"/>
    <w:rsid w:val="00DD3804"/>
    <w:rsid w:val="00DD426D"/>
    <w:rsid w:val="00DD58FA"/>
    <w:rsid w:val="00DD6250"/>
    <w:rsid w:val="00DD650B"/>
    <w:rsid w:val="00DD669E"/>
    <w:rsid w:val="00DD6755"/>
    <w:rsid w:val="00DD7BBB"/>
    <w:rsid w:val="00DD7DB2"/>
    <w:rsid w:val="00DE067C"/>
    <w:rsid w:val="00DE4CA2"/>
    <w:rsid w:val="00DE5902"/>
    <w:rsid w:val="00DE5C33"/>
    <w:rsid w:val="00DE617A"/>
    <w:rsid w:val="00DE6F7C"/>
    <w:rsid w:val="00DE72A1"/>
    <w:rsid w:val="00DF202E"/>
    <w:rsid w:val="00DF21F9"/>
    <w:rsid w:val="00DF245D"/>
    <w:rsid w:val="00DF2628"/>
    <w:rsid w:val="00DF264B"/>
    <w:rsid w:val="00DF4A13"/>
    <w:rsid w:val="00DF55A9"/>
    <w:rsid w:val="00DF5E23"/>
    <w:rsid w:val="00DF5F63"/>
    <w:rsid w:val="00DF6A15"/>
    <w:rsid w:val="00DF6D03"/>
    <w:rsid w:val="00DF76EF"/>
    <w:rsid w:val="00DF7840"/>
    <w:rsid w:val="00DF7BF7"/>
    <w:rsid w:val="00DF7E6E"/>
    <w:rsid w:val="00E00F51"/>
    <w:rsid w:val="00E010AC"/>
    <w:rsid w:val="00E016F2"/>
    <w:rsid w:val="00E0250B"/>
    <w:rsid w:val="00E02595"/>
    <w:rsid w:val="00E03673"/>
    <w:rsid w:val="00E05111"/>
    <w:rsid w:val="00E0619A"/>
    <w:rsid w:val="00E064E2"/>
    <w:rsid w:val="00E07EAC"/>
    <w:rsid w:val="00E1005B"/>
    <w:rsid w:val="00E1010E"/>
    <w:rsid w:val="00E10502"/>
    <w:rsid w:val="00E113CB"/>
    <w:rsid w:val="00E11576"/>
    <w:rsid w:val="00E11FA9"/>
    <w:rsid w:val="00E122C8"/>
    <w:rsid w:val="00E12407"/>
    <w:rsid w:val="00E12A3B"/>
    <w:rsid w:val="00E135FA"/>
    <w:rsid w:val="00E14366"/>
    <w:rsid w:val="00E15181"/>
    <w:rsid w:val="00E1556D"/>
    <w:rsid w:val="00E155A8"/>
    <w:rsid w:val="00E17F93"/>
    <w:rsid w:val="00E20945"/>
    <w:rsid w:val="00E20AB1"/>
    <w:rsid w:val="00E20AD0"/>
    <w:rsid w:val="00E20E05"/>
    <w:rsid w:val="00E20E2A"/>
    <w:rsid w:val="00E20E3B"/>
    <w:rsid w:val="00E20F78"/>
    <w:rsid w:val="00E210FC"/>
    <w:rsid w:val="00E21193"/>
    <w:rsid w:val="00E21D23"/>
    <w:rsid w:val="00E220E3"/>
    <w:rsid w:val="00E220E9"/>
    <w:rsid w:val="00E225FC"/>
    <w:rsid w:val="00E22E72"/>
    <w:rsid w:val="00E236D1"/>
    <w:rsid w:val="00E23D69"/>
    <w:rsid w:val="00E2433F"/>
    <w:rsid w:val="00E24B5A"/>
    <w:rsid w:val="00E24CA6"/>
    <w:rsid w:val="00E25398"/>
    <w:rsid w:val="00E25E64"/>
    <w:rsid w:val="00E26190"/>
    <w:rsid w:val="00E261FE"/>
    <w:rsid w:val="00E262BA"/>
    <w:rsid w:val="00E27016"/>
    <w:rsid w:val="00E30AD9"/>
    <w:rsid w:val="00E30C95"/>
    <w:rsid w:val="00E3141B"/>
    <w:rsid w:val="00E318B8"/>
    <w:rsid w:val="00E32D3C"/>
    <w:rsid w:val="00E32ED3"/>
    <w:rsid w:val="00E33CC6"/>
    <w:rsid w:val="00E344BC"/>
    <w:rsid w:val="00E3450B"/>
    <w:rsid w:val="00E353BC"/>
    <w:rsid w:val="00E35557"/>
    <w:rsid w:val="00E35E82"/>
    <w:rsid w:val="00E368CB"/>
    <w:rsid w:val="00E36917"/>
    <w:rsid w:val="00E3711B"/>
    <w:rsid w:val="00E37387"/>
    <w:rsid w:val="00E37DCD"/>
    <w:rsid w:val="00E402C3"/>
    <w:rsid w:val="00E40DF8"/>
    <w:rsid w:val="00E41263"/>
    <w:rsid w:val="00E416B5"/>
    <w:rsid w:val="00E41C51"/>
    <w:rsid w:val="00E41FF6"/>
    <w:rsid w:val="00E42B05"/>
    <w:rsid w:val="00E42D5C"/>
    <w:rsid w:val="00E42EA9"/>
    <w:rsid w:val="00E4323F"/>
    <w:rsid w:val="00E43812"/>
    <w:rsid w:val="00E43F70"/>
    <w:rsid w:val="00E4469F"/>
    <w:rsid w:val="00E44FAD"/>
    <w:rsid w:val="00E45330"/>
    <w:rsid w:val="00E455CC"/>
    <w:rsid w:val="00E46671"/>
    <w:rsid w:val="00E46813"/>
    <w:rsid w:val="00E46AFC"/>
    <w:rsid w:val="00E475B7"/>
    <w:rsid w:val="00E50415"/>
    <w:rsid w:val="00E522A1"/>
    <w:rsid w:val="00E523A8"/>
    <w:rsid w:val="00E523AD"/>
    <w:rsid w:val="00E52464"/>
    <w:rsid w:val="00E52784"/>
    <w:rsid w:val="00E53199"/>
    <w:rsid w:val="00E537A8"/>
    <w:rsid w:val="00E537DA"/>
    <w:rsid w:val="00E54434"/>
    <w:rsid w:val="00E54C04"/>
    <w:rsid w:val="00E54E48"/>
    <w:rsid w:val="00E55694"/>
    <w:rsid w:val="00E55CD2"/>
    <w:rsid w:val="00E55E36"/>
    <w:rsid w:val="00E573F1"/>
    <w:rsid w:val="00E57608"/>
    <w:rsid w:val="00E57779"/>
    <w:rsid w:val="00E61D3C"/>
    <w:rsid w:val="00E623B0"/>
    <w:rsid w:val="00E63C09"/>
    <w:rsid w:val="00E6418F"/>
    <w:rsid w:val="00E65A67"/>
    <w:rsid w:val="00E65AEC"/>
    <w:rsid w:val="00E65E0A"/>
    <w:rsid w:val="00E65ECA"/>
    <w:rsid w:val="00E65F86"/>
    <w:rsid w:val="00E66664"/>
    <w:rsid w:val="00E670AF"/>
    <w:rsid w:val="00E67CA0"/>
    <w:rsid w:val="00E67FC4"/>
    <w:rsid w:val="00E715B5"/>
    <w:rsid w:val="00E72840"/>
    <w:rsid w:val="00E73963"/>
    <w:rsid w:val="00E73EAD"/>
    <w:rsid w:val="00E7442B"/>
    <w:rsid w:val="00E755EB"/>
    <w:rsid w:val="00E76317"/>
    <w:rsid w:val="00E768DB"/>
    <w:rsid w:val="00E77B32"/>
    <w:rsid w:val="00E80563"/>
    <w:rsid w:val="00E80584"/>
    <w:rsid w:val="00E819DD"/>
    <w:rsid w:val="00E81EF9"/>
    <w:rsid w:val="00E82C84"/>
    <w:rsid w:val="00E83C12"/>
    <w:rsid w:val="00E83D03"/>
    <w:rsid w:val="00E83F4D"/>
    <w:rsid w:val="00E83FED"/>
    <w:rsid w:val="00E84F44"/>
    <w:rsid w:val="00E85257"/>
    <w:rsid w:val="00E85E6C"/>
    <w:rsid w:val="00E85FFE"/>
    <w:rsid w:val="00E86968"/>
    <w:rsid w:val="00E90713"/>
    <w:rsid w:val="00E90A30"/>
    <w:rsid w:val="00E90A55"/>
    <w:rsid w:val="00E916D6"/>
    <w:rsid w:val="00E9221F"/>
    <w:rsid w:val="00E9289C"/>
    <w:rsid w:val="00E92F03"/>
    <w:rsid w:val="00E9379D"/>
    <w:rsid w:val="00E93858"/>
    <w:rsid w:val="00E94676"/>
    <w:rsid w:val="00E94F8D"/>
    <w:rsid w:val="00E9518A"/>
    <w:rsid w:val="00E951E5"/>
    <w:rsid w:val="00E9556E"/>
    <w:rsid w:val="00E96AFE"/>
    <w:rsid w:val="00E96B77"/>
    <w:rsid w:val="00E96C81"/>
    <w:rsid w:val="00E96ED7"/>
    <w:rsid w:val="00E970A4"/>
    <w:rsid w:val="00E97CED"/>
    <w:rsid w:val="00EA00C2"/>
    <w:rsid w:val="00EA02DE"/>
    <w:rsid w:val="00EA0C2C"/>
    <w:rsid w:val="00EA2CAB"/>
    <w:rsid w:val="00EA3533"/>
    <w:rsid w:val="00EA3672"/>
    <w:rsid w:val="00EA3726"/>
    <w:rsid w:val="00EA4213"/>
    <w:rsid w:val="00EA4528"/>
    <w:rsid w:val="00EA5A79"/>
    <w:rsid w:val="00EA62E2"/>
    <w:rsid w:val="00EA69E6"/>
    <w:rsid w:val="00EA7024"/>
    <w:rsid w:val="00EA7C19"/>
    <w:rsid w:val="00EB06BC"/>
    <w:rsid w:val="00EB1AF3"/>
    <w:rsid w:val="00EB25B0"/>
    <w:rsid w:val="00EB25E5"/>
    <w:rsid w:val="00EB2843"/>
    <w:rsid w:val="00EB45B0"/>
    <w:rsid w:val="00EB48BE"/>
    <w:rsid w:val="00EB5337"/>
    <w:rsid w:val="00EB537C"/>
    <w:rsid w:val="00EB56B1"/>
    <w:rsid w:val="00EB5BDD"/>
    <w:rsid w:val="00EB6046"/>
    <w:rsid w:val="00EB6532"/>
    <w:rsid w:val="00EB76F2"/>
    <w:rsid w:val="00EB791F"/>
    <w:rsid w:val="00EB7EC0"/>
    <w:rsid w:val="00EC0453"/>
    <w:rsid w:val="00EC14A1"/>
    <w:rsid w:val="00EC21ED"/>
    <w:rsid w:val="00EC2359"/>
    <w:rsid w:val="00EC3B3B"/>
    <w:rsid w:val="00EC447E"/>
    <w:rsid w:val="00EC47DF"/>
    <w:rsid w:val="00EC55D9"/>
    <w:rsid w:val="00EC5F07"/>
    <w:rsid w:val="00EC6FE0"/>
    <w:rsid w:val="00EC709C"/>
    <w:rsid w:val="00EC7669"/>
    <w:rsid w:val="00EC7CE6"/>
    <w:rsid w:val="00EC7F4F"/>
    <w:rsid w:val="00ED0279"/>
    <w:rsid w:val="00ED202C"/>
    <w:rsid w:val="00ED27B7"/>
    <w:rsid w:val="00ED2B11"/>
    <w:rsid w:val="00ED2DE5"/>
    <w:rsid w:val="00ED3419"/>
    <w:rsid w:val="00ED36CE"/>
    <w:rsid w:val="00ED485A"/>
    <w:rsid w:val="00ED4EFC"/>
    <w:rsid w:val="00ED4FEA"/>
    <w:rsid w:val="00ED5D34"/>
    <w:rsid w:val="00ED6136"/>
    <w:rsid w:val="00ED6604"/>
    <w:rsid w:val="00ED698B"/>
    <w:rsid w:val="00ED6C18"/>
    <w:rsid w:val="00ED7075"/>
    <w:rsid w:val="00ED74EB"/>
    <w:rsid w:val="00ED7BFA"/>
    <w:rsid w:val="00ED7CC2"/>
    <w:rsid w:val="00EE0C9A"/>
    <w:rsid w:val="00EE25DD"/>
    <w:rsid w:val="00EE2BE9"/>
    <w:rsid w:val="00EE2D1D"/>
    <w:rsid w:val="00EE38F1"/>
    <w:rsid w:val="00EE44BD"/>
    <w:rsid w:val="00EE50A6"/>
    <w:rsid w:val="00EE526C"/>
    <w:rsid w:val="00EE58D8"/>
    <w:rsid w:val="00EE66F7"/>
    <w:rsid w:val="00EE78D9"/>
    <w:rsid w:val="00EE7EBE"/>
    <w:rsid w:val="00EE7FED"/>
    <w:rsid w:val="00EF02C9"/>
    <w:rsid w:val="00EF0CCF"/>
    <w:rsid w:val="00EF2CBC"/>
    <w:rsid w:val="00EF2DAC"/>
    <w:rsid w:val="00EF4802"/>
    <w:rsid w:val="00EF6382"/>
    <w:rsid w:val="00EF7B26"/>
    <w:rsid w:val="00F0001E"/>
    <w:rsid w:val="00F004C2"/>
    <w:rsid w:val="00F0110C"/>
    <w:rsid w:val="00F01641"/>
    <w:rsid w:val="00F0168A"/>
    <w:rsid w:val="00F02DA0"/>
    <w:rsid w:val="00F03033"/>
    <w:rsid w:val="00F035AC"/>
    <w:rsid w:val="00F03831"/>
    <w:rsid w:val="00F04982"/>
    <w:rsid w:val="00F05574"/>
    <w:rsid w:val="00F070D4"/>
    <w:rsid w:val="00F074B3"/>
    <w:rsid w:val="00F07FD7"/>
    <w:rsid w:val="00F07FE5"/>
    <w:rsid w:val="00F1028A"/>
    <w:rsid w:val="00F1131C"/>
    <w:rsid w:val="00F11354"/>
    <w:rsid w:val="00F11413"/>
    <w:rsid w:val="00F114A1"/>
    <w:rsid w:val="00F125C6"/>
    <w:rsid w:val="00F135E4"/>
    <w:rsid w:val="00F1530B"/>
    <w:rsid w:val="00F1546A"/>
    <w:rsid w:val="00F16057"/>
    <w:rsid w:val="00F167B2"/>
    <w:rsid w:val="00F16EC8"/>
    <w:rsid w:val="00F20300"/>
    <w:rsid w:val="00F2288B"/>
    <w:rsid w:val="00F23213"/>
    <w:rsid w:val="00F23515"/>
    <w:rsid w:val="00F23C95"/>
    <w:rsid w:val="00F23DC2"/>
    <w:rsid w:val="00F23EE1"/>
    <w:rsid w:val="00F24907"/>
    <w:rsid w:val="00F24CBD"/>
    <w:rsid w:val="00F24EBE"/>
    <w:rsid w:val="00F250A4"/>
    <w:rsid w:val="00F253A0"/>
    <w:rsid w:val="00F253E2"/>
    <w:rsid w:val="00F25F8A"/>
    <w:rsid w:val="00F25FB8"/>
    <w:rsid w:val="00F26AE0"/>
    <w:rsid w:val="00F270A2"/>
    <w:rsid w:val="00F27965"/>
    <w:rsid w:val="00F30643"/>
    <w:rsid w:val="00F30AD1"/>
    <w:rsid w:val="00F30F29"/>
    <w:rsid w:val="00F31855"/>
    <w:rsid w:val="00F31AAF"/>
    <w:rsid w:val="00F32174"/>
    <w:rsid w:val="00F3224A"/>
    <w:rsid w:val="00F323F7"/>
    <w:rsid w:val="00F32B88"/>
    <w:rsid w:val="00F3416A"/>
    <w:rsid w:val="00F34ABE"/>
    <w:rsid w:val="00F34C9F"/>
    <w:rsid w:val="00F351AB"/>
    <w:rsid w:val="00F35903"/>
    <w:rsid w:val="00F35B6F"/>
    <w:rsid w:val="00F366FF"/>
    <w:rsid w:val="00F401FB"/>
    <w:rsid w:val="00F40958"/>
    <w:rsid w:val="00F409B0"/>
    <w:rsid w:val="00F412F8"/>
    <w:rsid w:val="00F415D6"/>
    <w:rsid w:val="00F41E3E"/>
    <w:rsid w:val="00F424D0"/>
    <w:rsid w:val="00F42DCE"/>
    <w:rsid w:val="00F42F03"/>
    <w:rsid w:val="00F43476"/>
    <w:rsid w:val="00F4381E"/>
    <w:rsid w:val="00F43B2D"/>
    <w:rsid w:val="00F44D2A"/>
    <w:rsid w:val="00F44E66"/>
    <w:rsid w:val="00F45BDE"/>
    <w:rsid w:val="00F479E3"/>
    <w:rsid w:val="00F47AC1"/>
    <w:rsid w:val="00F47D62"/>
    <w:rsid w:val="00F509DC"/>
    <w:rsid w:val="00F51CD8"/>
    <w:rsid w:val="00F523B0"/>
    <w:rsid w:val="00F5514C"/>
    <w:rsid w:val="00F55388"/>
    <w:rsid w:val="00F55A1C"/>
    <w:rsid w:val="00F55A1E"/>
    <w:rsid w:val="00F55C1F"/>
    <w:rsid w:val="00F55DA8"/>
    <w:rsid w:val="00F565E6"/>
    <w:rsid w:val="00F57806"/>
    <w:rsid w:val="00F57C22"/>
    <w:rsid w:val="00F57DC4"/>
    <w:rsid w:val="00F622C0"/>
    <w:rsid w:val="00F64F86"/>
    <w:rsid w:val="00F65B13"/>
    <w:rsid w:val="00F6608F"/>
    <w:rsid w:val="00F6739B"/>
    <w:rsid w:val="00F67E2A"/>
    <w:rsid w:val="00F7022F"/>
    <w:rsid w:val="00F70693"/>
    <w:rsid w:val="00F71416"/>
    <w:rsid w:val="00F716D7"/>
    <w:rsid w:val="00F71779"/>
    <w:rsid w:val="00F71803"/>
    <w:rsid w:val="00F718F4"/>
    <w:rsid w:val="00F71A37"/>
    <w:rsid w:val="00F73511"/>
    <w:rsid w:val="00F7368C"/>
    <w:rsid w:val="00F736A0"/>
    <w:rsid w:val="00F7420B"/>
    <w:rsid w:val="00F74346"/>
    <w:rsid w:val="00F7457F"/>
    <w:rsid w:val="00F75211"/>
    <w:rsid w:val="00F75468"/>
    <w:rsid w:val="00F75929"/>
    <w:rsid w:val="00F76334"/>
    <w:rsid w:val="00F76BB9"/>
    <w:rsid w:val="00F778EF"/>
    <w:rsid w:val="00F80203"/>
    <w:rsid w:val="00F81E46"/>
    <w:rsid w:val="00F8281E"/>
    <w:rsid w:val="00F849BE"/>
    <w:rsid w:val="00F84AF7"/>
    <w:rsid w:val="00F84D45"/>
    <w:rsid w:val="00F850D0"/>
    <w:rsid w:val="00F8602E"/>
    <w:rsid w:val="00F86677"/>
    <w:rsid w:val="00F86F2E"/>
    <w:rsid w:val="00F876FE"/>
    <w:rsid w:val="00F90724"/>
    <w:rsid w:val="00F907EA"/>
    <w:rsid w:val="00F90B8D"/>
    <w:rsid w:val="00F90BBF"/>
    <w:rsid w:val="00F91B5B"/>
    <w:rsid w:val="00F92230"/>
    <w:rsid w:val="00F92A5C"/>
    <w:rsid w:val="00F92E28"/>
    <w:rsid w:val="00F94034"/>
    <w:rsid w:val="00F9478B"/>
    <w:rsid w:val="00F94E4E"/>
    <w:rsid w:val="00F956B5"/>
    <w:rsid w:val="00F959CA"/>
    <w:rsid w:val="00F96BD3"/>
    <w:rsid w:val="00F970F7"/>
    <w:rsid w:val="00F97236"/>
    <w:rsid w:val="00F977A6"/>
    <w:rsid w:val="00F977C6"/>
    <w:rsid w:val="00FA1D84"/>
    <w:rsid w:val="00FA37CC"/>
    <w:rsid w:val="00FA398A"/>
    <w:rsid w:val="00FA417C"/>
    <w:rsid w:val="00FA47D4"/>
    <w:rsid w:val="00FA5F7C"/>
    <w:rsid w:val="00FA67C2"/>
    <w:rsid w:val="00FA69E9"/>
    <w:rsid w:val="00FA734D"/>
    <w:rsid w:val="00FA7461"/>
    <w:rsid w:val="00FB060D"/>
    <w:rsid w:val="00FB19F8"/>
    <w:rsid w:val="00FB1C53"/>
    <w:rsid w:val="00FB29F4"/>
    <w:rsid w:val="00FB3769"/>
    <w:rsid w:val="00FB468C"/>
    <w:rsid w:val="00FB5944"/>
    <w:rsid w:val="00FB6160"/>
    <w:rsid w:val="00FB63EF"/>
    <w:rsid w:val="00FB6656"/>
    <w:rsid w:val="00FB6F45"/>
    <w:rsid w:val="00FB731E"/>
    <w:rsid w:val="00FB7527"/>
    <w:rsid w:val="00FB79B5"/>
    <w:rsid w:val="00FB7A74"/>
    <w:rsid w:val="00FB7F84"/>
    <w:rsid w:val="00FC0EFE"/>
    <w:rsid w:val="00FC25BC"/>
    <w:rsid w:val="00FC295A"/>
    <w:rsid w:val="00FC33D4"/>
    <w:rsid w:val="00FC3559"/>
    <w:rsid w:val="00FC3745"/>
    <w:rsid w:val="00FC3FEA"/>
    <w:rsid w:val="00FC428A"/>
    <w:rsid w:val="00FC4593"/>
    <w:rsid w:val="00FC63B4"/>
    <w:rsid w:val="00FC6557"/>
    <w:rsid w:val="00FC65D2"/>
    <w:rsid w:val="00FC7F64"/>
    <w:rsid w:val="00FD032F"/>
    <w:rsid w:val="00FD0569"/>
    <w:rsid w:val="00FD0EF7"/>
    <w:rsid w:val="00FD12AD"/>
    <w:rsid w:val="00FD1C97"/>
    <w:rsid w:val="00FD1FB4"/>
    <w:rsid w:val="00FD3D44"/>
    <w:rsid w:val="00FD45F4"/>
    <w:rsid w:val="00FD5C93"/>
    <w:rsid w:val="00FD67AD"/>
    <w:rsid w:val="00FD67C8"/>
    <w:rsid w:val="00FD6A29"/>
    <w:rsid w:val="00FD70BB"/>
    <w:rsid w:val="00FD73D0"/>
    <w:rsid w:val="00FD7B27"/>
    <w:rsid w:val="00FE0993"/>
    <w:rsid w:val="00FE0AAD"/>
    <w:rsid w:val="00FE1021"/>
    <w:rsid w:val="00FE19FA"/>
    <w:rsid w:val="00FE1C60"/>
    <w:rsid w:val="00FE1E31"/>
    <w:rsid w:val="00FE2650"/>
    <w:rsid w:val="00FE2E0C"/>
    <w:rsid w:val="00FE32CD"/>
    <w:rsid w:val="00FE3855"/>
    <w:rsid w:val="00FE3BED"/>
    <w:rsid w:val="00FE3CFB"/>
    <w:rsid w:val="00FE50F1"/>
    <w:rsid w:val="00FE5404"/>
    <w:rsid w:val="00FE5BFC"/>
    <w:rsid w:val="00FE6669"/>
    <w:rsid w:val="00FE676A"/>
    <w:rsid w:val="00FE7529"/>
    <w:rsid w:val="00FF0161"/>
    <w:rsid w:val="00FF0D5F"/>
    <w:rsid w:val="00FF1127"/>
    <w:rsid w:val="00FF1238"/>
    <w:rsid w:val="00FF1317"/>
    <w:rsid w:val="00FF1F66"/>
    <w:rsid w:val="00FF2BDD"/>
    <w:rsid w:val="00FF3C4D"/>
    <w:rsid w:val="00FF4A9D"/>
    <w:rsid w:val="00FF4CC6"/>
    <w:rsid w:val="00FF4EE6"/>
    <w:rsid w:val="00FF50A6"/>
    <w:rsid w:val="00FF59F7"/>
    <w:rsid w:val="00FF6FDC"/>
    <w:rsid w:val="00FF7A64"/>
    <w:rsid w:val="00FF7B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3B86B8"/>
  <w15:docId w15:val="{AF83CFC4-7478-4CFE-AD32-12A33B27A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684"/>
    <w:pPr>
      <w:spacing w:before="60" w:after="0" w:line="360" w:lineRule="auto"/>
    </w:pPr>
    <w:rPr>
      <w:rFonts w:ascii="Arial" w:eastAsia="Times New Roman" w:hAnsi="Arial" w:cs="Times New Roman"/>
      <w:sz w:val="20"/>
      <w:szCs w:val="24"/>
      <w:lang w:val="en-GB" w:eastAsia="en-GB"/>
    </w:rPr>
  </w:style>
  <w:style w:type="paragraph" w:styleId="Heading1">
    <w:name w:val="heading 1"/>
    <w:basedOn w:val="Normal"/>
    <w:next w:val="Normal"/>
    <w:link w:val="Heading1Char"/>
    <w:qFormat/>
    <w:rsid w:val="00314865"/>
    <w:pPr>
      <w:keepNext/>
      <w:keepLines/>
      <w:numPr>
        <w:numId w:val="4"/>
      </w:numPr>
      <w:spacing w:after="60" w:line="240" w:lineRule="auto"/>
      <w:outlineLvl w:val="0"/>
    </w:pPr>
    <w:rPr>
      <w:rFonts w:eastAsiaTheme="majorEastAsia" w:cstheme="majorBidi"/>
      <w:b/>
      <w:color w:val="1F3864" w:themeColor="accent5" w:themeShade="80"/>
      <w:sz w:val="28"/>
      <w:szCs w:val="32"/>
      <w:lang w:val="en-US" w:eastAsia="en-US"/>
    </w:rPr>
  </w:style>
  <w:style w:type="paragraph" w:styleId="Heading2">
    <w:name w:val="heading 2"/>
    <w:basedOn w:val="Normal"/>
    <w:next w:val="Normal"/>
    <w:link w:val="Heading2Char"/>
    <w:autoRedefine/>
    <w:unhideWhenUsed/>
    <w:qFormat/>
    <w:rsid w:val="00340203"/>
    <w:pPr>
      <w:keepNext/>
      <w:keepLines/>
      <w:numPr>
        <w:ilvl w:val="1"/>
        <w:numId w:val="4"/>
      </w:numPr>
      <w:spacing w:before="240" w:after="240" w:line="240" w:lineRule="auto"/>
      <w:outlineLvl w:val="1"/>
    </w:pPr>
    <w:rPr>
      <w:rFonts w:eastAsiaTheme="majorEastAsia" w:cstheme="majorBidi"/>
      <w:b/>
      <w:color w:val="1F3864" w:themeColor="accent5" w:themeShade="80"/>
      <w:sz w:val="24"/>
      <w:szCs w:val="26"/>
      <w:lang w:val="en-US" w:eastAsia="en-US"/>
    </w:rPr>
  </w:style>
  <w:style w:type="paragraph" w:styleId="Heading3">
    <w:name w:val="heading 3"/>
    <w:basedOn w:val="Normal"/>
    <w:next w:val="Normal"/>
    <w:link w:val="Heading3Char"/>
    <w:unhideWhenUsed/>
    <w:qFormat/>
    <w:rsid w:val="001715FE"/>
    <w:pPr>
      <w:keepNext/>
      <w:keepLines/>
      <w:numPr>
        <w:ilvl w:val="2"/>
        <w:numId w:val="4"/>
      </w:numPr>
      <w:spacing w:before="120" w:after="120" w:line="240" w:lineRule="auto"/>
      <w:outlineLvl w:val="2"/>
    </w:pPr>
    <w:rPr>
      <w:rFonts w:eastAsiaTheme="majorEastAsia" w:cstheme="majorBidi"/>
      <w:b/>
      <w:color w:val="1F3864" w:themeColor="accent5" w:themeShade="80"/>
      <w:sz w:val="22"/>
      <w:lang w:val="en-US" w:eastAsia="en-US"/>
    </w:rPr>
  </w:style>
  <w:style w:type="paragraph" w:styleId="Heading4">
    <w:name w:val="heading 4"/>
    <w:basedOn w:val="Normal"/>
    <w:next w:val="Normal"/>
    <w:link w:val="Heading4Char"/>
    <w:unhideWhenUsed/>
    <w:qFormat/>
    <w:rsid w:val="006E15EA"/>
    <w:pPr>
      <w:keepNext/>
      <w:keepLines/>
      <w:numPr>
        <w:ilvl w:val="3"/>
        <w:numId w:val="4"/>
      </w:numPr>
      <w:spacing w:after="60"/>
      <w:jc w:val="both"/>
      <w:outlineLvl w:val="3"/>
    </w:pPr>
    <w:rPr>
      <w:rFonts w:eastAsiaTheme="majorEastAsia" w:cstheme="majorBidi"/>
      <w:b/>
      <w:iCs/>
      <w:color w:val="1F3864" w:themeColor="accent5" w:themeShade="80"/>
      <w:szCs w:val="22"/>
      <w:lang w:val="en-US" w:eastAsia="en-US"/>
    </w:rPr>
  </w:style>
  <w:style w:type="paragraph" w:styleId="Heading5">
    <w:name w:val="heading 5"/>
    <w:basedOn w:val="Normal"/>
    <w:next w:val="Normal"/>
    <w:link w:val="Heading5Char"/>
    <w:unhideWhenUsed/>
    <w:qFormat/>
    <w:rsid w:val="006E15EA"/>
    <w:pPr>
      <w:keepNext/>
      <w:keepLines/>
      <w:numPr>
        <w:ilvl w:val="4"/>
        <w:numId w:val="4"/>
      </w:numPr>
      <w:spacing w:after="60"/>
      <w:jc w:val="both"/>
      <w:outlineLvl w:val="4"/>
    </w:pPr>
    <w:rPr>
      <w:rFonts w:eastAsiaTheme="majorEastAsia" w:cstheme="majorBidi"/>
      <w:color w:val="1F3864" w:themeColor="accent5" w:themeShade="80"/>
      <w:szCs w:val="22"/>
      <w:lang w:val="en-US" w:eastAsia="en-US"/>
    </w:rPr>
  </w:style>
  <w:style w:type="paragraph" w:styleId="Heading6">
    <w:name w:val="heading 6"/>
    <w:basedOn w:val="Normal"/>
    <w:next w:val="Normal"/>
    <w:link w:val="Heading6Char"/>
    <w:unhideWhenUsed/>
    <w:qFormat/>
    <w:rsid w:val="00101CBB"/>
    <w:pPr>
      <w:keepNext/>
      <w:keepLines/>
      <w:numPr>
        <w:ilvl w:val="5"/>
        <w:numId w:val="4"/>
      </w:numPr>
      <w:spacing w:before="40"/>
      <w:outlineLvl w:val="5"/>
    </w:pPr>
    <w:rPr>
      <w:rFonts w:asciiTheme="majorHAnsi" w:eastAsiaTheme="majorEastAsia" w:hAnsiTheme="majorHAnsi" w:cstheme="majorBidi"/>
      <w:color w:val="1F4D78" w:themeColor="accent1" w:themeShade="7F"/>
      <w:sz w:val="22"/>
      <w:szCs w:val="22"/>
      <w:lang w:val="en-US" w:eastAsia="en-US"/>
    </w:rPr>
  </w:style>
  <w:style w:type="paragraph" w:styleId="Heading7">
    <w:name w:val="heading 7"/>
    <w:basedOn w:val="Normal"/>
    <w:next w:val="Normal"/>
    <w:link w:val="Heading7Char"/>
    <w:unhideWhenUsed/>
    <w:qFormat/>
    <w:rsid w:val="00101CBB"/>
    <w:pPr>
      <w:keepNext/>
      <w:keepLines/>
      <w:numPr>
        <w:ilvl w:val="6"/>
        <w:numId w:val="4"/>
      </w:numPr>
      <w:spacing w:before="40"/>
      <w:outlineLvl w:val="6"/>
    </w:pPr>
    <w:rPr>
      <w:rFonts w:asciiTheme="majorHAnsi" w:eastAsiaTheme="majorEastAsia" w:hAnsiTheme="majorHAnsi" w:cstheme="majorBidi"/>
      <w:i/>
      <w:iCs/>
      <w:color w:val="1F4D78" w:themeColor="accent1" w:themeShade="7F"/>
      <w:sz w:val="22"/>
      <w:szCs w:val="22"/>
      <w:lang w:val="en-US" w:eastAsia="en-US"/>
    </w:rPr>
  </w:style>
  <w:style w:type="paragraph" w:styleId="Heading8">
    <w:name w:val="heading 8"/>
    <w:basedOn w:val="Normal"/>
    <w:next w:val="Normal"/>
    <w:link w:val="Heading8Char"/>
    <w:unhideWhenUsed/>
    <w:qFormat/>
    <w:rsid w:val="00101CBB"/>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lang w:val="en-US" w:eastAsia="en-US"/>
    </w:rPr>
  </w:style>
  <w:style w:type="paragraph" w:styleId="Heading9">
    <w:name w:val="heading 9"/>
    <w:basedOn w:val="Normal"/>
    <w:next w:val="Normal"/>
    <w:link w:val="Heading9Char"/>
    <w:unhideWhenUsed/>
    <w:qFormat/>
    <w:rsid w:val="00101CBB"/>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LightList-Accent111">
    <w:name w:val="Light List - Accent 111"/>
    <w:basedOn w:val="TableNormal"/>
    <w:uiPriority w:val="61"/>
    <w:rsid w:val="00D8496A"/>
    <w:pPr>
      <w:spacing w:after="0" w:line="360" w:lineRule="auto"/>
      <w:contextualSpacing/>
    </w:pPr>
    <w:rPr>
      <w:rFonts w:ascii="Arial" w:eastAsia="Calibri" w:hAnsi="Arial" w:cs="Arial"/>
      <w:sz w:val="20"/>
      <w:lang w:val="en-GB"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0" w:after="0" w:line="240"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Autospacing="0" w:afterLines="0" w:afterAutospacing="0" w:line="276" w:lineRule="auto"/>
        <w:jc w:val="left"/>
      </w:pPr>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sz w:val="20"/>
      </w:rPr>
    </w:tblStylePr>
  </w:style>
  <w:style w:type="paragraph" w:styleId="ListParagraph">
    <w:name w:val="List Paragraph"/>
    <w:aliases w:val="Steps,Bullet 1,bullet 1,List Paragraph11,Paragraph,Norm,abc,List Paragraph1,Đoạn của Danh sách,Đoạn c𞹺Danh sách,List Paragraph111,Nga 3,List Paragraph2,List Paragraph21,Colorful List - Accent 11,Đoạn cDanh sách,Ðoạn c𞹺Danh sách"/>
    <w:basedOn w:val="Normal"/>
    <w:link w:val="ListParagraphChar"/>
    <w:uiPriority w:val="34"/>
    <w:qFormat/>
    <w:rsid w:val="00737BCD"/>
    <w:pPr>
      <w:numPr>
        <w:numId w:val="3"/>
      </w:numPr>
      <w:spacing w:before="40" w:after="40" w:line="240" w:lineRule="auto"/>
      <w:ind w:left="357" w:hanging="357"/>
      <w:contextualSpacing/>
    </w:pPr>
  </w:style>
  <w:style w:type="character" w:customStyle="1" w:styleId="Heading1Char">
    <w:name w:val="Heading 1 Char"/>
    <w:basedOn w:val="DefaultParagraphFont"/>
    <w:link w:val="Heading1"/>
    <w:rsid w:val="00314865"/>
    <w:rPr>
      <w:rFonts w:ascii="Arial" w:eastAsiaTheme="majorEastAsia" w:hAnsi="Arial" w:cstheme="majorBidi"/>
      <w:b/>
      <w:color w:val="1F3864" w:themeColor="accent5" w:themeShade="80"/>
      <w:sz w:val="28"/>
      <w:szCs w:val="32"/>
    </w:rPr>
  </w:style>
  <w:style w:type="character" w:customStyle="1" w:styleId="Heading2Char">
    <w:name w:val="Heading 2 Char"/>
    <w:basedOn w:val="DefaultParagraphFont"/>
    <w:link w:val="Heading2"/>
    <w:rsid w:val="00340203"/>
    <w:rPr>
      <w:rFonts w:ascii="Arial" w:eastAsiaTheme="majorEastAsia" w:hAnsi="Arial" w:cstheme="majorBidi"/>
      <w:b/>
      <w:color w:val="1F3864" w:themeColor="accent5" w:themeShade="80"/>
      <w:sz w:val="24"/>
      <w:szCs w:val="26"/>
    </w:rPr>
  </w:style>
  <w:style w:type="character" w:customStyle="1" w:styleId="Heading3Char">
    <w:name w:val="Heading 3 Char"/>
    <w:basedOn w:val="DefaultParagraphFont"/>
    <w:link w:val="Heading3"/>
    <w:rsid w:val="001715FE"/>
    <w:rPr>
      <w:rFonts w:ascii="Arial" w:eastAsiaTheme="majorEastAsia" w:hAnsi="Arial" w:cstheme="majorBidi"/>
      <w:b/>
      <w:color w:val="1F3864" w:themeColor="accent5" w:themeShade="80"/>
      <w:szCs w:val="24"/>
    </w:rPr>
  </w:style>
  <w:style w:type="character" w:customStyle="1" w:styleId="Heading4Char">
    <w:name w:val="Heading 4 Char"/>
    <w:basedOn w:val="DefaultParagraphFont"/>
    <w:link w:val="Heading4"/>
    <w:rsid w:val="006E15EA"/>
    <w:rPr>
      <w:rFonts w:ascii="Arial" w:eastAsiaTheme="majorEastAsia" w:hAnsi="Arial" w:cstheme="majorBidi"/>
      <w:b/>
      <w:iCs/>
      <w:color w:val="1F3864" w:themeColor="accent5" w:themeShade="80"/>
      <w:sz w:val="20"/>
    </w:rPr>
  </w:style>
  <w:style w:type="character" w:customStyle="1" w:styleId="Heading5Char">
    <w:name w:val="Heading 5 Char"/>
    <w:basedOn w:val="DefaultParagraphFont"/>
    <w:link w:val="Heading5"/>
    <w:rsid w:val="006E15EA"/>
    <w:rPr>
      <w:rFonts w:ascii="Arial" w:eastAsiaTheme="majorEastAsia" w:hAnsi="Arial" w:cstheme="majorBidi"/>
      <w:color w:val="1F3864" w:themeColor="accent5" w:themeShade="80"/>
      <w:sz w:val="20"/>
    </w:rPr>
  </w:style>
  <w:style w:type="character" w:customStyle="1" w:styleId="Heading6Char">
    <w:name w:val="Heading 6 Char"/>
    <w:basedOn w:val="DefaultParagraphFont"/>
    <w:link w:val="Heading6"/>
    <w:rsid w:val="00101CB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rsid w:val="00101CB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rsid w:val="00101CB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101CBB"/>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101CBB"/>
    <w:pPr>
      <w:spacing w:after="0" w:line="240" w:lineRule="auto"/>
    </w:pPr>
  </w:style>
  <w:style w:type="character" w:customStyle="1" w:styleId="NoSpacingChar">
    <w:name w:val="No Spacing Char"/>
    <w:basedOn w:val="DefaultParagraphFont"/>
    <w:link w:val="NoSpacing"/>
    <w:uiPriority w:val="1"/>
    <w:rsid w:val="00101CBB"/>
    <w:rPr>
      <w:rFonts w:eastAsiaTheme="minorEastAsia"/>
    </w:rPr>
  </w:style>
  <w:style w:type="character" w:styleId="PlaceholderText">
    <w:name w:val="Placeholder Text"/>
    <w:basedOn w:val="DefaultParagraphFont"/>
    <w:uiPriority w:val="99"/>
    <w:semiHidden/>
    <w:rsid w:val="00F34C9F"/>
    <w:rPr>
      <w:color w:val="808080"/>
    </w:rPr>
  </w:style>
  <w:style w:type="paragraph" w:styleId="Header">
    <w:name w:val="header"/>
    <w:basedOn w:val="Normal"/>
    <w:link w:val="HeaderChar"/>
    <w:uiPriority w:val="99"/>
    <w:unhideWhenUsed/>
    <w:rsid w:val="00ED27B7"/>
    <w:pPr>
      <w:tabs>
        <w:tab w:val="center" w:pos="4680"/>
        <w:tab w:val="right" w:pos="9360"/>
      </w:tabs>
    </w:pPr>
  </w:style>
  <w:style w:type="character" w:customStyle="1" w:styleId="HeaderChar">
    <w:name w:val="Header Char"/>
    <w:basedOn w:val="DefaultParagraphFont"/>
    <w:link w:val="Header"/>
    <w:uiPriority w:val="99"/>
    <w:rsid w:val="00ED27B7"/>
  </w:style>
  <w:style w:type="paragraph" w:styleId="Footer">
    <w:name w:val="footer"/>
    <w:basedOn w:val="Normal"/>
    <w:link w:val="FooterChar"/>
    <w:uiPriority w:val="99"/>
    <w:unhideWhenUsed/>
    <w:qFormat/>
    <w:rsid w:val="00101CBB"/>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FooterChar">
    <w:name w:val="Footer Char"/>
    <w:basedOn w:val="DefaultParagraphFont"/>
    <w:link w:val="Footer"/>
    <w:uiPriority w:val="99"/>
    <w:rsid w:val="00101CBB"/>
  </w:style>
  <w:style w:type="paragraph" w:styleId="Caption">
    <w:name w:val="caption"/>
    <w:basedOn w:val="Normal"/>
    <w:next w:val="Normal"/>
    <w:link w:val="CaptionChar"/>
    <w:uiPriority w:val="35"/>
    <w:unhideWhenUsed/>
    <w:qFormat/>
    <w:rsid w:val="00141590"/>
    <w:pPr>
      <w:spacing w:after="200"/>
      <w:jc w:val="center"/>
    </w:pPr>
    <w:rPr>
      <w:b/>
      <w:iCs/>
      <w:color w:val="44546A" w:themeColor="text2"/>
      <w:sz w:val="18"/>
      <w:szCs w:val="18"/>
    </w:rPr>
  </w:style>
  <w:style w:type="paragraph" w:styleId="NormalWeb">
    <w:name w:val="Normal (Web)"/>
    <w:basedOn w:val="Normal"/>
    <w:uiPriority w:val="99"/>
    <w:unhideWhenUsed/>
    <w:rsid w:val="00C51E7A"/>
    <w:pPr>
      <w:spacing w:before="100" w:beforeAutospacing="1" w:after="100" w:afterAutospacing="1"/>
    </w:pPr>
    <w:rPr>
      <w:rFonts w:ascii="Times New Roman" w:hAnsi="Times New Roman"/>
      <w:sz w:val="24"/>
      <w:lang w:val="en-SG" w:eastAsia="en-SG"/>
    </w:rPr>
  </w:style>
  <w:style w:type="paragraph" w:customStyle="1" w:styleId="NHBullet">
    <w:name w:val="NH_Bullet"/>
    <w:basedOn w:val="Normal"/>
    <w:next w:val="Normal"/>
    <w:link w:val="NHBulletChar"/>
    <w:qFormat/>
    <w:rsid w:val="00865418"/>
    <w:rPr>
      <w:lang w:eastAsia="en-US"/>
    </w:rPr>
  </w:style>
  <w:style w:type="paragraph" w:styleId="BalloonText">
    <w:name w:val="Balloon Text"/>
    <w:basedOn w:val="Normal"/>
    <w:link w:val="BalloonTextChar"/>
    <w:uiPriority w:val="99"/>
    <w:semiHidden/>
    <w:unhideWhenUsed/>
    <w:rsid w:val="001B3E81"/>
    <w:rPr>
      <w:rFonts w:cs="Arial"/>
      <w:sz w:val="18"/>
      <w:szCs w:val="18"/>
    </w:rPr>
  </w:style>
  <w:style w:type="character" w:customStyle="1" w:styleId="ListParagraphChar">
    <w:name w:val="List Paragraph Char"/>
    <w:aliases w:val="Steps Char,Bullet 1 Char,bullet 1 Char,List Paragraph11 Char,Paragraph Char,Norm Char,abc Char,List Paragraph1 Char,Đoạn của Danh sách Char,Đoạn c𞹺Danh sách Char,List Paragraph111 Char,Nga 3 Char,List Paragraph2 Char"/>
    <w:basedOn w:val="DefaultParagraphFont"/>
    <w:link w:val="ListParagraph"/>
    <w:uiPriority w:val="34"/>
    <w:qFormat/>
    <w:rsid w:val="00737BCD"/>
    <w:rPr>
      <w:rFonts w:ascii="Arial" w:eastAsia="Times New Roman" w:hAnsi="Arial" w:cs="Times New Roman"/>
      <w:sz w:val="20"/>
      <w:szCs w:val="24"/>
      <w:lang w:val="en-GB" w:eastAsia="en-GB"/>
    </w:rPr>
  </w:style>
  <w:style w:type="character" w:customStyle="1" w:styleId="NHBulletChar">
    <w:name w:val="NH_Bullet Char"/>
    <w:basedOn w:val="ListParagraphChar"/>
    <w:link w:val="NHBullet"/>
    <w:rsid w:val="00865418"/>
    <w:rPr>
      <w:rFonts w:ascii="Arial" w:eastAsia="Times New Roman" w:hAnsi="Arial" w:cs="Times New Roman"/>
      <w:sz w:val="20"/>
      <w:szCs w:val="24"/>
      <w:lang w:val="en-GB" w:eastAsia="en-GB"/>
    </w:rPr>
  </w:style>
  <w:style w:type="character" w:customStyle="1" w:styleId="BalloonTextChar">
    <w:name w:val="Balloon Text Char"/>
    <w:basedOn w:val="DefaultParagraphFont"/>
    <w:link w:val="BalloonText"/>
    <w:uiPriority w:val="99"/>
    <w:semiHidden/>
    <w:rsid w:val="001B3E81"/>
    <w:rPr>
      <w:rFonts w:ascii="Arial" w:eastAsia="Times New Roman" w:hAnsi="Arial" w:cs="Arial"/>
      <w:sz w:val="18"/>
      <w:szCs w:val="18"/>
      <w:lang w:val="en-GB" w:eastAsia="en-GB"/>
    </w:rPr>
  </w:style>
  <w:style w:type="character" w:styleId="CommentReference">
    <w:name w:val="annotation reference"/>
    <w:basedOn w:val="DefaultParagraphFont"/>
    <w:uiPriority w:val="99"/>
    <w:semiHidden/>
    <w:unhideWhenUsed/>
    <w:rsid w:val="00E14366"/>
    <w:rPr>
      <w:sz w:val="16"/>
      <w:szCs w:val="16"/>
    </w:rPr>
  </w:style>
  <w:style w:type="paragraph" w:styleId="CommentText">
    <w:name w:val="annotation text"/>
    <w:basedOn w:val="Normal"/>
    <w:link w:val="CommentTextChar"/>
    <w:uiPriority w:val="99"/>
    <w:unhideWhenUsed/>
    <w:rsid w:val="00E14366"/>
    <w:rPr>
      <w:szCs w:val="20"/>
    </w:rPr>
  </w:style>
  <w:style w:type="character" w:customStyle="1" w:styleId="CommentTextChar">
    <w:name w:val="Comment Text Char"/>
    <w:basedOn w:val="DefaultParagraphFont"/>
    <w:link w:val="CommentText"/>
    <w:uiPriority w:val="99"/>
    <w:rsid w:val="00E14366"/>
    <w:rPr>
      <w:rFonts w:ascii="Arial" w:eastAsia="Times New Roman" w:hAnsi="Arial" w:cs="Times New Roman"/>
      <w:sz w:val="20"/>
      <w:szCs w:val="20"/>
      <w:lang w:val="en-GB" w:eastAsia="en-GB"/>
    </w:rPr>
  </w:style>
  <w:style w:type="paragraph" w:styleId="CommentSubject">
    <w:name w:val="annotation subject"/>
    <w:basedOn w:val="CommentText"/>
    <w:next w:val="CommentText"/>
    <w:link w:val="CommentSubjectChar"/>
    <w:uiPriority w:val="99"/>
    <w:semiHidden/>
    <w:unhideWhenUsed/>
    <w:rsid w:val="00E14366"/>
    <w:rPr>
      <w:b/>
      <w:bCs/>
    </w:rPr>
  </w:style>
  <w:style w:type="character" w:customStyle="1" w:styleId="CommentSubjectChar">
    <w:name w:val="Comment Subject Char"/>
    <w:basedOn w:val="CommentTextChar"/>
    <w:link w:val="CommentSubject"/>
    <w:uiPriority w:val="99"/>
    <w:semiHidden/>
    <w:rsid w:val="00E14366"/>
    <w:rPr>
      <w:rFonts w:ascii="Arial" w:eastAsia="Times New Roman" w:hAnsi="Arial" w:cs="Times New Roman"/>
      <w:b/>
      <w:bCs/>
      <w:sz w:val="20"/>
      <w:szCs w:val="20"/>
      <w:lang w:val="en-GB" w:eastAsia="en-GB"/>
    </w:rPr>
  </w:style>
  <w:style w:type="paragraph" w:styleId="TOCHeading">
    <w:name w:val="TOC Heading"/>
    <w:basedOn w:val="Heading1"/>
    <w:next w:val="Normal"/>
    <w:uiPriority w:val="39"/>
    <w:unhideWhenUsed/>
    <w:qFormat/>
    <w:rsid w:val="00937A05"/>
    <w:pPr>
      <w:spacing w:line="259" w:lineRule="auto"/>
      <w:outlineLvl w:val="9"/>
    </w:pPr>
    <w:rPr>
      <w:rFonts w:asciiTheme="majorHAnsi" w:hAnsiTheme="majorHAnsi"/>
      <w:b w:val="0"/>
      <w:caps/>
    </w:rPr>
  </w:style>
  <w:style w:type="paragraph" w:styleId="TOC1">
    <w:name w:val="toc 1"/>
    <w:basedOn w:val="Normal"/>
    <w:next w:val="Normal"/>
    <w:autoRedefine/>
    <w:uiPriority w:val="39"/>
    <w:unhideWhenUsed/>
    <w:rsid w:val="00D871ED"/>
    <w:pPr>
      <w:tabs>
        <w:tab w:val="left" w:pos="400"/>
        <w:tab w:val="right" w:leader="dot" w:pos="9350"/>
      </w:tabs>
      <w:spacing w:after="100"/>
    </w:pPr>
  </w:style>
  <w:style w:type="paragraph" w:styleId="TOC2">
    <w:name w:val="toc 2"/>
    <w:basedOn w:val="Normal"/>
    <w:next w:val="Normal"/>
    <w:autoRedefine/>
    <w:uiPriority w:val="39"/>
    <w:unhideWhenUsed/>
    <w:rsid w:val="00937A05"/>
    <w:pPr>
      <w:spacing w:after="100"/>
      <w:ind w:left="200"/>
    </w:pPr>
  </w:style>
  <w:style w:type="paragraph" w:styleId="TOC3">
    <w:name w:val="toc 3"/>
    <w:basedOn w:val="Normal"/>
    <w:next w:val="Normal"/>
    <w:autoRedefine/>
    <w:uiPriority w:val="39"/>
    <w:unhideWhenUsed/>
    <w:rsid w:val="00937A05"/>
    <w:pPr>
      <w:spacing w:after="100"/>
      <w:ind w:left="400"/>
    </w:pPr>
  </w:style>
  <w:style w:type="character" w:styleId="Hyperlink">
    <w:name w:val="Hyperlink"/>
    <w:basedOn w:val="DefaultParagraphFont"/>
    <w:uiPriority w:val="99"/>
    <w:unhideWhenUsed/>
    <w:rsid w:val="00937A05"/>
    <w:rPr>
      <w:color w:val="0563C1" w:themeColor="hyperlink"/>
      <w:u w:val="single"/>
    </w:rPr>
  </w:style>
  <w:style w:type="table" w:customStyle="1" w:styleId="NHEmailTemplate">
    <w:name w:val="NH_EmailTemplate"/>
    <w:basedOn w:val="TableNormal"/>
    <w:uiPriority w:val="99"/>
    <w:rsid w:val="004E5F3A"/>
    <w:pPr>
      <w:spacing w:after="0" w:line="240" w:lineRule="auto"/>
    </w:pPr>
    <w:rPr>
      <w:rFonts w:ascii="Arial Unicode MS" w:hAnsi="Arial Unicode MS"/>
      <w:sz w:val="20"/>
    </w:rPr>
    <w:tblP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cPr>
      <w:shd w:val="clear" w:color="auto" w:fill="auto"/>
    </w:tcPr>
  </w:style>
  <w:style w:type="table" w:styleId="TableGrid">
    <w:name w:val="Table Grid"/>
    <w:basedOn w:val="TableNormal"/>
    <w:uiPriority w:val="39"/>
    <w:rsid w:val="004E5B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51">
    <w:name w:val="Grid Table 1 Light - Accent 51"/>
    <w:basedOn w:val="TableNormal"/>
    <w:uiPriority w:val="46"/>
    <w:rsid w:val="004E5B8B"/>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Issues">
    <w:name w:val="Issues"/>
    <w:basedOn w:val="Normal"/>
    <w:rsid w:val="003E18E0"/>
    <w:pPr>
      <w:tabs>
        <w:tab w:val="left" w:pos="1077"/>
      </w:tabs>
      <w:spacing w:before="20" w:after="20"/>
    </w:pPr>
    <w:rPr>
      <w:rFonts w:ascii="Times New Roman" w:eastAsia="SimSun" w:hAnsi="Times New Roman"/>
      <w:sz w:val="18"/>
      <w:szCs w:val="20"/>
      <w:lang w:eastAsia="en-US"/>
    </w:rPr>
  </w:style>
  <w:style w:type="table" w:customStyle="1" w:styleId="NHUNGUC">
    <w:name w:val="NHUNG_UC"/>
    <w:basedOn w:val="TableNormal"/>
    <w:uiPriority w:val="99"/>
    <w:rsid w:val="00495299"/>
    <w:pPr>
      <w:spacing w:after="0" w:line="240" w:lineRule="auto"/>
    </w:pPr>
    <w:rPr>
      <w:rFonts w:ascii="Arial" w:hAnsi="Arial"/>
      <w:sz w:val="20"/>
    </w:rPr>
    <w:tblPr>
      <w:tblBorders>
        <w:insideH w:val="single" w:sz="4" w:space="0" w:color="4472C4" w:themeColor="accent5"/>
        <w:insideV w:val="single" w:sz="4" w:space="0" w:color="4472C4" w:themeColor="accent5"/>
      </w:tblBorders>
    </w:tblPr>
  </w:style>
  <w:style w:type="paragraph" w:styleId="TOC4">
    <w:name w:val="toc 4"/>
    <w:basedOn w:val="Normal"/>
    <w:next w:val="Normal"/>
    <w:autoRedefine/>
    <w:uiPriority w:val="39"/>
    <w:unhideWhenUsed/>
    <w:rsid w:val="00984F5E"/>
    <w:pPr>
      <w:spacing w:after="100" w:line="259" w:lineRule="auto"/>
      <w:ind w:left="660"/>
    </w:pPr>
    <w:rPr>
      <w:rFonts w:asciiTheme="minorHAnsi" w:eastAsiaTheme="minorEastAsia" w:hAnsiTheme="minorHAnsi" w:cstheme="minorBidi"/>
      <w:sz w:val="22"/>
      <w:szCs w:val="22"/>
      <w:lang w:val="en-US" w:eastAsia="en-US"/>
    </w:rPr>
  </w:style>
  <w:style w:type="paragraph" w:styleId="TOC5">
    <w:name w:val="toc 5"/>
    <w:basedOn w:val="Normal"/>
    <w:next w:val="Normal"/>
    <w:autoRedefine/>
    <w:uiPriority w:val="39"/>
    <w:unhideWhenUsed/>
    <w:rsid w:val="00984F5E"/>
    <w:pPr>
      <w:spacing w:after="100" w:line="259" w:lineRule="auto"/>
      <w:ind w:left="880"/>
    </w:pPr>
    <w:rPr>
      <w:rFonts w:asciiTheme="minorHAnsi" w:eastAsiaTheme="minorEastAsia" w:hAnsiTheme="minorHAnsi" w:cstheme="minorBidi"/>
      <w:sz w:val="22"/>
      <w:szCs w:val="22"/>
      <w:lang w:val="en-US" w:eastAsia="en-US"/>
    </w:rPr>
  </w:style>
  <w:style w:type="paragraph" w:styleId="TOC6">
    <w:name w:val="toc 6"/>
    <w:basedOn w:val="Normal"/>
    <w:next w:val="Normal"/>
    <w:autoRedefine/>
    <w:uiPriority w:val="39"/>
    <w:unhideWhenUsed/>
    <w:rsid w:val="00984F5E"/>
    <w:pPr>
      <w:spacing w:after="100" w:line="259" w:lineRule="auto"/>
      <w:ind w:left="1100"/>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984F5E"/>
    <w:pPr>
      <w:spacing w:after="100" w:line="259" w:lineRule="auto"/>
      <w:ind w:left="1320"/>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984F5E"/>
    <w:pPr>
      <w:spacing w:after="100" w:line="259" w:lineRule="auto"/>
      <w:ind w:left="1540"/>
    </w:pPr>
    <w:rPr>
      <w:rFonts w:asciiTheme="minorHAnsi" w:eastAsiaTheme="minorEastAsia" w:hAnsiTheme="minorHAnsi" w:cstheme="minorBidi"/>
      <w:sz w:val="22"/>
      <w:szCs w:val="22"/>
      <w:lang w:val="en-US" w:eastAsia="en-US"/>
    </w:rPr>
  </w:style>
  <w:style w:type="paragraph" w:styleId="TOC9">
    <w:name w:val="toc 9"/>
    <w:basedOn w:val="Normal"/>
    <w:next w:val="Normal"/>
    <w:autoRedefine/>
    <w:uiPriority w:val="39"/>
    <w:unhideWhenUsed/>
    <w:rsid w:val="00984F5E"/>
    <w:pPr>
      <w:spacing w:after="100" w:line="259" w:lineRule="auto"/>
      <w:ind w:left="1760"/>
    </w:pPr>
    <w:rPr>
      <w:rFonts w:asciiTheme="minorHAnsi" w:eastAsiaTheme="minorEastAsia" w:hAnsiTheme="minorHAnsi" w:cstheme="minorBidi"/>
      <w:sz w:val="22"/>
      <w:szCs w:val="22"/>
      <w:lang w:val="en-US" w:eastAsia="en-US"/>
    </w:rPr>
  </w:style>
  <w:style w:type="paragraph" w:styleId="Revision">
    <w:name w:val="Revision"/>
    <w:hidden/>
    <w:uiPriority w:val="99"/>
    <w:semiHidden/>
    <w:rsid w:val="007C0B48"/>
    <w:pPr>
      <w:spacing w:after="0" w:line="240" w:lineRule="auto"/>
    </w:pPr>
    <w:rPr>
      <w:rFonts w:ascii="Arial" w:eastAsia="Times New Roman" w:hAnsi="Arial" w:cs="Times New Roman"/>
      <w:sz w:val="20"/>
      <w:szCs w:val="24"/>
      <w:lang w:val="en-GB" w:eastAsia="en-GB"/>
    </w:rPr>
  </w:style>
  <w:style w:type="character" w:styleId="Strong">
    <w:name w:val="Strong"/>
    <w:basedOn w:val="DefaultParagraphFont"/>
    <w:uiPriority w:val="22"/>
    <w:qFormat/>
    <w:rsid w:val="00EB25E5"/>
    <w:rPr>
      <w:b/>
      <w:bCs/>
    </w:rPr>
  </w:style>
  <w:style w:type="character" w:customStyle="1" w:styleId="xdtextbox1">
    <w:name w:val="xdtextbox1"/>
    <w:basedOn w:val="DefaultParagraphFont"/>
    <w:rsid w:val="00EB25E5"/>
    <w:rPr>
      <w:color w:val="auto"/>
      <w:bdr w:val="single" w:sz="8" w:space="1" w:color="DCDCDC" w:frame="1"/>
      <w:shd w:val="clear" w:color="auto" w:fill="FFFFFF"/>
    </w:rPr>
  </w:style>
  <w:style w:type="paragraph" w:customStyle="1" w:styleId="CoverHeading1">
    <w:name w:val="Cover Heading 1"/>
    <w:basedOn w:val="Normal"/>
    <w:next w:val="Normal"/>
    <w:uiPriority w:val="99"/>
    <w:rsid w:val="003E7B2C"/>
    <w:pPr>
      <w:spacing w:after="120" w:line="276" w:lineRule="auto"/>
      <w:ind w:left="-357"/>
    </w:pPr>
    <w:rPr>
      <w:rFonts w:ascii="Calibri" w:eastAsia="Calibri" w:hAnsi="Calibri" w:cs="Calibri"/>
      <w:b/>
      <w:bCs/>
      <w:color w:val="4F81BD"/>
      <w:sz w:val="32"/>
      <w:szCs w:val="32"/>
      <w:lang w:val="en-AU" w:eastAsia="ja-JP"/>
    </w:rPr>
  </w:style>
  <w:style w:type="table" w:customStyle="1" w:styleId="TableGridLight1">
    <w:name w:val="Table Grid Light1"/>
    <w:basedOn w:val="TableNormal"/>
    <w:uiPriority w:val="40"/>
    <w:rsid w:val="00E522A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NormalComment">
    <w:name w:val="Normal Comment"/>
    <w:basedOn w:val="Normal"/>
    <w:rsid w:val="00FB731E"/>
    <w:pPr>
      <w:spacing w:before="120" w:after="60" w:line="240" w:lineRule="auto"/>
    </w:pPr>
    <w:rPr>
      <w:rFonts w:ascii="Times New Roman" w:hAnsi="Times New Roman"/>
      <w:color w:val="FF0000"/>
      <w:sz w:val="24"/>
      <w:szCs w:val="20"/>
      <w:lang w:val="en-US" w:eastAsia="en-US"/>
    </w:rPr>
  </w:style>
  <w:style w:type="paragraph" w:styleId="BodyText2">
    <w:name w:val="Body Text 2"/>
    <w:basedOn w:val="Normal"/>
    <w:link w:val="BodyText2Char"/>
    <w:rsid w:val="00FB731E"/>
    <w:pPr>
      <w:spacing w:before="120" w:after="60" w:line="240" w:lineRule="auto"/>
      <w:ind w:left="540"/>
    </w:pPr>
    <w:rPr>
      <w:rFonts w:ascii="Times New Roman" w:hAnsi="Times New Roman"/>
      <w:color w:val="FF0000"/>
      <w:sz w:val="24"/>
      <w:szCs w:val="20"/>
      <w:lang w:val="en-US" w:eastAsia="en-US"/>
    </w:rPr>
  </w:style>
  <w:style w:type="character" w:customStyle="1" w:styleId="BodyText2Char">
    <w:name w:val="Body Text 2 Char"/>
    <w:basedOn w:val="DefaultParagraphFont"/>
    <w:link w:val="BodyText2"/>
    <w:rsid w:val="00FB731E"/>
    <w:rPr>
      <w:rFonts w:ascii="Times New Roman" w:eastAsia="Times New Roman" w:hAnsi="Times New Roman" w:cs="Times New Roman"/>
      <w:color w:val="FF0000"/>
      <w:sz w:val="24"/>
      <w:szCs w:val="20"/>
    </w:rPr>
  </w:style>
  <w:style w:type="paragraph" w:customStyle="1" w:styleId="FigureTitle">
    <w:name w:val="Figure Title"/>
    <w:basedOn w:val="Normal"/>
    <w:next w:val="BodyText"/>
    <w:rsid w:val="00FB731E"/>
    <w:pPr>
      <w:keepLines/>
      <w:spacing w:before="120" w:after="180" w:line="240" w:lineRule="auto"/>
      <w:jc w:val="center"/>
    </w:pPr>
    <w:rPr>
      <w:rFonts w:ascii="Times New Roman" w:hAnsi="Times New Roman"/>
      <w:b/>
      <w:sz w:val="22"/>
      <w:szCs w:val="20"/>
      <w:lang w:val="en-US" w:eastAsia="en-US"/>
    </w:rPr>
  </w:style>
  <w:style w:type="paragraph" w:customStyle="1" w:styleId="HeadingBase">
    <w:name w:val="Heading Base"/>
    <w:basedOn w:val="Normal"/>
    <w:rsid w:val="00FB731E"/>
    <w:pPr>
      <w:spacing w:after="60" w:line="240" w:lineRule="auto"/>
    </w:pPr>
    <w:rPr>
      <w:rFonts w:ascii="Times New Roman" w:hAnsi="Times New Roman"/>
      <w:b/>
      <w:sz w:val="22"/>
      <w:szCs w:val="20"/>
      <w:lang w:val="en-US" w:eastAsia="en-US"/>
    </w:rPr>
  </w:style>
  <w:style w:type="paragraph" w:styleId="FootnoteText">
    <w:name w:val="footnote text"/>
    <w:basedOn w:val="Normal"/>
    <w:link w:val="FootnoteTextChar"/>
    <w:semiHidden/>
    <w:rsid w:val="00FB731E"/>
    <w:pPr>
      <w:spacing w:before="120" w:after="60" w:line="240" w:lineRule="auto"/>
    </w:pPr>
    <w:rPr>
      <w:rFonts w:ascii="Times New Roman" w:hAnsi="Times New Roman"/>
      <w:sz w:val="22"/>
      <w:szCs w:val="20"/>
      <w:lang w:val="en-US" w:eastAsia="en-US"/>
    </w:rPr>
  </w:style>
  <w:style w:type="character" w:customStyle="1" w:styleId="FootnoteTextChar">
    <w:name w:val="Footnote Text Char"/>
    <w:basedOn w:val="DefaultParagraphFont"/>
    <w:link w:val="FootnoteText"/>
    <w:semiHidden/>
    <w:rsid w:val="00FB731E"/>
    <w:rPr>
      <w:rFonts w:ascii="Times New Roman" w:eastAsia="Times New Roman" w:hAnsi="Times New Roman" w:cs="Times New Roman"/>
      <w:szCs w:val="20"/>
    </w:rPr>
  </w:style>
  <w:style w:type="paragraph" w:styleId="BodyText">
    <w:name w:val="Body Text"/>
    <w:basedOn w:val="Normal"/>
    <w:link w:val="BodyTextChar"/>
    <w:uiPriority w:val="99"/>
    <w:semiHidden/>
    <w:unhideWhenUsed/>
    <w:rsid w:val="00FB731E"/>
    <w:pPr>
      <w:spacing w:after="120"/>
    </w:pPr>
  </w:style>
  <w:style w:type="character" w:customStyle="1" w:styleId="BodyTextChar">
    <w:name w:val="Body Text Char"/>
    <w:basedOn w:val="DefaultParagraphFont"/>
    <w:link w:val="BodyText"/>
    <w:uiPriority w:val="99"/>
    <w:semiHidden/>
    <w:rsid w:val="00FB731E"/>
    <w:rPr>
      <w:rFonts w:ascii="Arial" w:eastAsia="Times New Roman" w:hAnsi="Arial" w:cs="Times New Roman"/>
      <w:sz w:val="20"/>
      <w:szCs w:val="24"/>
      <w:lang w:val="en-GB" w:eastAsia="en-GB"/>
    </w:rPr>
  </w:style>
  <w:style w:type="paragraph" w:customStyle="1" w:styleId="Bullet">
    <w:name w:val="Bullet"/>
    <w:basedOn w:val="Normal"/>
    <w:link w:val="BulletChar"/>
    <w:autoRedefine/>
    <w:rsid w:val="002117D3"/>
    <w:pPr>
      <w:numPr>
        <w:numId w:val="2"/>
      </w:numPr>
      <w:spacing w:before="40" w:after="40" w:line="240" w:lineRule="auto"/>
    </w:pPr>
    <w:rPr>
      <w:rFonts w:cs="Arial"/>
    </w:rPr>
  </w:style>
  <w:style w:type="character" w:customStyle="1" w:styleId="BulletChar">
    <w:name w:val="Bullet Char"/>
    <w:basedOn w:val="DefaultParagraphFont"/>
    <w:link w:val="Bullet"/>
    <w:rsid w:val="002117D3"/>
    <w:rPr>
      <w:rFonts w:ascii="Arial" w:eastAsia="Times New Roman" w:hAnsi="Arial" w:cs="Arial"/>
      <w:sz w:val="20"/>
      <w:szCs w:val="24"/>
      <w:lang w:val="en-GB" w:eastAsia="en-GB"/>
    </w:rPr>
  </w:style>
  <w:style w:type="paragraph" w:customStyle="1" w:styleId="template">
    <w:name w:val="template"/>
    <w:basedOn w:val="Normal"/>
    <w:rsid w:val="00F90B8D"/>
    <w:pPr>
      <w:spacing w:line="240" w:lineRule="exact"/>
    </w:pPr>
    <w:rPr>
      <w:i/>
      <w:sz w:val="22"/>
      <w:szCs w:val="20"/>
      <w:lang w:val="en-US" w:eastAsia="en-US"/>
    </w:rPr>
  </w:style>
  <w:style w:type="character" w:customStyle="1" w:styleId="BulletList1Char">
    <w:name w:val="Bullet List 1 Char"/>
    <w:basedOn w:val="DefaultParagraphFont"/>
    <w:link w:val="BulletList1"/>
    <w:locked/>
    <w:rsid w:val="00E523A8"/>
    <w:rPr>
      <w:rFonts w:ascii="Arial" w:eastAsia="Calibri" w:hAnsi="Arial" w:cs="Arial"/>
      <w:sz w:val="20"/>
    </w:rPr>
  </w:style>
  <w:style w:type="paragraph" w:customStyle="1" w:styleId="BulletList1">
    <w:name w:val="Bullet List 1"/>
    <w:basedOn w:val="Normal"/>
    <w:link w:val="BulletList1Char"/>
    <w:qFormat/>
    <w:rsid w:val="00E523A8"/>
    <w:pPr>
      <w:numPr>
        <w:numId w:val="5"/>
      </w:numPr>
      <w:spacing w:line="276" w:lineRule="auto"/>
      <w:ind w:right="28"/>
    </w:pPr>
    <w:rPr>
      <w:rFonts w:eastAsia="Calibri" w:cs="Arial"/>
      <w:szCs w:val="22"/>
      <w:lang w:val="en-US" w:eastAsia="en-US"/>
    </w:rPr>
  </w:style>
  <w:style w:type="table" w:customStyle="1" w:styleId="TableGNC">
    <w:name w:val="Table GNC"/>
    <w:basedOn w:val="TableNormal"/>
    <w:uiPriority w:val="99"/>
    <w:rsid w:val="00D018DC"/>
    <w:pPr>
      <w:spacing w:after="0" w:line="240" w:lineRule="auto"/>
    </w:pPr>
    <w:tblPr/>
  </w:style>
  <w:style w:type="paragraph" w:customStyle="1" w:styleId="Body">
    <w:name w:val="Body"/>
    <w:basedOn w:val="Normal"/>
    <w:link w:val="BodyChar"/>
    <w:autoRedefine/>
    <w:qFormat/>
    <w:rsid w:val="00CD4184"/>
    <w:pPr>
      <w:spacing w:before="120" w:after="120" w:line="276" w:lineRule="auto"/>
      <w:ind w:right="27"/>
    </w:pPr>
    <w:rPr>
      <w:rFonts w:eastAsia="Calibri" w:cs="Arial"/>
      <w:szCs w:val="22"/>
      <w:lang w:val="en-US" w:eastAsia="en-US"/>
    </w:rPr>
  </w:style>
  <w:style w:type="character" w:customStyle="1" w:styleId="BodyChar">
    <w:name w:val="Body Char"/>
    <w:basedOn w:val="DefaultParagraphFont"/>
    <w:link w:val="Body"/>
    <w:rsid w:val="00CD4184"/>
    <w:rPr>
      <w:rFonts w:ascii="Arial" w:eastAsia="Calibri" w:hAnsi="Arial" w:cs="Arial"/>
      <w:sz w:val="20"/>
    </w:rPr>
  </w:style>
  <w:style w:type="character" w:customStyle="1" w:styleId="CaptionChar">
    <w:name w:val="Caption Char"/>
    <w:basedOn w:val="DefaultParagraphFont"/>
    <w:link w:val="Caption"/>
    <w:uiPriority w:val="35"/>
    <w:rsid w:val="009B6AF7"/>
    <w:rPr>
      <w:rFonts w:ascii="Arial" w:eastAsia="Times New Roman" w:hAnsi="Arial" w:cs="Times New Roman"/>
      <w:b/>
      <w:iCs/>
      <w:color w:val="44546A" w:themeColor="text2"/>
      <w:sz w:val="18"/>
      <w:szCs w:val="18"/>
      <w:lang w:val="en-GB" w:eastAsia="en-GB"/>
    </w:rPr>
  </w:style>
  <w:style w:type="paragraph" w:customStyle="1" w:styleId="BRTitle">
    <w:name w:val="BR Title"/>
    <w:basedOn w:val="Body"/>
    <w:link w:val="BRTitleChar"/>
    <w:qFormat/>
    <w:rsid w:val="00C21561"/>
    <w:pPr>
      <w:contextualSpacing/>
    </w:pPr>
    <w:rPr>
      <w:b/>
      <w:lang w:val="en-GB"/>
    </w:rPr>
  </w:style>
  <w:style w:type="character" w:customStyle="1" w:styleId="BRTitleChar">
    <w:name w:val="BR Title Char"/>
    <w:basedOn w:val="BodyChar"/>
    <w:link w:val="BRTitle"/>
    <w:rsid w:val="00C21561"/>
    <w:rPr>
      <w:rFonts w:ascii="Arial" w:eastAsia="Calibri" w:hAnsi="Arial" w:cs="Arial"/>
      <w:b/>
      <w:sz w:val="20"/>
      <w:lang w:val="en-GB"/>
    </w:rPr>
  </w:style>
  <w:style w:type="paragraph" w:customStyle="1" w:styleId="Table-content">
    <w:name w:val="Table-content"/>
    <w:basedOn w:val="Normal"/>
    <w:link w:val="Table-contentChar"/>
    <w:qFormat/>
    <w:rsid w:val="00AE0B47"/>
    <w:pPr>
      <w:spacing w:before="0" w:line="276" w:lineRule="auto"/>
    </w:pPr>
    <w:rPr>
      <w:rFonts w:ascii="Times New Roman" w:hAnsi="Times New Roman"/>
      <w:sz w:val="22"/>
      <w:szCs w:val="22"/>
      <w:lang w:val="en-US" w:eastAsia="ja-JP"/>
    </w:rPr>
  </w:style>
  <w:style w:type="character" w:customStyle="1" w:styleId="Table-contentChar">
    <w:name w:val="Table-content Char"/>
    <w:basedOn w:val="DefaultParagraphFont"/>
    <w:link w:val="Table-content"/>
    <w:rsid w:val="00AE0B47"/>
    <w:rPr>
      <w:rFonts w:ascii="Times New Roman" w:eastAsia="Times New Roman" w:hAnsi="Times New Roman" w:cs="Times New Roman"/>
      <w:lang w:eastAsia="ja-JP"/>
    </w:rPr>
  </w:style>
  <w:style w:type="paragraph" w:customStyle="1" w:styleId="Level2">
    <w:name w:val="Level 2"/>
    <w:basedOn w:val="ListParagraph"/>
    <w:link w:val="Level2Char"/>
    <w:qFormat/>
    <w:rsid w:val="00761ADF"/>
    <w:pPr>
      <w:numPr>
        <w:numId w:val="10"/>
      </w:numPr>
      <w:spacing w:line="360" w:lineRule="auto"/>
    </w:pPr>
    <w:rPr>
      <w:rFonts w:cs="Arial"/>
      <w:szCs w:val="20"/>
      <w:lang w:val="vi-VN" w:eastAsia="en-US"/>
    </w:rPr>
  </w:style>
  <w:style w:type="character" w:customStyle="1" w:styleId="Level2Char">
    <w:name w:val="Level 2 Char"/>
    <w:basedOn w:val="ListParagraphChar"/>
    <w:link w:val="Level2"/>
    <w:rsid w:val="00761ADF"/>
    <w:rPr>
      <w:rFonts w:ascii="Arial" w:eastAsia="Times New Roman" w:hAnsi="Arial" w:cs="Arial"/>
      <w:sz w:val="20"/>
      <w:szCs w:val="20"/>
      <w:lang w:val="vi-VN" w:eastAsia="en-GB"/>
    </w:rPr>
  </w:style>
  <w:style w:type="paragraph" w:customStyle="1" w:styleId="Level3">
    <w:name w:val="Level 3"/>
    <w:basedOn w:val="ListParagraph"/>
    <w:link w:val="Level3Char"/>
    <w:qFormat/>
    <w:rsid w:val="00761ADF"/>
    <w:pPr>
      <w:numPr>
        <w:numId w:val="43"/>
      </w:numPr>
      <w:spacing w:line="360" w:lineRule="auto"/>
    </w:pPr>
    <w:rPr>
      <w:rFonts w:cs="Arial"/>
      <w:szCs w:val="20"/>
      <w:lang w:eastAsia="en-US"/>
    </w:rPr>
  </w:style>
  <w:style w:type="character" w:customStyle="1" w:styleId="Level3Char">
    <w:name w:val="Level 3 Char"/>
    <w:basedOn w:val="ListParagraphChar"/>
    <w:link w:val="Level3"/>
    <w:rsid w:val="00761ADF"/>
    <w:rPr>
      <w:rFonts w:ascii="Arial" w:eastAsia="Times New Roman" w:hAnsi="Arial" w:cs="Arial"/>
      <w:sz w:val="20"/>
      <w:szCs w:val="20"/>
      <w:lang w:val="en-GB" w:eastAsia="en-GB"/>
    </w:rPr>
  </w:style>
  <w:style w:type="paragraph" w:customStyle="1" w:styleId="Level4">
    <w:name w:val="Level 4"/>
    <w:basedOn w:val="ListParagraph"/>
    <w:link w:val="Level4Char"/>
    <w:qFormat/>
    <w:rsid w:val="00761ADF"/>
    <w:pPr>
      <w:numPr>
        <w:numId w:val="44"/>
      </w:numPr>
      <w:spacing w:line="360" w:lineRule="auto"/>
    </w:pPr>
    <w:rPr>
      <w:rFonts w:cs="Arial"/>
      <w:szCs w:val="20"/>
      <w:lang w:eastAsia="en-US"/>
    </w:rPr>
  </w:style>
  <w:style w:type="character" w:customStyle="1" w:styleId="Level4Char">
    <w:name w:val="Level 4 Char"/>
    <w:basedOn w:val="ListParagraphChar"/>
    <w:link w:val="Level4"/>
    <w:rsid w:val="00761ADF"/>
    <w:rPr>
      <w:rFonts w:ascii="Arial" w:eastAsia="Times New Roman" w:hAnsi="Arial" w:cs="Arial"/>
      <w:sz w:val="20"/>
      <w:szCs w:val="20"/>
      <w:lang w:val="en-GB" w:eastAsia="en-GB"/>
    </w:rPr>
  </w:style>
  <w:style w:type="paragraph" w:customStyle="1" w:styleId="Level5">
    <w:name w:val="Level 5"/>
    <w:basedOn w:val="ListParagraph"/>
    <w:link w:val="Level5Char"/>
    <w:qFormat/>
    <w:rsid w:val="00761ADF"/>
    <w:pPr>
      <w:numPr>
        <w:numId w:val="45"/>
      </w:numPr>
      <w:spacing w:line="360" w:lineRule="auto"/>
    </w:pPr>
    <w:rPr>
      <w:rFonts w:cs="Arial"/>
      <w:szCs w:val="20"/>
      <w:lang w:eastAsia="en-US"/>
    </w:rPr>
  </w:style>
  <w:style w:type="character" w:customStyle="1" w:styleId="Level5Char">
    <w:name w:val="Level 5 Char"/>
    <w:basedOn w:val="ListParagraphChar"/>
    <w:link w:val="Level5"/>
    <w:rsid w:val="00761ADF"/>
    <w:rPr>
      <w:rFonts w:ascii="Arial" w:eastAsia="Times New Roman" w:hAnsi="Arial" w:cs="Arial"/>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130208">
      <w:bodyDiv w:val="1"/>
      <w:marLeft w:val="0"/>
      <w:marRight w:val="0"/>
      <w:marTop w:val="0"/>
      <w:marBottom w:val="0"/>
      <w:divBdr>
        <w:top w:val="none" w:sz="0" w:space="0" w:color="auto"/>
        <w:left w:val="none" w:sz="0" w:space="0" w:color="auto"/>
        <w:bottom w:val="none" w:sz="0" w:space="0" w:color="auto"/>
        <w:right w:val="none" w:sz="0" w:space="0" w:color="auto"/>
      </w:divBdr>
    </w:div>
    <w:div w:id="221451558">
      <w:bodyDiv w:val="1"/>
      <w:marLeft w:val="0"/>
      <w:marRight w:val="315"/>
      <w:marTop w:val="0"/>
      <w:marBottom w:val="0"/>
      <w:divBdr>
        <w:top w:val="none" w:sz="0" w:space="0" w:color="auto"/>
        <w:left w:val="none" w:sz="0" w:space="0" w:color="auto"/>
        <w:bottom w:val="none" w:sz="0" w:space="0" w:color="auto"/>
        <w:right w:val="none" w:sz="0" w:space="0" w:color="auto"/>
      </w:divBdr>
      <w:divsChild>
        <w:div w:id="21826218">
          <w:marLeft w:val="0"/>
          <w:marRight w:val="0"/>
          <w:marTop w:val="0"/>
          <w:marBottom w:val="0"/>
          <w:divBdr>
            <w:top w:val="none" w:sz="0" w:space="0" w:color="auto"/>
            <w:left w:val="none" w:sz="0" w:space="0" w:color="auto"/>
            <w:bottom w:val="none" w:sz="0" w:space="0" w:color="auto"/>
            <w:right w:val="none" w:sz="0" w:space="0" w:color="auto"/>
          </w:divBdr>
          <w:divsChild>
            <w:div w:id="1352754463">
              <w:marLeft w:val="0"/>
              <w:marRight w:val="0"/>
              <w:marTop w:val="0"/>
              <w:marBottom w:val="0"/>
              <w:divBdr>
                <w:top w:val="none" w:sz="0" w:space="0" w:color="auto"/>
                <w:left w:val="none" w:sz="0" w:space="0" w:color="auto"/>
                <w:bottom w:val="none" w:sz="0" w:space="0" w:color="auto"/>
                <w:right w:val="none" w:sz="0" w:space="0" w:color="auto"/>
              </w:divBdr>
              <w:divsChild>
                <w:div w:id="190337318">
                  <w:marLeft w:val="0"/>
                  <w:marRight w:val="0"/>
                  <w:marTop w:val="0"/>
                  <w:marBottom w:val="0"/>
                  <w:divBdr>
                    <w:top w:val="none" w:sz="0" w:space="0" w:color="auto"/>
                    <w:left w:val="none" w:sz="0" w:space="0" w:color="auto"/>
                    <w:bottom w:val="none" w:sz="0" w:space="0" w:color="auto"/>
                    <w:right w:val="none" w:sz="0" w:space="0" w:color="auto"/>
                  </w:divBdr>
                </w:div>
                <w:div w:id="620263262">
                  <w:marLeft w:val="0"/>
                  <w:marRight w:val="0"/>
                  <w:marTop w:val="0"/>
                  <w:marBottom w:val="0"/>
                  <w:divBdr>
                    <w:top w:val="none" w:sz="0" w:space="0" w:color="auto"/>
                    <w:left w:val="none" w:sz="0" w:space="0" w:color="auto"/>
                    <w:bottom w:val="none" w:sz="0" w:space="0" w:color="auto"/>
                    <w:right w:val="none" w:sz="0" w:space="0" w:color="auto"/>
                  </w:divBdr>
                </w:div>
                <w:div w:id="833451337">
                  <w:marLeft w:val="0"/>
                  <w:marRight w:val="0"/>
                  <w:marTop w:val="0"/>
                  <w:marBottom w:val="0"/>
                  <w:divBdr>
                    <w:top w:val="none" w:sz="0" w:space="0" w:color="auto"/>
                    <w:left w:val="none" w:sz="0" w:space="0" w:color="auto"/>
                    <w:bottom w:val="none" w:sz="0" w:space="0" w:color="auto"/>
                    <w:right w:val="none" w:sz="0" w:space="0" w:color="auto"/>
                  </w:divBdr>
                </w:div>
                <w:div w:id="13290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06809">
      <w:bodyDiv w:val="1"/>
      <w:marLeft w:val="0"/>
      <w:marRight w:val="0"/>
      <w:marTop w:val="0"/>
      <w:marBottom w:val="0"/>
      <w:divBdr>
        <w:top w:val="none" w:sz="0" w:space="0" w:color="auto"/>
        <w:left w:val="none" w:sz="0" w:space="0" w:color="auto"/>
        <w:bottom w:val="none" w:sz="0" w:space="0" w:color="auto"/>
        <w:right w:val="none" w:sz="0" w:space="0" w:color="auto"/>
      </w:divBdr>
    </w:div>
    <w:div w:id="552545843">
      <w:bodyDiv w:val="1"/>
      <w:marLeft w:val="0"/>
      <w:marRight w:val="0"/>
      <w:marTop w:val="0"/>
      <w:marBottom w:val="0"/>
      <w:divBdr>
        <w:top w:val="none" w:sz="0" w:space="0" w:color="auto"/>
        <w:left w:val="none" w:sz="0" w:space="0" w:color="auto"/>
        <w:bottom w:val="none" w:sz="0" w:space="0" w:color="auto"/>
        <w:right w:val="none" w:sz="0" w:space="0" w:color="auto"/>
      </w:divBdr>
    </w:div>
    <w:div w:id="565799390">
      <w:bodyDiv w:val="1"/>
      <w:marLeft w:val="0"/>
      <w:marRight w:val="0"/>
      <w:marTop w:val="0"/>
      <w:marBottom w:val="0"/>
      <w:divBdr>
        <w:top w:val="none" w:sz="0" w:space="0" w:color="auto"/>
        <w:left w:val="none" w:sz="0" w:space="0" w:color="auto"/>
        <w:bottom w:val="none" w:sz="0" w:space="0" w:color="auto"/>
        <w:right w:val="none" w:sz="0" w:space="0" w:color="auto"/>
      </w:divBdr>
    </w:div>
    <w:div w:id="587664032">
      <w:bodyDiv w:val="1"/>
      <w:marLeft w:val="0"/>
      <w:marRight w:val="0"/>
      <w:marTop w:val="0"/>
      <w:marBottom w:val="0"/>
      <w:divBdr>
        <w:top w:val="none" w:sz="0" w:space="0" w:color="auto"/>
        <w:left w:val="none" w:sz="0" w:space="0" w:color="auto"/>
        <w:bottom w:val="none" w:sz="0" w:space="0" w:color="auto"/>
        <w:right w:val="none" w:sz="0" w:space="0" w:color="auto"/>
      </w:divBdr>
    </w:div>
    <w:div w:id="638151879">
      <w:bodyDiv w:val="1"/>
      <w:marLeft w:val="0"/>
      <w:marRight w:val="315"/>
      <w:marTop w:val="0"/>
      <w:marBottom w:val="0"/>
      <w:divBdr>
        <w:top w:val="none" w:sz="0" w:space="0" w:color="auto"/>
        <w:left w:val="none" w:sz="0" w:space="0" w:color="auto"/>
        <w:bottom w:val="none" w:sz="0" w:space="0" w:color="auto"/>
        <w:right w:val="none" w:sz="0" w:space="0" w:color="auto"/>
      </w:divBdr>
      <w:divsChild>
        <w:div w:id="1474521632">
          <w:marLeft w:val="0"/>
          <w:marRight w:val="0"/>
          <w:marTop w:val="0"/>
          <w:marBottom w:val="0"/>
          <w:divBdr>
            <w:top w:val="none" w:sz="0" w:space="0" w:color="auto"/>
            <w:left w:val="none" w:sz="0" w:space="0" w:color="auto"/>
            <w:bottom w:val="none" w:sz="0" w:space="0" w:color="auto"/>
            <w:right w:val="none" w:sz="0" w:space="0" w:color="auto"/>
          </w:divBdr>
          <w:divsChild>
            <w:div w:id="326792530">
              <w:marLeft w:val="0"/>
              <w:marRight w:val="0"/>
              <w:marTop w:val="0"/>
              <w:marBottom w:val="0"/>
              <w:divBdr>
                <w:top w:val="none" w:sz="0" w:space="0" w:color="auto"/>
                <w:left w:val="none" w:sz="0" w:space="0" w:color="auto"/>
                <w:bottom w:val="none" w:sz="0" w:space="0" w:color="auto"/>
                <w:right w:val="none" w:sz="0" w:space="0" w:color="auto"/>
              </w:divBdr>
            </w:div>
            <w:div w:id="1267038903">
              <w:marLeft w:val="0"/>
              <w:marRight w:val="0"/>
              <w:marTop w:val="0"/>
              <w:marBottom w:val="0"/>
              <w:divBdr>
                <w:top w:val="none" w:sz="0" w:space="0" w:color="auto"/>
                <w:left w:val="none" w:sz="0" w:space="0" w:color="auto"/>
                <w:bottom w:val="none" w:sz="0" w:space="0" w:color="auto"/>
                <w:right w:val="none" w:sz="0" w:space="0" w:color="auto"/>
              </w:divBdr>
            </w:div>
            <w:div w:id="1532837946">
              <w:marLeft w:val="0"/>
              <w:marRight w:val="0"/>
              <w:marTop w:val="0"/>
              <w:marBottom w:val="0"/>
              <w:divBdr>
                <w:top w:val="none" w:sz="0" w:space="0" w:color="auto"/>
                <w:left w:val="none" w:sz="0" w:space="0" w:color="auto"/>
                <w:bottom w:val="none" w:sz="0" w:space="0" w:color="auto"/>
                <w:right w:val="none" w:sz="0" w:space="0" w:color="auto"/>
              </w:divBdr>
            </w:div>
            <w:div w:id="1952852751">
              <w:marLeft w:val="0"/>
              <w:marRight w:val="0"/>
              <w:marTop w:val="0"/>
              <w:marBottom w:val="0"/>
              <w:divBdr>
                <w:top w:val="none" w:sz="0" w:space="0" w:color="auto"/>
                <w:left w:val="none" w:sz="0" w:space="0" w:color="auto"/>
                <w:bottom w:val="none" w:sz="0" w:space="0" w:color="auto"/>
                <w:right w:val="none" w:sz="0" w:space="0" w:color="auto"/>
              </w:divBdr>
            </w:div>
            <w:div w:id="1978602963">
              <w:marLeft w:val="0"/>
              <w:marRight w:val="0"/>
              <w:marTop w:val="0"/>
              <w:marBottom w:val="0"/>
              <w:divBdr>
                <w:top w:val="none" w:sz="0" w:space="0" w:color="auto"/>
                <w:left w:val="none" w:sz="0" w:space="0" w:color="auto"/>
                <w:bottom w:val="none" w:sz="0" w:space="0" w:color="auto"/>
                <w:right w:val="none" w:sz="0" w:space="0" w:color="auto"/>
              </w:divBdr>
            </w:div>
            <w:div w:id="201136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90141">
      <w:bodyDiv w:val="1"/>
      <w:marLeft w:val="0"/>
      <w:marRight w:val="0"/>
      <w:marTop w:val="0"/>
      <w:marBottom w:val="0"/>
      <w:divBdr>
        <w:top w:val="none" w:sz="0" w:space="0" w:color="auto"/>
        <w:left w:val="none" w:sz="0" w:space="0" w:color="auto"/>
        <w:bottom w:val="none" w:sz="0" w:space="0" w:color="auto"/>
        <w:right w:val="none" w:sz="0" w:space="0" w:color="auto"/>
      </w:divBdr>
    </w:div>
    <w:div w:id="691298961">
      <w:bodyDiv w:val="1"/>
      <w:marLeft w:val="0"/>
      <w:marRight w:val="0"/>
      <w:marTop w:val="0"/>
      <w:marBottom w:val="0"/>
      <w:divBdr>
        <w:top w:val="none" w:sz="0" w:space="0" w:color="auto"/>
        <w:left w:val="none" w:sz="0" w:space="0" w:color="auto"/>
        <w:bottom w:val="none" w:sz="0" w:space="0" w:color="auto"/>
        <w:right w:val="none" w:sz="0" w:space="0" w:color="auto"/>
      </w:divBdr>
    </w:div>
    <w:div w:id="860554008">
      <w:bodyDiv w:val="1"/>
      <w:marLeft w:val="0"/>
      <w:marRight w:val="315"/>
      <w:marTop w:val="0"/>
      <w:marBottom w:val="0"/>
      <w:divBdr>
        <w:top w:val="none" w:sz="0" w:space="0" w:color="auto"/>
        <w:left w:val="none" w:sz="0" w:space="0" w:color="auto"/>
        <w:bottom w:val="none" w:sz="0" w:space="0" w:color="auto"/>
        <w:right w:val="none" w:sz="0" w:space="0" w:color="auto"/>
      </w:divBdr>
      <w:divsChild>
        <w:div w:id="1363900360">
          <w:marLeft w:val="0"/>
          <w:marRight w:val="0"/>
          <w:marTop w:val="0"/>
          <w:marBottom w:val="0"/>
          <w:divBdr>
            <w:top w:val="none" w:sz="0" w:space="0" w:color="auto"/>
            <w:left w:val="none" w:sz="0" w:space="0" w:color="auto"/>
            <w:bottom w:val="none" w:sz="0" w:space="0" w:color="auto"/>
            <w:right w:val="none" w:sz="0" w:space="0" w:color="auto"/>
          </w:divBdr>
          <w:divsChild>
            <w:div w:id="52000586">
              <w:marLeft w:val="0"/>
              <w:marRight w:val="0"/>
              <w:marTop w:val="0"/>
              <w:marBottom w:val="0"/>
              <w:divBdr>
                <w:top w:val="none" w:sz="0" w:space="0" w:color="auto"/>
                <w:left w:val="none" w:sz="0" w:space="0" w:color="auto"/>
                <w:bottom w:val="none" w:sz="0" w:space="0" w:color="auto"/>
                <w:right w:val="none" w:sz="0" w:space="0" w:color="auto"/>
              </w:divBdr>
            </w:div>
            <w:div w:id="184759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0277">
      <w:bodyDiv w:val="1"/>
      <w:marLeft w:val="0"/>
      <w:marRight w:val="0"/>
      <w:marTop w:val="0"/>
      <w:marBottom w:val="0"/>
      <w:divBdr>
        <w:top w:val="none" w:sz="0" w:space="0" w:color="auto"/>
        <w:left w:val="none" w:sz="0" w:space="0" w:color="auto"/>
        <w:bottom w:val="none" w:sz="0" w:space="0" w:color="auto"/>
        <w:right w:val="none" w:sz="0" w:space="0" w:color="auto"/>
      </w:divBdr>
    </w:div>
    <w:div w:id="1099136997">
      <w:bodyDiv w:val="1"/>
      <w:marLeft w:val="0"/>
      <w:marRight w:val="315"/>
      <w:marTop w:val="0"/>
      <w:marBottom w:val="0"/>
      <w:divBdr>
        <w:top w:val="none" w:sz="0" w:space="0" w:color="auto"/>
        <w:left w:val="none" w:sz="0" w:space="0" w:color="auto"/>
        <w:bottom w:val="none" w:sz="0" w:space="0" w:color="auto"/>
        <w:right w:val="none" w:sz="0" w:space="0" w:color="auto"/>
      </w:divBdr>
      <w:divsChild>
        <w:div w:id="561020063">
          <w:marLeft w:val="0"/>
          <w:marRight w:val="0"/>
          <w:marTop w:val="0"/>
          <w:marBottom w:val="0"/>
          <w:divBdr>
            <w:top w:val="none" w:sz="0" w:space="0" w:color="auto"/>
            <w:left w:val="none" w:sz="0" w:space="0" w:color="auto"/>
            <w:bottom w:val="none" w:sz="0" w:space="0" w:color="auto"/>
            <w:right w:val="none" w:sz="0" w:space="0" w:color="auto"/>
          </w:divBdr>
          <w:divsChild>
            <w:div w:id="1395086092">
              <w:marLeft w:val="0"/>
              <w:marRight w:val="0"/>
              <w:marTop w:val="0"/>
              <w:marBottom w:val="0"/>
              <w:divBdr>
                <w:top w:val="none" w:sz="0" w:space="0" w:color="auto"/>
                <w:left w:val="none" w:sz="0" w:space="0" w:color="auto"/>
                <w:bottom w:val="none" w:sz="0" w:space="0" w:color="auto"/>
                <w:right w:val="none" w:sz="0" w:space="0" w:color="auto"/>
              </w:divBdr>
              <w:divsChild>
                <w:div w:id="772675057">
                  <w:marLeft w:val="0"/>
                  <w:marRight w:val="0"/>
                  <w:marTop w:val="0"/>
                  <w:marBottom w:val="0"/>
                  <w:divBdr>
                    <w:top w:val="none" w:sz="0" w:space="0" w:color="auto"/>
                    <w:left w:val="none" w:sz="0" w:space="0" w:color="auto"/>
                    <w:bottom w:val="none" w:sz="0" w:space="0" w:color="auto"/>
                    <w:right w:val="none" w:sz="0" w:space="0" w:color="auto"/>
                  </w:divBdr>
                </w:div>
                <w:div w:id="1063021452">
                  <w:marLeft w:val="0"/>
                  <w:marRight w:val="0"/>
                  <w:marTop w:val="0"/>
                  <w:marBottom w:val="0"/>
                  <w:divBdr>
                    <w:top w:val="none" w:sz="0" w:space="0" w:color="auto"/>
                    <w:left w:val="none" w:sz="0" w:space="0" w:color="auto"/>
                    <w:bottom w:val="none" w:sz="0" w:space="0" w:color="auto"/>
                    <w:right w:val="none" w:sz="0" w:space="0" w:color="auto"/>
                  </w:divBdr>
                </w:div>
                <w:div w:id="1403988319">
                  <w:marLeft w:val="0"/>
                  <w:marRight w:val="0"/>
                  <w:marTop w:val="0"/>
                  <w:marBottom w:val="0"/>
                  <w:divBdr>
                    <w:top w:val="none" w:sz="0" w:space="0" w:color="auto"/>
                    <w:left w:val="none" w:sz="0" w:space="0" w:color="auto"/>
                    <w:bottom w:val="none" w:sz="0" w:space="0" w:color="auto"/>
                    <w:right w:val="none" w:sz="0" w:space="0" w:color="auto"/>
                  </w:divBdr>
                </w:div>
                <w:div w:id="19211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699594">
      <w:bodyDiv w:val="1"/>
      <w:marLeft w:val="0"/>
      <w:marRight w:val="0"/>
      <w:marTop w:val="0"/>
      <w:marBottom w:val="0"/>
      <w:divBdr>
        <w:top w:val="none" w:sz="0" w:space="0" w:color="auto"/>
        <w:left w:val="none" w:sz="0" w:space="0" w:color="auto"/>
        <w:bottom w:val="none" w:sz="0" w:space="0" w:color="auto"/>
        <w:right w:val="none" w:sz="0" w:space="0" w:color="auto"/>
      </w:divBdr>
    </w:div>
    <w:div w:id="1392577993">
      <w:bodyDiv w:val="1"/>
      <w:marLeft w:val="0"/>
      <w:marRight w:val="0"/>
      <w:marTop w:val="0"/>
      <w:marBottom w:val="0"/>
      <w:divBdr>
        <w:top w:val="none" w:sz="0" w:space="0" w:color="auto"/>
        <w:left w:val="none" w:sz="0" w:space="0" w:color="auto"/>
        <w:bottom w:val="none" w:sz="0" w:space="0" w:color="auto"/>
        <w:right w:val="none" w:sz="0" w:space="0" w:color="auto"/>
      </w:divBdr>
    </w:div>
    <w:div w:id="1550070658">
      <w:bodyDiv w:val="1"/>
      <w:marLeft w:val="0"/>
      <w:marRight w:val="0"/>
      <w:marTop w:val="0"/>
      <w:marBottom w:val="0"/>
      <w:divBdr>
        <w:top w:val="none" w:sz="0" w:space="0" w:color="auto"/>
        <w:left w:val="none" w:sz="0" w:space="0" w:color="auto"/>
        <w:bottom w:val="none" w:sz="0" w:space="0" w:color="auto"/>
        <w:right w:val="none" w:sz="0" w:space="0" w:color="auto"/>
      </w:divBdr>
    </w:div>
    <w:div w:id="1564826305">
      <w:bodyDiv w:val="1"/>
      <w:marLeft w:val="0"/>
      <w:marRight w:val="0"/>
      <w:marTop w:val="0"/>
      <w:marBottom w:val="0"/>
      <w:divBdr>
        <w:top w:val="none" w:sz="0" w:space="0" w:color="auto"/>
        <w:left w:val="none" w:sz="0" w:space="0" w:color="auto"/>
        <w:bottom w:val="none" w:sz="0" w:space="0" w:color="auto"/>
        <w:right w:val="none" w:sz="0" w:space="0" w:color="auto"/>
      </w:divBdr>
    </w:div>
    <w:div w:id="1608929426">
      <w:bodyDiv w:val="1"/>
      <w:marLeft w:val="0"/>
      <w:marRight w:val="0"/>
      <w:marTop w:val="0"/>
      <w:marBottom w:val="0"/>
      <w:divBdr>
        <w:top w:val="none" w:sz="0" w:space="0" w:color="auto"/>
        <w:left w:val="none" w:sz="0" w:space="0" w:color="auto"/>
        <w:bottom w:val="none" w:sz="0" w:space="0" w:color="auto"/>
        <w:right w:val="none" w:sz="0" w:space="0" w:color="auto"/>
      </w:divBdr>
    </w:div>
    <w:div w:id="1625650902">
      <w:bodyDiv w:val="1"/>
      <w:marLeft w:val="0"/>
      <w:marRight w:val="0"/>
      <w:marTop w:val="0"/>
      <w:marBottom w:val="0"/>
      <w:divBdr>
        <w:top w:val="none" w:sz="0" w:space="0" w:color="auto"/>
        <w:left w:val="none" w:sz="0" w:space="0" w:color="auto"/>
        <w:bottom w:val="none" w:sz="0" w:space="0" w:color="auto"/>
        <w:right w:val="none" w:sz="0" w:space="0" w:color="auto"/>
      </w:divBdr>
    </w:div>
    <w:div w:id="1655142417">
      <w:bodyDiv w:val="1"/>
      <w:marLeft w:val="0"/>
      <w:marRight w:val="0"/>
      <w:marTop w:val="0"/>
      <w:marBottom w:val="0"/>
      <w:divBdr>
        <w:top w:val="none" w:sz="0" w:space="0" w:color="auto"/>
        <w:left w:val="none" w:sz="0" w:space="0" w:color="auto"/>
        <w:bottom w:val="none" w:sz="0" w:space="0" w:color="auto"/>
        <w:right w:val="none" w:sz="0" w:space="0" w:color="auto"/>
      </w:divBdr>
    </w:div>
    <w:div w:id="1687370240">
      <w:bodyDiv w:val="1"/>
      <w:marLeft w:val="0"/>
      <w:marRight w:val="0"/>
      <w:marTop w:val="0"/>
      <w:marBottom w:val="0"/>
      <w:divBdr>
        <w:top w:val="none" w:sz="0" w:space="0" w:color="auto"/>
        <w:left w:val="none" w:sz="0" w:space="0" w:color="auto"/>
        <w:bottom w:val="none" w:sz="0" w:space="0" w:color="auto"/>
        <w:right w:val="none" w:sz="0" w:space="0" w:color="auto"/>
      </w:divBdr>
    </w:div>
    <w:div w:id="1743672232">
      <w:bodyDiv w:val="1"/>
      <w:marLeft w:val="0"/>
      <w:marRight w:val="0"/>
      <w:marTop w:val="0"/>
      <w:marBottom w:val="0"/>
      <w:divBdr>
        <w:top w:val="none" w:sz="0" w:space="0" w:color="auto"/>
        <w:left w:val="none" w:sz="0" w:space="0" w:color="auto"/>
        <w:bottom w:val="none" w:sz="0" w:space="0" w:color="auto"/>
        <w:right w:val="none" w:sz="0" w:space="0" w:color="auto"/>
      </w:divBdr>
    </w:div>
    <w:div w:id="1774475369">
      <w:bodyDiv w:val="1"/>
      <w:marLeft w:val="0"/>
      <w:marRight w:val="0"/>
      <w:marTop w:val="0"/>
      <w:marBottom w:val="0"/>
      <w:divBdr>
        <w:top w:val="none" w:sz="0" w:space="0" w:color="auto"/>
        <w:left w:val="none" w:sz="0" w:space="0" w:color="auto"/>
        <w:bottom w:val="none" w:sz="0" w:space="0" w:color="auto"/>
        <w:right w:val="none" w:sz="0" w:space="0" w:color="auto"/>
      </w:divBdr>
    </w:div>
    <w:div w:id="1836873820">
      <w:bodyDiv w:val="1"/>
      <w:marLeft w:val="0"/>
      <w:marRight w:val="0"/>
      <w:marTop w:val="0"/>
      <w:marBottom w:val="0"/>
      <w:divBdr>
        <w:top w:val="none" w:sz="0" w:space="0" w:color="auto"/>
        <w:left w:val="none" w:sz="0" w:space="0" w:color="auto"/>
        <w:bottom w:val="none" w:sz="0" w:space="0" w:color="auto"/>
        <w:right w:val="none" w:sz="0" w:space="0" w:color="auto"/>
      </w:divBdr>
    </w:div>
    <w:div w:id="2051145834">
      <w:bodyDiv w:val="1"/>
      <w:marLeft w:val="0"/>
      <w:marRight w:val="0"/>
      <w:marTop w:val="0"/>
      <w:marBottom w:val="0"/>
      <w:divBdr>
        <w:top w:val="none" w:sz="0" w:space="0" w:color="auto"/>
        <w:left w:val="none" w:sz="0" w:space="0" w:color="auto"/>
        <w:bottom w:val="none" w:sz="0" w:space="0" w:color="auto"/>
        <w:right w:val="none" w:sz="0" w:space="0" w:color="auto"/>
      </w:divBdr>
    </w:div>
    <w:div w:id="2070961457">
      <w:bodyDiv w:val="1"/>
      <w:marLeft w:val="0"/>
      <w:marRight w:val="315"/>
      <w:marTop w:val="0"/>
      <w:marBottom w:val="0"/>
      <w:divBdr>
        <w:top w:val="none" w:sz="0" w:space="0" w:color="auto"/>
        <w:left w:val="none" w:sz="0" w:space="0" w:color="auto"/>
        <w:bottom w:val="none" w:sz="0" w:space="0" w:color="auto"/>
        <w:right w:val="none" w:sz="0" w:space="0" w:color="auto"/>
      </w:divBdr>
      <w:divsChild>
        <w:div w:id="15791708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hyperlink" Target="https://insight.fsoft.com.vn/confluence/display/VDSONSITE/6.1.1.+Customer+Supplied" TargetMode="External"/><Relationship Id="rId11" Type="http://schemas.openxmlformats.org/officeDocument/2006/relationships/endnotes" Target="endnotes.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2.png"/><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comments" Target="comments.xml"/><Relationship Id="rId17" Type="http://schemas.openxmlformats.org/officeDocument/2006/relationships/hyperlink" Target="https://insight.fsoft.com.vn/confluence/display/VDSONSITE/6.1.1.+Customer+Supplied"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sv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insight.fsoft.com.vn/confluence/display/VDSONSITE/6.1.1.+Customer+Supplied"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insight.fsoft.com.vn/confluence/display/VDSONSITE/6.1.1.+Customer+Supplied"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notes" Target="footnote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header" Target="header2.xml"/><Relationship Id="rId101"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yperlink" Target="https://insight.fsoft.com.vn/confluence/display/VDSONSITE/6.1.1.+Customer+Supplied"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header" Target="header1.xml"/><Relationship Id="rId7" Type="http://schemas.openxmlformats.org/officeDocument/2006/relationships/styles" Target="styl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hyperlink" Target="https://insight.fsoft.com.vn/confluence/display/VDSONSITE/6.1.1.+Customer+Supplied" TargetMode="External"/><Relationship Id="rId14" Type="http://schemas.microsoft.com/office/2016/09/relationships/commentsIds" Target="commentsIds.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footer" Target="footer1.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2013-05-21T00:00:00</PublishDate>
  <Abstract/>
  <CompanyAddress>Si</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8CE7E61882307458C6DD2B23F9E3D52" ma:contentTypeVersion="0" ma:contentTypeDescription="Create a new document." ma:contentTypeScope="" ma:versionID="b57f300b144f729fb0eb0ef89cb0eccd">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5C6579-4B24-42AA-8CEF-B3341DBF2F86}">
  <ds:schemaRefs>
    <ds:schemaRef ds:uri="http://schemas.microsoft.com/sharepoint/v3/contenttype/forms"/>
  </ds:schemaRefs>
</ds:datastoreItem>
</file>

<file path=customXml/itemProps3.xml><?xml version="1.0" encoding="utf-8"?>
<ds:datastoreItem xmlns:ds="http://schemas.openxmlformats.org/officeDocument/2006/customXml" ds:itemID="{BBA92B06-0B7F-4A71-B9AC-DB7E0A7ECC6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92AD28E-81A5-4EEE-AE2C-99F3CCBFCF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B7765315-E7CD-4B75-90FE-C4F2E8185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2991</TotalTime>
  <Pages>1</Pages>
  <Words>13592</Words>
  <Characters>77477</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System Requirement Specification</vt:lpstr>
    </vt:vector>
  </TitlesOfParts>
  <Company>FPT Software</Company>
  <LinksUpToDate>false</LinksUpToDate>
  <CharactersWithSpaces>90888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 Specification</dc:title>
  <dc:subject/>
  <dc:creator>Nguyen Xuan Quang</dc:creator>
  <cp:keywords/>
  <cp:lastModifiedBy>a41717 Phạm Thị Phượng</cp:lastModifiedBy>
  <cp:revision>75</cp:revision>
  <cp:lastPrinted>2020-03-28T12:35:00Z</cp:lastPrinted>
  <dcterms:created xsi:type="dcterms:W3CDTF">2023-11-18T02:55:00Z</dcterms:created>
  <dcterms:modified xsi:type="dcterms:W3CDTF">2023-12-02T04:53:00Z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ustomer Name">
    <vt:lpwstr>[Customer Name]</vt:lpwstr>
  </property>
  <property fmtid="{D5CDD505-2E9C-101B-9397-08002B2CF9AE}" pid="3" name="_Project Name">
    <vt:lpwstr>[Project Name]</vt:lpwstr>
  </property>
  <property fmtid="{D5CDD505-2E9C-101B-9397-08002B2CF9AE}" pid="4" name="_Version">
    <vt:lpwstr>0.7.0</vt:lpwstr>
  </property>
  <property fmtid="{D5CDD505-2E9C-101B-9397-08002B2CF9AE}" pid="5" name="ContentTypeId">
    <vt:lpwstr>0x01010068CE7E61882307458C6DD2B23F9E3D52</vt:lpwstr>
  </property>
</Properties>
</file>